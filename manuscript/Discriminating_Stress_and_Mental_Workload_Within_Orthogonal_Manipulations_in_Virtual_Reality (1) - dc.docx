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D93F" w14:textId="77777777" w:rsidR="005E5D1A" w:rsidRDefault="00000000">
      <w:pPr>
        <w:pStyle w:val="Title"/>
        <w:spacing w:line="242" w:lineRule="auto"/>
      </w:pPr>
      <w:r>
        <w:rPr>
          <w:noProof/>
        </w:rPr>
        <mc:AlternateContent>
          <mc:Choice Requires="wps">
            <w:drawing>
              <wp:anchor distT="0" distB="0" distL="0" distR="0" simplePos="0" relativeHeight="15729152" behindDoc="0" locked="0" layoutInCell="1" allowOverlap="1" wp14:anchorId="4038DBA8" wp14:editId="4038DBA9">
                <wp:simplePos x="0" y="0"/>
                <wp:positionH relativeFrom="page">
                  <wp:posOffset>888313</wp:posOffset>
                </wp:positionH>
                <wp:positionV relativeFrom="paragraph">
                  <wp:posOffset>584323</wp:posOffset>
                </wp:positionV>
                <wp:extent cx="1712595" cy="6750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2595" cy="675005"/>
                        </a:xfrm>
                        <a:custGeom>
                          <a:avLst/>
                          <a:gdLst/>
                          <a:ahLst/>
                          <a:cxnLst/>
                          <a:rect l="l" t="t" r="r" b="b"/>
                          <a:pathLst>
                            <a:path w="1712595" h="675005">
                              <a:moveTo>
                                <a:pt x="35611" y="112314"/>
                              </a:moveTo>
                              <a:lnTo>
                                <a:pt x="35341" y="112179"/>
                              </a:lnTo>
                              <a:lnTo>
                                <a:pt x="34756" y="111819"/>
                              </a:lnTo>
                              <a:lnTo>
                                <a:pt x="33992" y="111505"/>
                              </a:lnTo>
                              <a:lnTo>
                                <a:pt x="28506" y="109845"/>
                              </a:lnTo>
                              <a:lnTo>
                                <a:pt x="27088" y="109401"/>
                              </a:lnTo>
                              <a:lnTo>
                                <a:pt x="25669" y="108956"/>
                              </a:lnTo>
                              <a:lnTo>
                                <a:pt x="24099" y="108313"/>
                              </a:lnTo>
                              <a:lnTo>
                                <a:pt x="22518" y="107763"/>
                              </a:lnTo>
                              <a:lnTo>
                                <a:pt x="20937" y="107212"/>
                              </a:lnTo>
                              <a:lnTo>
                                <a:pt x="19265" y="106608"/>
                              </a:lnTo>
                              <a:lnTo>
                                <a:pt x="17601" y="106098"/>
                              </a:lnTo>
                              <a:lnTo>
                                <a:pt x="15938" y="105589"/>
                              </a:lnTo>
                              <a:lnTo>
                                <a:pt x="14229" y="105107"/>
                              </a:lnTo>
                              <a:lnTo>
                                <a:pt x="12537" y="104704"/>
                              </a:lnTo>
                              <a:lnTo>
                                <a:pt x="10845" y="104301"/>
                              </a:lnTo>
                              <a:lnTo>
                                <a:pt x="9004" y="103827"/>
                              </a:lnTo>
                              <a:lnTo>
                                <a:pt x="7451" y="103681"/>
                              </a:lnTo>
                              <a:lnTo>
                                <a:pt x="5897" y="103535"/>
                              </a:lnTo>
                              <a:lnTo>
                                <a:pt x="4303" y="103551"/>
                              </a:lnTo>
                              <a:lnTo>
                                <a:pt x="3218" y="103828"/>
                              </a:lnTo>
                              <a:lnTo>
                                <a:pt x="2133" y="104105"/>
                              </a:lnTo>
                              <a:lnTo>
                                <a:pt x="1472" y="104497"/>
                              </a:lnTo>
                              <a:lnTo>
                                <a:pt x="941" y="105343"/>
                              </a:lnTo>
                              <a:lnTo>
                                <a:pt x="409" y="106190"/>
                              </a:lnTo>
                              <a:lnTo>
                                <a:pt x="58" y="107514"/>
                              </a:lnTo>
                              <a:lnTo>
                                <a:pt x="29" y="108906"/>
                              </a:lnTo>
                              <a:lnTo>
                                <a:pt x="0" y="110298"/>
                              </a:lnTo>
                              <a:lnTo>
                                <a:pt x="5650" y="125087"/>
                              </a:lnTo>
                              <a:lnTo>
                                <a:pt x="7243" y="128194"/>
                              </a:lnTo>
                              <a:lnTo>
                                <a:pt x="8836" y="131302"/>
                              </a:lnTo>
                              <a:lnTo>
                                <a:pt x="10716" y="134812"/>
                              </a:lnTo>
                              <a:lnTo>
                                <a:pt x="12564" y="138546"/>
                              </a:lnTo>
                              <a:lnTo>
                                <a:pt x="14413" y="142280"/>
                              </a:lnTo>
                              <a:lnTo>
                                <a:pt x="16266" y="146240"/>
                              </a:lnTo>
                              <a:lnTo>
                                <a:pt x="18333" y="150597"/>
                              </a:lnTo>
                              <a:lnTo>
                                <a:pt x="20400" y="154954"/>
                              </a:lnTo>
                              <a:lnTo>
                                <a:pt x="22735" y="159680"/>
                              </a:lnTo>
                              <a:lnTo>
                                <a:pt x="24964" y="164688"/>
                              </a:lnTo>
                              <a:lnTo>
                                <a:pt x="27194" y="169695"/>
                              </a:lnTo>
                              <a:lnTo>
                                <a:pt x="29373" y="174946"/>
                              </a:lnTo>
                              <a:lnTo>
                                <a:pt x="31709" y="180642"/>
                              </a:lnTo>
                              <a:lnTo>
                                <a:pt x="34046" y="186338"/>
                              </a:lnTo>
                              <a:lnTo>
                                <a:pt x="36451" y="192306"/>
                              </a:lnTo>
                              <a:lnTo>
                                <a:pt x="38984" y="198863"/>
                              </a:lnTo>
                              <a:lnTo>
                                <a:pt x="41516" y="205419"/>
                              </a:lnTo>
                              <a:lnTo>
                                <a:pt x="44300" y="212487"/>
                              </a:lnTo>
                              <a:lnTo>
                                <a:pt x="46905" y="219978"/>
                              </a:lnTo>
                              <a:lnTo>
                                <a:pt x="49510" y="227469"/>
                              </a:lnTo>
                              <a:lnTo>
                                <a:pt x="52010" y="235504"/>
                              </a:lnTo>
                              <a:lnTo>
                                <a:pt x="54613" y="243808"/>
                              </a:lnTo>
                              <a:lnTo>
                                <a:pt x="66618" y="283693"/>
                              </a:lnTo>
                              <a:lnTo>
                                <a:pt x="70810" y="298127"/>
                              </a:lnTo>
                              <a:lnTo>
                                <a:pt x="72926" y="305402"/>
                              </a:lnTo>
                              <a:lnTo>
                                <a:pt x="84307" y="346604"/>
                              </a:lnTo>
                              <a:lnTo>
                                <a:pt x="89330" y="365997"/>
                              </a:lnTo>
                              <a:lnTo>
                                <a:pt x="91899" y="375890"/>
                              </a:lnTo>
                              <a:lnTo>
                                <a:pt x="102183" y="416613"/>
                              </a:lnTo>
                              <a:lnTo>
                                <a:pt x="111592" y="456788"/>
                              </a:lnTo>
                              <a:lnTo>
                                <a:pt x="121623" y="502873"/>
                              </a:lnTo>
                              <a:lnTo>
                                <a:pt x="125115" y="519900"/>
                              </a:lnTo>
                              <a:lnTo>
                                <a:pt x="126783" y="527981"/>
                              </a:lnTo>
                              <a:lnTo>
                                <a:pt x="134982" y="571065"/>
                              </a:lnTo>
                              <a:lnTo>
                                <a:pt x="139069" y="599884"/>
                              </a:lnTo>
                              <a:lnTo>
                                <a:pt x="139874" y="606681"/>
                              </a:lnTo>
                              <a:lnTo>
                                <a:pt x="140536" y="612654"/>
                              </a:lnTo>
                              <a:lnTo>
                                <a:pt x="140829" y="618132"/>
                              </a:lnTo>
                              <a:lnTo>
                                <a:pt x="141121" y="623611"/>
                              </a:lnTo>
                              <a:lnTo>
                                <a:pt x="140972" y="628463"/>
                              </a:lnTo>
                              <a:lnTo>
                                <a:pt x="140824" y="632755"/>
                              </a:lnTo>
                              <a:lnTo>
                                <a:pt x="140675" y="637048"/>
                              </a:lnTo>
                              <a:lnTo>
                                <a:pt x="134943" y="658485"/>
                              </a:lnTo>
                              <a:lnTo>
                                <a:pt x="133671" y="660370"/>
                              </a:lnTo>
                              <a:lnTo>
                                <a:pt x="131997" y="661946"/>
                              </a:lnTo>
                              <a:lnTo>
                                <a:pt x="130316" y="663507"/>
                              </a:lnTo>
                              <a:lnTo>
                                <a:pt x="128635" y="665068"/>
                              </a:lnTo>
                              <a:lnTo>
                                <a:pt x="126726" y="666583"/>
                              </a:lnTo>
                              <a:lnTo>
                                <a:pt x="124857" y="667851"/>
                              </a:lnTo>
                              <a:lnTo>
                                <a:pt x="122988" y="669119"/>
                              </a:lnTo>
                              <a:lnTo>
                                <a:pt x="121016" y="670211"/>
                              </a:lnTo>
                              <a:lnTo>
                                <a:pt x="119100" y="671117"/>
                              </a:lnTo>
                              <a:lnTo>
                                <a:pt x="117184" y="672024"/>
                              </a:lnTo>
                              <a:lnTo>
                                <a:pt x="106992" y="674546"/>
                              </a:lnTo>
                              <a:lnTo>
                                <a:pt x="104862" y="674718"/>
                              </a:lnTo>
                              <a:lnTo>
                                <a:pt x="102808" y="674648"/>
                              </a:lnTo>
                              <a:lnTo>
                                <a:pt x="100578" y="674321"/>
                              </a:lnTo>
                              <a:lnTo>
                                <a:pt x="98348" y="673994"/>
                              </a:lnTo>
                              <a:lnTo>
                                <a:pt x="73512" y="657582"/>
                              </a:lnTo>
                              <a:lnTo>
                                <a:pt x="71284" y="654895"/>
                              </a:lnTo>
                              <a:lnTo>
                                <a:pt x="69185" y="652088"/>
                              </a:lnTo>
                              <a:lnTo>
                                <a:pt x="66919" y="648704"/>
                              </a:lnTo>
                              <a:lnTo>
                                <a:pt x="64654" y="645321"/>
                              </a:lnTo>
                              <a:lnTo>
                                <a:pt x="62224" y="641651"/>
                              </a:lnTo>
                              <a:lnTo>
                                <a:pt x="59920" y="637280"/>
                              </a:lnTo>
                              <a:lnTo>
                                <a:pt x="57616" y="632909"/>
                              </a:lnTo>
                              <a:lnTo>
                                <a:pt x="42849" y="591013"/>
                              </a:lnTo>
                              <a:lnTo>
                                <a:pt x="40824" y="583833"/>
                              </a:lnTo>
                              <a:lnTo>
                                <a:pt x="38800" y="576653"/>
                              </a:lnTo>
                              <a:lnTo>
                                <a:pt x="36775" y="569727"/>
                              </a:lnTo>
                              <a:lnTo>
                                <a:pt x="34565" y="561374"/>
                              </a:lnTo>
                              <a:lnTo>
                                <a:pt x="24383" y="519323"/>
                              </a:lnTo>
                              <a:lnTo>
                                <a:pt x="21384" y="504923"/>
                              </a:lnTo>
                              <a:lnTo>
                                <a:pt x="19908" y="497930"/>
                              </a:lnTo>
                              <a:lnTo>
                                <a:pt x="13102" y="455931"/>
                              </a:lnTo>
                              <a:lnTo>
                                <a:pt x="10149" y="416237"/>
                              </a:lnTo>
                              <a:lnTo>
                                <a:pt x="9852" y="409112"/>
                              </a:lnTo>
                              <a:lnTo>
                                <a:pt x="9865" y="402907"/>
                              </a:lnTo>
                              <a:lnTo>
                                <a:pt x="9878" y="396704"/>
                              </a:lnTo>
                              <a:lnTo>
                                <a:pt x="10287" y="391384"/>
                              </a:lnTo>
                              <a:lnTo>
                                <a:pt x="10651" y="386712"/>
                              </a:lnTo>
                              <a:lnTo>
                                <a:pt x="11014" y="382041"/>
                              </a:lnTo>
                              <a:lnTo>
                                <a:pt x="11301" y="378124"/>
                              </a:lnTo>
                              <a:lnTo>
                                <a:pt x="12048" y="374877"/>
                              </a:lnTo>
                              <a:lnTo>
                                <a:pt x="12795" y="371631"/>
                              </a:lnTo>
                              <a:lnTo>
                                <a:pt x="13917" y="369216"/>
                              </a:lnTo>
                              <a:lnTo>
                                <a:pt x="27660" y="360683"/>
                              </a:lnTo>
                              <a:lnTo>
                                <a:pt x="29402" y="360851"/>
                              </a:lnTo>
                              <a:lnTo>
                                <a:pt x="31143" y="361019"/>
                              </a:lnTo>
                              <a:lnTo>
                                <a:pt x="32920" y="361494"/>
                              </a:lnTo>
                              <a:lnTo>
                                <a:pt x="34668" y="362166"/>
                              </a:lnTo>
                              <a:lnTo>
                                <a:pt x="36416" y="362837"/>
                              </a:lnTo>
                              <a:lnTo>
                                <a:pt x="38031" y="363934"/>
                              </a:lnTo>
                              <a:lnTo>
                                <a:pt x="39890" y="364878"/>
                              </a:lnTo>
                              <a:lnTo>
                                <a:pt x="41749" y="365821"/>
                              </a:lnTo>
                              <a:lnTo>
                                <a:pt x="43549" y="366638"/>
                              </a:lnTo>
                              <a:lnTo>
                                <a:pt x="45822" y="367827"/>
                              </a:lnTo>
                              <a:lnTo>
                                <a:pt x="48095" y="369017"/>
                              </a:lnTo>
                              <a:lnTo>
                                <a:pt x="50760" y="370364"/>
                              </a:lnTo>
                              <a:lnTo>
                                <a:pt x="53529" y="372014"/>
                              </a:lnTo>
                              <a:lnTo>
                                <a:pt x="56297" y="373664"/>
                              </a:lnTo>
                              <a:lnTo>
                                <a:pt x="59347" y="375722"/>
                              </a:lnTo>
                              <a:lnTo>
                                <a:pt x="62433" y="377726"/>
                              </a:lnTo>
                              <a:lnTo>
                                <a:pt x="65518" y="379730"/>
                              </a:lnTo>
                              <a:lnTo>
                                <a:pt x="68782" y="381794"/>
                              </a:lnTo>
                              <a:lnTo>
                                <a:pt x="72040" y="384040"/>
                              </a:lnTo>
                              <a:lnTo>
                                <a:pt x="75299" y="386285"/>
                              </a:lnTo>
                              <a:lnTo>
                                <a:pt x="78520" y="388675"/>
                              </a:lnTo>
                              <a:lnTo>
                                <a:pt x="81986" y="391200"/>
                              </a:lnTo>
                              <a:lnTo>
                                <a:pt x="85453" y="393724"/>
                              </a:lnTo>
                              <a:lnTo>
                                <a:pt x="89183" y="396411"/>
                              </a:lnTo>
                              <a:lnTo>
                                <a:pt x="92839" y="399185"/>
                              </a:lnTo>
                              <a:lnTo>
                                <a:pt x="96494" y="401959"/>
                              </a:lnTo>
                              <a:lnTo>
                                <a:pt x="100116" y="405013"/>
                              </a:lnTo>
                              <a:lnTo>
                                <a:pt x="103919" y="407845"/>
                              </a:lnTo>
                              <a:lnTo>
                                <a:pt x="124015" y="421727"/>
                              </a:lnTo>
                              <a:lnTo>
                                <a:pt x="128161" y="424554"/>
                              </a:lnTo>
                              <a:lnTo>
                                <a:pt x="132308" y="427382"/>
                              </a:lnTo>
                              <a:lnTo>
                                <a:pt x="136099" y="430101"/>
                              </a:lnTo>
                              <a:lnTo>
                                <a:pt x="140539" y="433144"/>
                              </a:lnTo>
                              <a:lnTo>
                                <a:pt x="144978" y="436187"/>
                              </a:lnTo>
                              <a:lnTo>
                                <a:pt x="150022" y="439502"/>
                              </a:lnTo>
                              <a:lnTo>
                                <a:pt x="154798" y="442810"/>
                              </a:lnTo>
                              <a:lnTo>
                                <a:pt x="159574" y="446118"/>
                              </a:lnTo>
                              <a:lnTo>
                                <a:pt x="164386" y="449708"/>
                              </a:lnTo>
                              <a:lnTo>
                                <a:pt x="169193" y="452990"/>
                              </a:lnTo>
                              <a:lnTo>
                                <a:pt x="174000" y="456273"/>
                              </a:lnTo>
                              <a:lnTo>
                                <a:pt x="178958" y="459525"/>
                              </a:lnTo>
                              <a:lnTo>
                                <a:pt x="183638" y="462507"/>
                              </a:lnTo>
                              <a:lnTo>
                                <a:pt x="188317" y="465489"/>
                              </a:lnTo>
                              <a:lnTo>
                                <a:pt x="213799" y="480304"/>
                              </a:lnTo>
                              <a:lnTo>
                                <a:pt x="217588" y="482458"/>
                              </a:lnTo>
                              <a:lnTo>
                                <a:pt x="221266" y="484261"/>
                              </a:lnTo>
                              <a:lnTo>
                                <a:pt x="224945" y="486064"/>
                              </a:lnTo>
                              <a:lnTo>
                                <a:pt x="228439" y="487475"/>
                              </a:lnTo>
                              <a:lnTo>
                                <a:pt x="231871" y="488894"/>
                              </a:lnTo>
                              <a:lnTo>
                                <a:pt x="235304" y="490312"/>
                              </a:lnTo>
                              <a:lnTo>
                                <a:pt x="238596" y="491517"/>
                              </a:lnTo>
                              <a:lnTo>
                                <a:pt x="241862" y="492771"/>
                              </a:lnTo>
                              <a:lnTo>
                                <a:pt x="245128" y="494026"/>
                              </a:lnTo>
                              <a:lnTo>
                                <a:pt x="248299" y="495327"/>
                              </a:lnTo>
                              <a:lnTo>
                                <a:pt x="251466" y="496421"/>
                              </a:lnTo>
                              <a:lnTo>
                                <a:pt x="254633" y="497516"/>
                              </a:lnTo>
                              <a:lnTo>
                                <a:pt x="257745" y="498375"/>
                              </a:lnTo>
                              <a:lnTo>
                                <a:pt x="260864" y="499337"/>
                              </a:lnTo>
                              <a:lnTo>
                                <a:pt x="263983" y="500301"/>
                              </a:lnTo>
                              <a:lnTo>
                                <a:pt x="267210" y="501332"/>
                              </a:lnTo>
                              <a:lnTo>
                                <a:pt x="270180" y="502201"/>
                              </a:lnTo>
                              <a:lnTo>
                                <a:pt x="273149" y="503070"/>
                              </a:lnTo>
                              <a:lnTo>
                                <a:pt x="275886" y="503876"/>
                              </a:lnTo>
                              <a:lnTo>
                                <a:pt x="278681" y="504550"/>
                              </a:lnTo>
                              <a:lnTo>
                                <a:pt x="281476" y="505224"/>
                              </a:lnTo>
                              <a:lnTo>
                                <a:pt x="284312" y="505782"/>
                              </a:lnTo>
                              <a:lnTo>
                                <a:pt x="286949" y="506244"/>
                              </a:lnTo>
                              <a:lnTo>
                                <a:pt x="289586" y="506706"/>
                              </a:lnTo>
                              <a:lnTo>
                                <a:pt x="292124" y="507045"/>
                              </a:lnTo>
                              <a:lnTo>
                                <a:pt x="294504" y="507321"/>
                              </a:lnTo>
                              <a:lnTo>
                                <a:pt x="296884" y="507599"/>
                              </a:lnTo>
                              <a:lnTo>
                                <a:pt x="299111" y="507770"/>
                              </a:lnTo>
                              <a:lnTo>
                                <a:pt x="301228" y="507908"/>
                              </a:lnTo>
                              <a:lnTo>
                                <a:pt x="303344" y="508046"/>
                              </a:lnTo>
                              <a:lnTo>
                                <a:pt x="305308" y="508104"/>
                              </a:lnTo>
                              <a:lnTo>
                                <a:pt x="307203" y="508149"/>
                              </a:lnTo>
                              <a:lnTo>
                                <a:pt x="309098" y="508194"/>
                              </a:lnTo>
                              <a:lnTo>
                                <a:pt x="310866" y="508186"/>
                              </a:lnTo>
                              <a:lnTo>
                                <a:pt x="312597" y="508177"/>
                              </a:lnTo>
                              <a:lnTo>
                                <a:pt x="314329" y="508168"/>
                              </a:lnTo>
                              <a:lnTo>
                                <a:pt x="316103" y="508262"/>
                              </a:lnTo>
                              <a:lnTo>
                                <a:pt x="317594" y="508093"/>
                              </a:lnTo>
                              <a:lnTo>
                                <a:pt x="319085" y="507923"/>
                              </a:lnTo>
                              <a:lnTo>
                                <a:pt x="320291" y="507513"/>
                              </a:lnTo>
                              <a:lnTo>
                                <a:pt x="321542" y="507158"/>
                              </a:lnTo>
                              <a:lnTo>
                                <a:pt x="322794" y="506802"/>
                              </a:lnTo>
                              <a:lnTo>
                                <a:pt x="324051" y="506210"/>
                              </a:lnTo>
                              <a:lnTo>
                                <a:pt x="325105" y="505956"/>
                              </a:lnTo>
                              <a:lnTo>
                                <a:pt x="326160" y="505702"/>
                              </a:lnTo>
                              <a:lnTo>
                                <a:pt x="326958" y="505659"/>
                              </a:lnTo>
                              <a:lnTo>
                                <a:pt x="327869" y="505635"/>
                              </a:lnTo>
                              <a:lnTo>
                                <a:pt x="328781" y="505611"/>
                              </a:lnTo>
                              <a:lnTo>
                                <a:pt x="329754" y="505579"/>
                              </a:lnTo>
                              <a:lnTo>
                                <a:pt x="330574" y="505809"/>
                              </a:lnTo>
                              <a:lnTo>
                                <a:pt x="331394" y="506038"/>
                              </a:lnTo>
                              <a:lnTo>
                                <a:pt x="332154" y="506423"/>
                              </a:lnTo>
                              <a:lnTo>
                                <a:pt x="332789" y="507010"/>
                              </a:lnTo>
                              <a:lnTo>
                                <a:pt x="333424" y="507597"/>
                              </a:lnTo>
                              <a:lnTo>
                                <a:pt x="335944" y="516658"/>
                              </a:lnTo>
                              <a:lnTo>
                                <a:pt x="336073" y="518084"/>
                              </a:lnTo>
                              <a:lnTo>
                                <a:pt x="335992" y="519762"/>
                              </a:lnTo>
                              <a:lnTo>
                                <a:pt x="336168" y="521182"/>
                              </a:lnTo>
                              <a:lnTo>
                                <a:pt x="336345" y="522603"/>
                              </a:lnTo>
                              <a:lnTo>
                                <a:pt x="336562" y="524007"/>
                              </a:lnTo>
                              <a:lnTo>
                                <a:pt x="337002" y="525184"/>
                              </a:lnTo>
                              <a:lnTo>
                                <a:pt x="337442" y="526361"/>
                              </a:lnTo>
                              <a:lnTo>
                                <a:pt x="338176" y="527254"/>
                              </a:lnTo>
                              <a:lnTo>
                                <a:pt x="338808" y="528244"/>
                              </a:lnTo>
                              <a:lnTo>
                                <a:pt x="339440" y="529234"/>
                              </a:lnTo>
                              <a:lnTo>
                                <a:pt x="340038" y="530260"/>
                              </a:lnTo>
                              <a:lnTo>
                                <a:pt x="340793" y="531123"/>
                              </a:lnTo>
                              <a:lnTo>
                                <a:pt x="341548" y="531986"/>
                              </a:lnTo>
                              <a:lnTo>
                                <a:pt x="342381" y="532769"/>
                              </a:lnTo>
                              <a:lnTo>
                                <a:pt x="343340" y="533421"/>
                              </a:lnTo>
                              <a:lnTo>
                                <a:pt x="344298" y="534074"/>
                              </a:lnTo>
                              <a:lnTo>
                                <a:pt x="360733" y="536794"/>
                              </a:lnTo>
                              <a:lnTo>
                                <a:pt x="362202" y="536777"/>
                              </a:lnTo>
                              <a:lnTo>
                                <a:pt x="363941" y="536760"/>
                              </a:lnTo>
                              <a:lnTo>
                                <a:pt x="365680" y="536743"/>
                              </a:lnTo>
                              <a:lnTo>
                                <a:pt x="367671" y="536834"/>
                              </a:lnTo>
                              <a:lnTo>
                                <a:pt x="369610" y="536661"/>
                              </a:lnTo>
                              <a:lnTo>
                                <a:pt x="371549" y="536487"/>
                              </a:lnTo>
                              <a:lnTo>
                                <a:pt x="373597" y="536076"/>
                              </a:lnTo>
                              <a:lnTo>
                                <a:pt x="375577" y="535719"/>
                              </a:lnTo>
                              <a:lnTo>
                                <a:pt x="377557" y="535361"/>
                              </a:lnTo>
                              <a:lnTo>
                                <a:pt x="379555" y="535040"/>
                              </a:lnTo>
                              <a:lnTo>
                                <a:pt x="381488" y="534516"/>
                              </a:lnTo>
                              <a:lnTo>
                                <a:pt x="390830" y="530712"/>
                              </a:lnTo>
                              <a:lnTo>
                                <a:pt x="392595" y="529792"/>
                              </a:lnTo>
                              <a:lnTo>
                                <a:pt x="394361" y="528871"/>
                              </a:lnTo>
                              <a:lnTo>
                                <a:pt x="396076" y="528021"/>
                              </a:lnTo>
                              <a:lnTo>
                                <a:pt x="397768" y="527055"/>
                              </a:lnTo>
                              <a:lnTo>
                                <a:pt x="399460" y="526090"/>
                              </a:lnTo>
                              <a:lnTo>
                                <a:pt x="401111" y="525093"/>
                              </a:lnTo>
                              <a:lnTo>
                                <a:pt x="402748" y="523999"/>
                              </a:lnTo>
                              <a:lnTo>
                                <a:pt x="404386" y="522906"/>
                              </a:lnTo>
                              <a:lnTo>
                                <a:pt x="412361" y="515739"/>
                              </a:lnTo>
                              <a:lnTo>
                                <a:pt x="413943" y="514050"/>
                              </a:lnTo>
                              <a:lnTo>
                                <a:pt x="415513" y="512457"/>
                              </a:lnTo>
                              <a:lnTo>
                                <a:pt x="417086" y="510360"/>
                              </a:lnTo>
                              <a:lnTo>
                                <a:pt x="418658" y="508262"/>
                              </a:lnTo>
                              <a:lnTo>
                                <a:pt x="420226" y="505638"/>
                              </a:lnTo>
                              <a:lnTo>
                                <a:pt x="421796" y="503153"/>
                              </a:lnTo>
                              <a:lnTo>
                                <a:pt x="423367" y="500667"/>
                              </a:lnTo>
                              <a:lnTo>
                                <a:pt x="425071" y="498109"/>
                              </a:lnTo>
                              <a:lnTo>
                                <a:pt x="426508" y="495448"/>
                              </a:lnTo>
                              <a:lnTo>
                                <a:pt x="427946" y="492786"/>
                              </a:lnTo>
                              <a:lnTo>
                                <a:pt x="429159" y="490291"/>
                              </a:lnTo>
                              <a:lnTo>
                                <a:pt x="430421" y="487184"/>
                              </a:lnTo>
                              <a:lnTo>
                                <a:pt x="431682" y="484078"/>
                              </a:lnTo>
                              <a:lnTo>
                                <a:pt x="432983" y="480419"/>
                              </a:lnTo>
                              <a:lnTo>
                                <a:pt x="434077" y="476808"/>
                              </a:lnTo>
                              <a:lnTo>
                                <a:pt x="435171" y="473198"/>
                              </a:lnTo>
                              <a:lnTo>
                                <a:pt x="436160" y="469310"/>
                              </a:lnTo>
                              <a:lnTo>
                                <a:pt x="436984" y="465521"/>
                              </a:lnTo>
                              <a:lnTo>
                                <a:pt x="437809" y="461732"/>
                              </a:lnTo>
                              <a:lnTo>
                                <a:pt x="440463" y="439216"/>
                              </a:lnTo>
                              <a:lnTo>
                                <a:pt x="440424" y="435484"/>
                              </a:lnTo>
                              <a:lnTo>
                                <a:pt x="440123" y="432093"/>
                              </a:lnTo>
                              <a:lnTo>
                                <a:pt x="439823" y="428701"/>
                              </a:lnTo>
                              <a:lnTo>
                                <a:pt x="439238" y="425616"/>
                              </a:lnTo>
                              <a:lnTo>
                                <a:pt x="438477" y="422533"/>
                              </a:lnTo>
                              <a:lnTo>
                                <a:pt x="437716" y="419450"/>
                              </a:lnTo>
                              <a:lnTo>
                                <a:pt x="426376" y="396916"/>
                              </a:lnTo>
                              <a:lnTo>
                                <a:pt x="424368" y="394420"/>
                              </a:lnTo>
                              <a:lnTo>
                                <a:pt x="402901" y="380110"/>
                              </a:lnTo>
                              <a:lnTo>
                                <a:pt x="399875" y="378972"/>
                              </a:lnTo>
                              <a:lnTo>
                                <a:pt x="396715" y="378138"/>
                              </a:lnTo>
                              <a:lnTo>
                                <a:pt x="393546" y="377710"/>
                              </a:lnTo>
                              <a:lnTo>
                                <a:pt x="390376" y="377282"/>
                              </a:lnTo>
                              <a:lnTo>
                                <a:pt x="351592" y="387669"/>
                              </a:lnTo>
                              <a:lnTo>
                                <a:pt x="347900" y="389771"/>
                              </a:lnTo>
                              <a:lnTo>
                                <a:pt x="318748" y="418068"/>
                              </a:lnTo>
                              <a:lnTo>
                                <a:pt x="310863" y="430445"/>
                              </a:lnTo>
                              <a:lnTo>
                                <a:pt x="308649" y="434510"/>
                              </a:lnTo>
                              <a:lnTo>
                                <a:pt x="306770" y="438557"/>
                              </a:lnTo>
                              <a:lnTo>
                                <a:pt x="305466" y="442463"/>
                              </a:lnTo>
                              <a:lnTo>
                                <a:pt x="304163" y="446368"/>
                              </a:lnTo>
                              <a:lnTo>
                                <a:pt x="303264" y="450177"/>
                              </a:lnTo>
                              <a:lnTo>
                                <a:pt x="303041" y="453878"/>
                              </a:lnTo>
                              <a:lnTo>
                                <a:pt x="302819" y="457579"/>
                              </a:lnTo>
                              <a:lnTo>
                                <a:pt x="303373" y="461161"/>
                              </a:lnTo>
                              <a:lnTo>
                                <a:pt x="304134" y="464671"/>
                              </a:lnTo>
                              <a:lnTo>
                                <a:pt x="304895" y="468181"/>
                              </a:lnTo>
                              <a:lnTo>
                                <a:pt x="313303" y="484813"/>
                              </a:lnTo>
                              <a:lnTo>
                                <a:pt x="315495" y="488063"/>
                              </a:lnTo>
                              <a:lnTo>
                                <a:pt x="317933" y="491252"/>
                              </a:lnTo>
                              <a:lnTo>
                                <a:pt x="320759" y="494434"/>
                              </a:lnTo>
                              <a:lnTo>
                                <a:pt x="323584" y="497618"/>
                              </a:lnTo>
                              <a:lnTo>
                                <a:pt x="326920" y="500764"/>
                              </a:lnTo>
                              <a:lnTo>
                                <a:pt x="330256" y="503913"/>
                              </a:lnTo>
                              <a:lnTo>
                                <a:pt x="333593" y="507062"/>
                              </a:lnTo>
                              <a:lnTo>
                                <a:pt x="337080" y="510192"/>
                              </a:lnTo>
                              <a:lnTo>
                                <a:pt x="340780" y="513327"/>
                              </a:lnTo>
                              <a:lnTo>
                                <a:pt x="344480" y="516463"/>
                              </a:lnTo>
                              <a:lnTo>
                                <a:pt x="376742" y="538890"/>
                              </a:lnTo>
                              <a:lnTo>
                                <a:pt x="380972" y="541242"/>
                              </a:lnTo>
                              <a:lnTo>
                                <a:pt x="385039" y="543393"/>
                              </a:lnTo>
                              <a:lnTo>
                                <a:pt x="389720" y="545444"/>
                              </a:lnTo>
                              <a:lnTo>
                                <a:pt x="394401" y="547496"/>
                              </a:lnTo>
                              <a:lnTo>
                                <a:pt x="399638" y="549508"/>
                              </a:lnTo>
                              <a:lnTo>
                                <a:pt x="404829" y="551195"/>
                              </a:lnTo>
                              <a:lnTo>
                                <a:pt x="410019" y="552881"/>
                              </a:lnTo>
                              <a:lnTo>
                                <a:pt x="415625" y="554347"/>
                              </a:lnTo>
                              <a:lnTo>
                                <a:pt x="420863" y="555565"/>
                              </a:lnTo>
                              <a:lnTo>
                                <a:pt x="426100" y="556783"/>
                              </a:lnTo>
                              <a:lnTo>
                                <a:pt x="431208" y="557725"/>
                              </a:lnTo>
                              <a:lnTo>
                                <a:pt x="436254" y="558502"/>
                              </a:lnTo>
                              <a:lnTo>
                                <a:pt x="441299" y="559279"/>
                              </a:lnTo>
                              <a:lnTo>
                                <a:pt x="469342" y="561085"/>
                              </a:lnTo>
                              <a:lnTo>
                                <a:pt x="473817" y="560759"/>
                              </a:lnTo>
                              <a:lnTo>
                                <a:pt x="478081" y="560466"/>
                              </a:lnTo>
                              <a:lnTo>
                                <a:pt x="482346" y="560173"/>
                              </a:lnTo>
                              <a:lnTo>
                                <a:pt x="486473" y="559831"/>
                              </a:lnTo>
                              <a:lnTo>
                                <a:pt x="490439" y="559286"/>
                              </a:lnTo>
                              <a:lnTo>
                                <a:pt x="494405" y="558741"/>
                              </a:lnTo>
                              <a:lnTo>
                                <a:pt x="532847" y="545862"/>
                              </a:lnTo>
                              <a:lnTo>
                                <a:pt x="538073" y="543504"/>
                              </a:lnTo>
                              <a:lnTo>
                                <a:pt x="561493" y="531090"/>
                              </a:lnTo>
                              <a:lnTo>
                                <a:pt x="565635" y="528725"/>
                              </a:lnTo>
                              <a:lnTo>
                                <a:pt x="581842" y="517983"/>
                              </a:lnTo>
                              <a:lnTo>
                                <a:pt x="584416" y="515990"/>
                              </a:lnTo>
                              <a:lnTo>
                                <a:pt x="593022" y="507016"/>
                              </a:lnTo>
                              <a:lnTo>
                                <a:pt x="594483" y="505176"/>
                              </a:lnTo>
                              <a:lnTo>
                                <a:pt x="595719" y="503182"/>
                              </a:lnTo>
                              <a:lnTo>
                                <a:pt x="597001" y="501244"/>
                              </a:lnTo>
                              <a:lnTo>
                                <a:pt x="598282" y="499307"/>
                              </a:lnTo>
                              <a:lnTo>
                                <a:pt x="599465" y="497318"/>
                              </a:lnTo>
                              <a:lnTo>
                                <a:pt x="600709" y="495391"/>
                              </a:lnTo>
                              <a:lnTo>
                                <a:pt x="601952" y="493464"/>
                              </a:lnTo>
                              <a:lnTo>
                                <a:pt x="603313" y="491546"/>
                              </a:lnTo>
                              <a:lnTo>
                                <a:pt x="604461" y="489683"/>
                              </a:lnTo>
                              <a:lnTo>
                                <a:pt x="605609" y="487819"/>
                              </a:lnTo>
                              <a:lnTo>
                                <a:pt x="606692" y="485993"/>
                              </a:lnTo>
                              <a:lnTo>
                                <a:pt x="607597" y="484207"/>
                              </a:lnTo>
                              <a:lnTo>
                                <a:pt x="608502" y="482422"/>
                              </a:lnTo>
                              <a:lnTo>
                                <a:pt x="609127" y="480683"/>
                              </a:lnTo>
                              <a:lnTo>
                                <a:pt x="609892" y="478969"/>
                              </a:lnTo>
                              <a:lnTo>
                                <a:pt x="610657" y="477257"/>
                              </a:lnTo>
                              <a:lnTo>
                                <a:pt x="611487" y="475587"/>
                              </a:lnTo>
                              <a:lnTo>
                                <a:pt x="612186" y="473932"/>
                              </a:lnTo>
                              <a:lnTo>
                                <a:pt x="615853" y="462654"/>
                              </a:lnTo>
                              <a:lnTo>
                                <a:pt x="616269" y="461078"/>
                              </a:lnTo>
                              <a:lnTo>
                                <a:pt x="616364" y="459502"/>
                              </a:lnTo>
                              <a:lnTo>
                                <a:pt x="616459" y="457924"/>
                              </a:lnTo>
                              <a:lnTo>
                                <a:pt x="616244" y="456355"/>
                              </a:lnTo>
                              <a:lnTo>
                                <a:pt x="616046" y="454782"/>
                              </a:lnTo>
                              <a:lnTo>
                                <a:pt x="615848" y="453210"/>
                              </a:lnTo>
                              <a:lnTo>
                                <a:pt x="615623" y="451505"/>
                              </a:lnTo>
                              <a:lnTo>
                                <a:pt x="615177" y="450067"/>
                              </a:lnTo>
                              <a:lnTo>
                                <a:pt x="614732" y="448629"/>
                              </a:lnTo>
                              <a:lnTo>
                                <a:pt x="614000" y="447416"/>
                              </a:lnTo>
                              <a:lnTo>
                                <a:pt x="613372" y="446156"/>
                              </a:lnTo>
                              <a:lnTo>
                                <a:pt x="612743" y="444895"/>
                              </a:lnTo>
                              <a:lnTo>
                                <a:pt x="612153" y="443594"/>
                              </a:lnTo>
                              <a:lnTo>
                                <a:pt x="611405" y="442501"/>
                              </a:lnTo>
                              <a:lnTo>
                                <a:pt x="605700" y="436752"/>
                              </a:lnTo>
                              <a:lnTo>
                                <a:pt x="604540" y="435888"/>
                              </a:lnTo>
                              <a:lnTo>
                                <a:pt x="603258" y="435088"/>
                              </a:lnTo>
                              <a:lnTo>
                                <a:pt x="601920" y="434419"/>
                              </a:lnTo>
                              <a:lnTo>
                                <a:pt x="600582" y="433751"/>
                              </a:lnTo>
                              <a:lnTo>
                                <a:pt x="599143" y="433333"/>
                              </a:lnTo>
                              <a:lnTo>
                                <a:pt x="597674" y="432741"/>
                              </a:lnTo>
                              <a:lnTo>
                                <a:pt x="596205" y="432148"/>
                              </a:lnTo>
                              <a:lnTo>
                                <a:pt x="594662" y="431452"/>
                              </a:lnTo>
                              <a:lnTo>
                                <a:pt x="593107" y="430864"/>
                              </a:lnTo>
                              <a:lnTo>
                                <a:pt x="591553" y="430275"/>
                              </a:lnTo>
                              <a:lnTo>
                                <a:pt x="589950" y="429694"/>
                              </a:lnTo>
                              <a:lnTo>
                                <a:pt x="588347" y="429207"/>
                              </a:lnTo>
                              <a:lnTo>
                                <a:pt x="586744" y="428721"/>
                              </a:lnTo>
                              <a:lnTo>
                                <a:pt x="573714" y="426585"/>
                              </a:lnTo>
                              <a:lnTo>
                                <a:pt x="572090" y="426461"/>
                              </a:lnTo>
                              <a:lnTo>
                                <a:pt x="570469" y="426260"/>
                              </a:lnTo>
                              <a:lnTo>
                                <a:pt x="568853" y="426342"/>
                              </a:lnTo>
                              <a:lnTo>
                                <a:pt x="567238" y="426425"/>
                              </a:lnTo>
                              <a:lnTo>
                                <a:pt x="555238" y="431980"/>
                              </a:lnTo>
                              <a:lnTo>
                                <a:pt x="554094" y="433115"/>
                              </a:lnTo>
                              <a:lnTo>
                                <a:pt x="553277" y="434568"/>
                              </a:lnTo>
                              <a:lnTo>
                                <a:pt x="552353" y="435803"/>
                              </a:lnTo>
                              <a:lnTo>
                                <a:pt x="551429" y="437039"/>
                              </a:lnTo>
                              <a:lnTo>
                                <a:pt x="550486" y="438184"/>
                              </a:lnTo>
                              <a:lnTo>
                                <a:pt x="549694" y="439395"/>
                              </a:lnTo>
                              <a:lnTo>
                                <a:pt x="548902" y="440607"/>
                              </a:lnTo>
                              <a:lnTo>
                                <a:pt x="548057" y="441808"/>
                              </a:lnTo>
                              <a:lnTo>
                                <a:pt x="546879" y="448317"/>
                              </a:lnTo>
                              <a:lnTo>
                                <a:pt x="547016" y="449709"/>
                              </a:lnTo>
                              <a:lnTo>
                                <a:pt x="547143" y="451135"/>
                              </a:lnTo>
                              <a:lnTo>
                                <a:pt x="547270" y="452561"/>
                              </a:lnTo>
                              <a:lnTo>
                                <a:pt x="547375" y="454035"/>
                              </a:lnTo>
                              <a:lnTo>
                                <a:pt x="547716" y="455528"/>
                              </a:lnTo>
                              <a:lnTo>
                                <a:pt x="548058" y="457023"/>
                              </a:lnTo>
                              <a:lnTo>
                                <a:pt x="548668" y="458557"/>
                              </a:lnTo>
                              <a:lnTo>
                                <a:pt x="549194" y="460101"/>
                              </a:lnTo>
                              <a:lnTo>
                                <a:pt x="549720" y="461645"/>
                              </a:lnTo>
                              <a:lnTo>
                                <a:pt x="550209" y="463218"/>
                              </a:lnTo>
                              <a:lnTo>
                                <a:pt x="550873" y="464794"/>
                              </a:lnTo>
                              <a:lnTo>
                                <a:pt x="551537" y="466372"/>
                              </a:lnTo>
                              <a:lnTo>
                                <a:pt x="552422" y="467966"/>
                              </a:lnTo>
                              <a:lnTo>
                                <a:pt x="553177" y="469562"/>
                              </a:lnTo>
                              <a:lnTo>
                                <a:pt x="553932" y="471156"/>
                              </a:lnTo>
                              <a:lnTo>
                                <a:pt x="554595" y="472895"/>
                              </a:lnTo>
                              <a:lnTo>
                                <a:pt x="555401" y="474363"/>
                              </a:lnTo>
                              <a:lnTo>
                                <a:pt x="556208" y="475831"/>
                              </a:lnTo>
                              <a:lnTo>
                                <a:pt x="557187" y="477077"/>
                              </a:lnTo>
                              <a:lnTo>
                                <a:pt x="558018" y="478366"/>
                              </a:lnTo>
                              <a:lnTo>
                                <a:pt x="558848" y="479656"/>
                              </a:lnTo>
                              <a:lnTo>
                                <a:pt x="559549" y="480848"/>
                              </a:lnTo>
                              <a:lnTo>
                                <a:pt x="560385" y="482100"/>
                              </a:lnTo>
                              <a:lnTo>
                                <a:pt x="561221" y="483351"/>
                              </a:lnTo>
                              <a:lnTo>
                                <a:pt x="562068" y="484584"/>
                              </a:lnTo>
                              <a:lnTo>
                                <a:pt x="563035" y="485873"/>
                              </a:lnTo>
                              <a:lnTo>
                                <a:pt x="564002" y="487162"/>
                              </a:lnTo>
                              <a:lnTo>
                                <a:pt x="565183" y="488475"/>
                              </a:lnTo>
                              <a:lnTo>
                                <a:pt x="566186" y="489834"/>
                              </a:lnTo>
                              <a:lnTo>
                                <a:pt x="567188" y="491193"/>
                              </a:lnTo>
                              <a:lnTo>
                                <a:pt x="568066" y="492728"/>
                              </a:lnTo>
                              <a:lnTo>
                                <a:pt x="569051" y="494026"/>
                              </a:lnTo>
                              <a:lnTo>
                                <a:pt x="570036" y="495324"/>
                              </a:lnTo>
                              <a:lnTo>
                                <a:pt x="571017" y="496438"/>
                              </a:lnTo>
                              <a:lnTo>
                                <a:pt x="572096" y="497620"/>
                              </a:lnTo>
                              <a:lnTo>
                                <a:pt x="573175" y="498801"/>
                              </a:lnTo>
                              <a:lnTo>
                                <a:pt x="578558" y="503154"/>
                              </a:lnTo>
                              <a:lnTo>
                                <a:pt x="579452" y="503520"/>
                              </a:lnTo>
                              <a:lnTo>
                                <a:pt x="583872" y="495917"/>
                              </a:lnTo>
                              <a:lnTo>
                                <a:pt x="583835" y="494599"/>
                              </a:lnTo>
                              <a:lnTo>
                                <a:pt x="583797" y="493280"/>
                              </a:lnTo>
                              <a:lnTo>
                                <a:pt x="583459" y="492035"/>
                              </a:lnTo>
                              <a:lnTo>
                                <a:pt x="583159" y="490737"/>
                              </a:lnTo>
                              <a:lnTo>
                                <a:pt x="582859" y="489440"/>
                              </a:lnTo>
                              <a:lnTo>
                                <a:pt x="582416" y="488152"/>
                              </a:lnTo>
                              <a:lnTo>
                                <a:pt x="582035" y="486816"/>
                              </a:lnTo>
                              <a:lnTo>
                                <a:pt x="581655" y="485480"/>
                              </a:lnTo>
                              <a:lnTo>
                                <a:pt x="579515" y="475467"/>
                              </a:lnTo>
                              <a:lnTo>
                                <a:pt x="579182" y="473953"/>
                              </a:lnTo>
                              <a:lnTo>
                                <a:pt x="578848" y="472438"/>
                              </a:lnTo>
                              <a:lnTo>
                                <a:pt x="578339" y="470893"/>
                              </a:lnTo>
                              <a:lnTo>
                                <a:pt x="577902" y="469340"/>
                              </a:lnTo>
                              <a:lnTo>
                                <a:pt x="577465" y="467786"/>
                              </a:lnTo>
                              <a:lnTo>
                                <a:pt x="577110" y="466076"/>
                              </a:lnTo>
                              <a:lnTo>
                                <a:pt x="576560" y="464632"/>
                              </a:lnTo>
                              <a:lnTo>
                                <a:pt x="576011" y="463188"/>
                              </a:lnTo>
                              <a:lnTo>
                                <a:pt x="575253" y="461956"/>
                              </a:lnTo>
                              <a:lnTo>
                                <a:pt x="574606" y="460677"/>
                              </a:lnTo>
                              <a:lnTo>
                                <a:pt x="573959" y="459399"/>
                              </a:lnTo>
                              <a:lnTo>
                                <a:pt x="573399" y="458075"/>
                              </a:lnTo>
                              <a:lnTo>
                                <a:pt x="572678" y="456962"/>
                              </a:lnTo>
                              <a:lnTo>
                                <a:pt x="567247" y="451912"/>
                              </a:lnTo>
                              <a:lnTo>
                                <a:pt x="566134" y="451349"/>
                              </a:lnTo>
                              <a:lnTo>
                                <a:pt x="564899" y="450949"/>
                              </a:lnTo>
                              <a:lnTo>
                                <a:pt x="563601" y="450622"/>
                              </a:lnTo>
                              <a:lnTo>
                                <a:pt x="562303" y="450294"/>
                              </a:lnTo>
                              <a:lnTo>
                                <a:pt x="560899" y="450101"/>
                              </a:lnTo>
                              <a:lnTo>
                                <a:pt x="559460" y="449947"/>
                              </a:lnTo>
                              <a:lnTo>
                                <a:pt x="558020" y="449793"/>
                              </a:lnTo>
                              <a:lnTo>
                                <a:pt x="556500" y="449737"/>
                              </a:lnTo>
                              <a:lnTo>
                                <a:pt x="554964" y="449696"/>
                              </a:lnTo>
                              <a:lnTo>
                                <a:pt x="553429" y="449654"/>
                              </a:lnTo>
                              <a:lnTo>
                                <a:pt x="551704" y="449542"/>
                              </a:lnTo>
                              <a:lnTo>
                                <a:pt x="550247" y="449698"/>
                              </a:lnTo>
                              <a:lnTo>
                                <a:pt x="548790" y="449856"/>
                              </a:lnTo>
                              <a:lnTo>
                                <a:pt x="547526" y="450274"/>
                              </a:lnTo>
                              <a:lnTo>
                                <a:pt x="546220" y="450638"/>
                              </a:lnTo>
                              <a:lnTo>
                                <a:pt x="544915" y="451002"/>
                              </a:lnTo>
                              <a:lnTo>
                                <a:pt x="543692" y="451479"/>
                              </a:lnTo>
                              <a:lnTo>
                                <a:pt x="542414" y="451885"/>
                              </a:lnTo>
                              <a:lnTo>
                                <a:pt x="541137" y="452291"/>
                              </a:lnTo>
                              <a:lnTo>
                                <a:pt x="539872" y="452717"/>
                              </a:lnTo>
                              <a:lnTo>
                                <a:pt x="538556" y="453075"/>
                              </a:lnTo>
                              <a:lnTo>
                                <a:pt x="537239" y="453433"/>
                              </a:lnTo>
                              <a:lnTo>
                                <a:pt x="535764" y="453625"/>
                              </a:lnTo>
                              <a:lnTo>
                                <a:pt x="534517" y="454034"/>
                              </a:lnTo>
                              <a:lnTo>
                                <a:pt x="520186" y="466163"/>
                              </a:lnTo>
                              <a:lnTo>
                                <a:pt x="519288" y="467502"/>
                              </a:lnTo>
                              <a:lnTo>
                                <a:pt x="518789" y="469135"/>
                              </a:lnTo>
                              <a:lnTo>
                                <a:pt x="518291" y="470768"/>
                              </a:lnTo>
                              <a:lnTo>
                                <a:pt x="518169" y="472706"/>
                              </a:lnTo>
                              <a:lnTo>
                                <a:pt x="518087" y="474602"/>
                              </a:lnTo>
                              <a:lnTo>
                                <a:pt x="518005" y="476499"/>
                              </a:lnTo>
                              <a:lnTo>
                                <a:pt x="518022" y="478406"/>
                              </a:lnTo>
                              <a:lnTo>
                                <a:pt x="518296" y="480517"/>
                              </a:lnTo>
                              <a:lnTo>
                                <a:pt x="518571" y="482628"/>
                              </a:lnTo>
                              <a:lnTo>
                                <a:pt x="519060" y="484870"/>
                              </a:lnTo>
                              <a:lnTo>
                                <a:pt x="525930" y="503318"/>
                              </a:lnTo>
                              <a:lnTo>
                                <a:pt x="527369" y="506217"/>
                              </a:lnTo>
                              <a:lnTo>
                                <a:pt x="529054" y="509377"/>
                              </a:lnTo>
                              <a:lnTo>
                                <a:pt x="530992" y="512298"/>
                              </a:lnTo>
                              <a:lnTo>
                                <a:pt x="532930" y="515220"/>
                              </a:lnTo>
                              <a:lnTo>
                                <a:pt x="535160" y="518007"/>
                              </a:lnTo>
                              <a:lnTo>
                                <a:pt x="537558" y="520848"/>
                              </a:lnTo>
                              <a:lnTo>
                                <a:pt x="539956" y="523689"/>
                              </a:lnTo>
                              <a:lnTo>
                                <a:pt x="542619" y="526625"/>
                              </a:lnTo>
                              <a:lnTo>
                                <a:pt x="545378" y="529348"/>
                              </a:lnTo>
                              <a:lnTo>
                                <a:pt x="548138" y="532071"/>
                              </a:lnTo>
                              <a:lnTo>
                                <a:pt x="551104" y="534716"/>
                              </a:lnTo>
                              <a:lnTo>
                                <a:pt x="554116" y="537188"/>
                              </a:lnTo>
                              <a:lnTo>
                                <a:pt x="557127" y="539659"/>
                              </a:lnTo>
                              <a:lnTo>
                                <a:pt x="573105" y="550356"/>
                              </a:lnTo>
                              <a:lnTo>
                                <a:pt x="576348" y="552174"/>
                              </a:lnTo>
                              <a:lnTo>
                                <a:pt x="579635" y="553629"/>
                              </a:lnTo>
                              <a:lnTo>
                                <a:pt x="582906" y="555084"/>
                              </a:lnTo>
                              <a:lnTo>
                                <a:pt x="586177" y="556541"/>
                              </a:lnTo>
                              <a:lnTo>
                                <a:pt x="589192" y="557930"/>
                              </a:lnTo>
                              <a:lnTo>
                                <a:pt x="592731" y="559093"/>
                              </a:lnTo>
                              <a:lnTo>
                                <a:pt x="596269" y="560254"/>
                              </a:lnTo>
                              <a:lnTo>
                                <a:pt x="600256" y="561240"/>
                              </a:lnTo>
                              <a:lnTo>
                                <a:pt x="604136" y="562058"/>
                              </a:lnTo>
                              <a:lnTo>
                                <a:pt x="608016" y="562876"/>
                              </a:lnTo>
                              <a:lnTo>
                                <a:pt x="612081" y="563493"/>
                              </a:lnTo>
                              <a:lnTo>
                                <a:pt x="616012" y="563999"/>
                              </a:lnTo>
                              <a:lnTo>
                                <a:pt x="619943" y="564506"/>
                              </a:lnTo>
                              <a:lnTo>
                                <a:pt x="624030" y="564832"/>
                              </a:lnTo>
                              <a:lnTo>
                                <a:pt x="627723" y="565098"/>
                              </a:lnTo>
                              <a:lnTo>
                                <a:pt x="631417" y="565363"/>
                              </a:lnTo>
                              <a:lnTo>
                                <a:pt x="634955" y="565624"/>
                              </a:lnTo>
                              <a:lnTo>
                                <a:pt x="638171" y="565588"/>
                              </a:lnTo>
                              <a:lnTo>
                                <a:pt x="641387" y="565552"/>
                              </a:lnTo>
                              <a:lnTo>
                                <a:pt x="644320" y="565197"/>
                              </a:lnTo>
                              <a:lnTo>
                                <a:pt x="647021" y="564881"/>
                              </a:lnTo>
                              <a:lnTo>
                                <a:pt x="660544" y="561664"/>
                              </a:lnTo>
                              <a:lnTo>
                                <a:pt x="662461" y="560839"/>
                              </a:lnTo>
                              <a:lnTo>
                                <a:pt x="664187" y="559844"/>
                              </a:lnTo>
                              <a:lnTo>
                                <a:pt x="665879" y="558744"/>
                              </a:lnTo>
                              <a:lnTo>
                                <a:pt x="667572" y="557645"/>
                              </a:lnTo>
                              <a:lnTo>
                                <a:pt x="677015" y="546216"/>
                              </a:lnTo>
                              <a:lnTo>
                                <a:pt x="677836" y="544509"/>
                              </a:lnTo>
                              <a:lnTo>
                                <a:pt x="680409" y="534591"/>
                              </a:lnTo>
                              <a:lnTo>
                                <a:pt x="680615" y="532462"/>
                              </a:lnTo>
                              <a:lnTo>
                                <a:pt x="680619" y="530082"/>
                              </a:lnTo>
                              <a:lnTo>
                                <a:pt x="680611" y="527815"/>
                              </a:lnTo>
                              <a:lnTo>
                                <a:pt x="680604" y="525549"/>
                              </a:lnTo>
                              <a:lnTo>
                                <a:pt x="680476" y="523347"/>
                              </a:lnTo>
                              <a:lnTo>
                                <a:pt x="680362" y="520992"/>
                              </a:lnTo>
                              <a:lnTo>
                                <a:pt x="680248" y="518636"/>
                              </a:lnTo>
                              <a:lnTo>
                                <a:pt x="680211" y="516223"/>
                              </a:lnTo>
                              <a:lnTo>
                                <a:pt x="679929" y="513684"/>
                              </a:lnTo>
                              <a:lnTo>
                                <a:pt x="679647" y="511145"/>
                              </a:lnTo>
                              <a:lnTo>
                                <a:pt x="679122" y="508361"/>
                              </a:lnTo>
                              <a:lnTo>
                                <a:pt x="678668" y="505758"/>
                              </a:lnTo>
                              <a:lnTo>
                                <a:pt x="678215" y="503154"/>
                              </a:lnTo>
                              <a:lnTo>
                                <a:pt x="677805" y="500524"/>
                              </a:lnTo>
                              <a:lnTo>
                                <a:pt x="677208" y="498060"/>
                              </a:lnTo>
                              <a:lnTo>
                                <a:pt x="676611" y="495596"/>
                              </a:lnTo>
                              <a:lnTo>
                                <a:pt x="675924" y="493220"/>
                              </a:lnTo>
                              <a:lnTo>
                                <a:pt x="675086" y="490976"/>
                              </a:lnTo>
                              <a:lnTo>
                                <a:pt x="674249" y="488731"/>
                              </a:lnTo>
                              <a:lnTo>
                                <a:pt x="673135" y="486616"/>
                              </a:lnTo>
                              <a:lnTo>
                                <a:pt x="672185" y="484592"/>
                              </a:lnTo>
                              <a:lnTo>
                                <a:pt x="671236" y="482569"/>
                              </a:lnTo>
                              <a:lnTo>
                                <a:pt x="670502" y="480809"/>
                              </a:lnTo>
                              <a:lnTo>
                                <a:pt x="669388" y="478835"/>
                              </a:lnTo>
                              <a:lnTo>
                                <a:pt x="668273" y="476862"/>
                              </a:lnTo>
                              <a:lnTo>
                                <a:pt x="666910" y="474634"/>
                              </a:lnTo>
                              <a:lnTo>
                                <a:pt x="665498" y="472751"/>
                              </a:lnTo>
                              <a:lnTo>
                                <a:pt x="664086" y="470868"/>
                              </a:lnTo>
                              <a:lnTo>
                                <a:pt x="656762" y="464455"/>
                              </a:lnTo>
                              <a:lnTo>
                                <a:pt x="655532" y="463827"/>
                              </a:lnTo>
                              <a:lnTo>
                                <a:pt x="654441" y="463645"/>
                              </a:lnTo>
                              <a:lnTo>
                                <a:pt x="653532" y="463771"/>
                              </a:lnTo>
                              <a:lnTo>
                                <a:pt x="652624" y="463898"/>
                              </a:lnTo>
                              <a:lnTo>
                                <a:pt x="651905" y="464192"/>
                              </a:lnTo>
                              <a:lnTo>
                                <a:pt x="651312" y="465214"/>
                              </a:lnTo>
                              <a:lnTo>
                                <a:pt x="650719" y="466235"/>
                              </a:lnTo>
                              <a:lnTo>
                                <a:pt x="650174" y="467931"/>
                              </a:lnTo>
                              <a:lnTo>
                                <a:pt x="649975" y="469902"/>
                              </a:lnTo>
                              <a:lnTo>
                                <a:pt x="649775" y="471872"/>
                              </a:lnTo>
                              <a:lnTo>
                                <a:pt x="649814" y="474252"/>
                              </a:lnTo>
                              <a:lnTo>
                                <a:pt x="650115" y="477036"/>
                              </a:lnTo>
                              <a:lnTo>
                                <a:pt x="650416" y="479821"/>
                              </a:lnTo>
                              <a:lnTo>
                                <a:pt x="656355" y="499012"/>
                              </a:lnTo>
                              <a:lnTo>
                                <a:pt x="658262" y="503166"/>
                              </a:lnTo>
                              <a:lnTo>
                                <a:pt x="660668" y="507434"/>
                              </a:lnTo>
                              <a:lnTo>
                                <a:pt x="663224" y="511532"/>
                              </a:lnTo>
                              <a:lnTo>
                                <a:pt x="665780" y="515630"/>
                              </a:lnTo>
                              <a:lnTo>
                                <a:pt x="695674" y="546040"/>
                              </a:lnTo>
                              <a:lnTo>
                                <a:pt x="709745" y="554330"/>
                              </a:lnTo>
                              <a:lnTo>
                                <a:pt x="714403" y="556833"/>
                              </a:lnTo>
                              <a:lnTo>
                                <a:pt x="719000" y="559136"/>
                              </a:lnTo>
                              <a:lnTo>
                                <a:pt x="723621" y="561057"/>
                              </a:lnTo>
                              <a:lnTo>
                                <a:pt x="728242" y="562978"/>
                              </a:lnTo>
                              <a:lnTo>
                                <a:pt x="750571" y="568880"/>
                              </a:lnTo>
                              <a:lnTo>
                                <a:pt x="754774" y="569654"/>
                              </a:lnTo>
                              <a:lnTo>
                                <a:pt x="758940" y="570257"/>
                              </a:lnTo>
                              <a:lnTo>
                                <a:pt x="762689" y="570499"/>
                              </a:lnTo>
                              <a:lnTo>
                                <a:pt x="766438" y="570741"/>
                              </a:lnTo>
                              <a:lnTo>
                                <a:pt x="781617" y="569299"/>
                              </a:lnTo>
                              <a:lnTo>
                                <a:pt x="784343" y="568777"/>
                              </a:lnTo>
                              <a:lnTo>
                                <a:pt x="795525" y="563305"/>
                              </a:lnTo>
                              <a:lnTo>
                                <a:pt x="797380" y="561833"/>
                              </a:lnTo>
                              <a:lnTo>
                                <a:pt x="804993" y="552124"/>
                              </a:lnTo>
                              <a:lnTo>
                                <a:pt x="806299" y="549842"/>
                              </a:lnTo>
                              <a:lnTo>
                                <a:pt x="807440" y="547855"/>
                              </a:lnTo>
                              <a:lnTo>
                                <a:pt x="808388" y="544672"/>
                              </a:lnTo>
                              <a:lnTo>
                                <a:pt x="809336" y="541490"/>
                              </a:lnTo>
                              <a:lnTo>
                                <a:pt x="812036" y="513164"/>
                              </a:lnTo>
                              <a:lnTo>
                                <a:pt x="812236" y="505883"/>
                              </a:lnTo>
                              <a:lnTo>
                                <a:pt x="812054" y="497608"/>
                              </a:lnTo>
                              <a:lnTo>
                                <a:pt x="811880" y="489335"/>
                              </a:lnTo>
                              <a:lnTo>
                                <a:pt x="811734" y="483036"/>
                              </a:lnTo>
                              <a:lnTo>
                                <a:pt x="809773" y="444365"/>
                              </a:lnTo>
                              <a:lnTo>
                                <a:pt x="804563" y="401007"/>
                              </a:lnTo>
                              <a:lnTo>
                                <a:pt x="798691" y="360620"/>
                              </a:lnTo>
                              <a:lnTo>
                                <a:pt x="792337" y="321991"/>
                              </a:lnTo>
                              <a:lnTo>
                                <a:pt x="784470" y="277774"/>
                              </a:lnTo>
                              <a:lnTo>
                                <a:pt x="778724" y="246712"/>
                              </a:lnTo>
                              <a:lnTo>
                                <a:pt x="775904" y="231460"/>
                              </a:lnTo>
                              <a:lnTo>
                                <a:pt x="767439" y="186777"/>
                              </a:lnTo>
                              <a:lnTo>
                                <a:pt x="759071" y="146679"/>
                              </a:lnTo>
                              <a:lnTo>
                                <a:pt x="748884" y="101377"/>
                              </a:lnTo>
                              <a:lnTo>
                                <a:pt x="738164" y="58255"/>
                              </a:lnTo>
                              <a:lnTo>
                                <a:pt x="733158" y="41285"/>
                              </a:lnTo>
                              <a:lnTo>
                                <a:pt x="731122" y="34605"/>
                              </a:lnTo>
                              <a:lnTo>
                                <a:pt x="729086" y="27926"/>
                              </a:lnTo>
                              <a:lnTo>
                                <a:pt x="727506" y="22586"/>
                              </a:lnTo>
                              <a:lnTo>
                                <a:pt x="725950" y="18178"/>
                              </a:lnTo>
                              <a:lnTo>
                                <a:pt x="724393" y="13771"/>
                              </a:lnTo>
                              <a:lnTo>
                                <a:pt x="722970" y="10814"/>
                              </a:lnTo>
                              <a:lnTo>
                                <a:pt x="721783" y="8156"/>
                              </a:lnTo>
                              <a:lnTo>
                                <a:pt x="720596" y="5499"/>
                              </a:lnTo>
                              <a:lnTo>
                                <a:pt x="719762" y="3562"/>
                              </a:lnTo>
                              <a:lnTo>
                                <a:pt x="718826" y="2231"/>
                              </a:lnTo>
                              <a:lnTo>
                                <a:pt x="717891" y="900"/>
                              </a:lnTo>
                              <a:lnTo>
                                <a:pt x="716954" y="342"/>
                              </a:lnTo>
                              <a:lnTo>
                                <a:pt x="716168" y="171"/>
                              </a:lnTo>
                              <a:lnTo>
                                <a:pt x="715382" y="0"/>
                              </a:lnTo>
                              <a:lnTo>
                                <a:pt x="714689" y="496"/>
                              </a:lnTo>
                              <a:lnTo>
                                <a:pt x="714111" y="1203"/>
                              </a:lnTo>
                              <a:lnTo>
                                <a:pt x="713534" y="1910"/>
                              </a:lnTo>
                              <a:lnTo>
                                <a:pt x="711353" y="20232"/>
                              </a:lnTo>
                              <a:lnTo>
                                <a:pt x="711193" y="24661"/>
                              </a:lnTo>
                              <a:lnTo>
                                <a:pt x="711311" y="29460"/>
                              </a:lnTo>
                              <a:lnTo>
                                <a:pt x="711429" y="34259"/>
                              </a:lnTo>
                              <a:lnTo>
                                <a:pt x="711814" y="39792"/>
                              </a:lnTo>
                              <a:lnTo>
                                <a:pt x="712152" y="45750"/>
                              </a:lnTo>
                              <a:lnTo>
                                <a:pt x="712489" y="51709"/>
                              </a:lnTo>
                              <a:lnTo>
                                <a:pt x="712677" y="58337"/>
                              </a:lnTo>
                              <a:lnTo>
                                <a:pt x="713337" y="65211"/>
                              </a:lnTo>
                              <a:lnTo>
                                <a:pt x="720019" y="111100"/>
                              </a:lnTo>
                              <a:lnTo>
                                <a:pt x="728726" y="149352"/>
                              </a:lnTo>
                              <a:lnTo>
                                <a:pt x="740397" y="189931"/>
                              </a:lnTo>
                              <a:lnTo>
                                <a:pt x="753909" y="232021"/>
                              </a:lnTo>
                              <a:lnTo>
                                <a:pt x="766499" y="268385"/>
                              </a:lnTo>
                              <a:lnTo>
                                <a:pt x="780936" y="305664"/>
                              </a:lnTo>
                              <a:lnTo>
                                <a:pt x="783908" y="313166"/>
                              </a:lnTo>
                              <a:lnTo>
                                <a:pt x="798723" y="349748"/>
                              </a:lnTo>
                              <a:lnTo>
                                <a:pt x="804487" y="363470"/>
                              </a:lnTo>
                              <a:lnTo>
                                <a:pt x="807258" y="370043"/>
                              </a:lnTo>
                              <a:lnTo>
                                <a:pt x="825309" y="407858"/>
                              </a:lnTo>
                              <a:lnTo>
                                <a:pt x="846535" y="442553"/>
                              </a:lnTo>
                              <a:lnTo>
                                <a:pt x="855734" y="454832"/>
                              </a:lnTo>
                              <a:lnTo>
                                <a:pt x="860215" y="460701"/>
                              </a:lnTo>
                              <a:lnTo>
                                <a:pt x="880371" y="482784"/>
                              </a:lnTo>
                              <a:lnTo>
                                <a:pt x="883861" y="486181"/>
                              </a:lnTo>
                              <a:lnTo>
                                <a:pt x="886988" y="488987"/>
                              </a:lnTo>
                              <a:lnTo>
                                <a:pt x="889847" y="491311"/>
                              </a:lnTo>
                              <a:lnTo>
                                <a:pt x="892706" y="493634"/>
                              </a:lnTo>
                              <a:lnTo>
                                <a:pt x="895199" y="495333"/>
                              </a:lnTo>
                              <a:lnTo>
                                <a:pt x="897526" y="496724"/>
                              </a:lnTo>
                              <a:lnTo>
                                <a:pt x="899854" y="498116"/>
                              </a:lnTo>
                              <a:lnTo>
                                <a:pt x="910821" y="500946"/>
                              </a:lnTo>
                              <a:lnTo>
                                <a:pt x="912493" y="500677"/>
                              </a:lnTo>
                              <a:lnTo>
                                <a:pt x="913895" y="500177"/>
                              </a:lnTo>
                              <a:lnTo>
                                <a:pt x="915298" y="499677"/>
                              </a:lnTo>
                              <a:lnTo>
                                <a:pt x="928103" y="469800"/>
                              </a:lnTo>
                              <a:lnTo>
                                <a:pt x="928717" y="466091"/>
                              </a:lnTo>
                              <a:lnTo>
                                <a:pt x="929364" y="461578"/>
                              </a:lnTo>
                              <a:lnTo>
                                <a:pt x="929654" y="457491"/>
                              </a:lnTo>
                              <a:lnTo>
                                <a:pt x="929943" y="453405"/>
                              </a:lnTo>
                              <a:lnTo>
                                <a:pt x="930033" y="449672"/>
                              </a:lnTo>
                              <a:lnTo>
                                <a:pt x="929841" y="445282"/>
                              </a:lnTo>
                              <a:lnTo>
                                <a:pt x="929650" y="440893"/>
                              </a:lnTo>
                              <a:lnTo>
                                <a:pt x="929041" y="435757"/>
                              </a:lnTo>
                              <a:lnTo>
                                <a:pt x="928506" y="431151"/>
                              </a:lnTo>
                              <a:lnTo>
                                <a:pt x="927972" y="426546"/>
                              </a:lnTo>
                              <a:lnTo>
                                <a:pt x="927252" y="421850"/>
                              </a:lnTo>
                              <a:lnTo>
                                <a:pt x="926637" y="417651"/>
                              </a:lnTo>
                              <a:lnTo>
                                <a:pt x="926022" y="413451"/>
                              </a:lnTo>
                              <a:lnTo>
                                <a:pt x="925504" y="409370"/>
                              </a:lnTo>
                              <a:lnTo>
                                <a:pt x="924818" y="405952"/>
                              </a:lnTo>
                              <a:lnTo>
                                <a:pt x="924133" y="402534"/>
                              </a:lnTo>
                              <a:lnTo>
                                <a:pt x="923398" y="399588"/>
                              </a:lnTo>
                              <a:lnTo>
                                <a:pt x="922524" y="397143"/>
                              </a:lnTo>
                              <a:lnTo>
                                <a:pt x="921650" y="394696"/>
                              </a:lnTo>
                              <a:lnTo>
                                <a:pt x="920528" y="392684"/>
                              </a:lnTo>
                              <a:lnTo>
                                <a:pt x="919573" y="391275"/>
                              </a:lnTo>
                              <a:lnTo>
                                <a:pt x="918618" y="389866"/>
                              </a:lnTo>
                              <a:lnTo>
                                <a:pt x="917628" y="389067"/>
                              </a:lnTo>
                              <a:lnTo>
                                <a:pt x="916795" y="388686"/>
                              </a:lnTo>
                              <a:lnTo>
                                <a:pt x="915962" y="388304"/>
                              </a:lnTo>
                              <a:lnTo>
                                <a:pt x="915341" y="388518"/>
                              </a:lnTo>
                              <a:lnTo>
                                <a:pt x="914576" y="388986"/>
                              </a:lnTo>
                              <a:lnTo>
                                <a:pt x="913810" y="389452"/>
                              </a:lnTo>
                              <a:lnTo>
                                <a:pt x="912940" y="390407"/>
                              </a:lnTo>
                              <a:lnTo>
                                <a:pt x="912203" y="391489"/>
                              </a:lnTo>
                              <a:lnTo>
                                <a:pt x="911467" y="392570"/>
                              </a:lnTo>
                              <a:lnTo>
                                <a:pt x="908624" y="400340"/>
                              </a:lnTo>
                              <a:lnTo>
                                <a:pt x="908198" y="402031"/>
                              </a:lnTo>
                              <a:lnTo>
                                <a:pt x="907738" y="403707"/>
                              </a:lnTo>
                              <a:lnTo>
                                <a:pt x="907606" y="405624"/>
                              </a:lnTo>
                              <a:lnTo>
                                <a:pt x="907473" y="407540"/>
                              </a:lnTo>
                              <a:lnTo>
                                <a:pt x="907657" y="409595"/>
                              </a:lnTo>
                              <a:lnTo>
                                <a:pt x="907829" y="411837"/>
                              </a:lnTo>
                              <a:lnTo>
                                <a:pt x="908000" y="414080"/>
                              </a:lnTo>
                              <a:lnTo>
                                <a:pt x="908340" y="416651"/>
                              </a:lnTo>
                              <a:lnTo>
                                <a:pt x="908634" y="419080"/>
                              </a:lnTo>
                              <a:lnTo>
                                <a:pt x="908928" y="421510"/>
                              </a:lnTo>
                              <a:lnTo>
                                <a:pt x="909154" y="423901"/>
                              </a:lnTo>
                              <a:lnTo>
                                <a:pt x="909594" y="426415"/>
                              </a:lnTo>
                              <a:lnTo>
                                <a:pt x="910035" y="428931"/>
                              </a:lnTo>
                              <a:lnTo>
                                <a:pt x="910569" y="431500"/>
                              </a:lnTo>
                              <a:lnTo>
                                <a:pt x="911278" y="434169"/>
                              </a:lnTo>
                              <a:lnTo>
                                <a:pt x="911986" y="436839"/>
                              </a:lnTo>
                              <a:lnTo>
                                <a:pt x="912854" y="439601"/>
                              </a:lnTo>
                              <a:lnTo>
                                <a:pt x="913846" y="442434"/>
                              </a:lnTo>
                              <a:lnTo>
                                <a:pt x="914838" y="445266"/>
                              </a:lnTo>
                              <a:lnTo>
                                <a:pt x="915725" y="447925"/>
                              </a:lnTo>
                              <a:lnTo>
                                <a:pt x="917230" y="451167"/>
                              </a:lnTo>
                              <a:lnTo>
                                <a:pt x="918735" y="454410"/>
                              </a:lnTo>
                              <a:lnTo>
                                <a:pt x="920831" y="458184"/>
                              </a:lnTo>
                              <a:lnTo>
                                <a:pt x="922876" y="461889"/>
                              </a:lnTo>
                              <a:lnTo>
                                <a:pt x="924921" y="465595"/>
                              </a:lnTo>
                              <a:lnTo>
                                <a:pt x="927130" y="469690"/>
                              </a:lnTo>
                              <a:lnTo>
                                <a:pt x="929502" y="473402"/>
                              </a:lnTo>
                              <a:lnTo>
                                <a:pt x="931875" y="477115"/>
                              </a:lnTo>
                              <a:lnTo>
                                <a:pt x="934439" y="480674"/>
                              </a:lnTo>
                              <a:lnTo>
                                <a:pt x="937111" y="484163"/>
                              </a:lnTo>
                              <a:lnTo>
                                <a:pt x="939784" y="487653"/>
                              </a:lnTo>
                              <a:lnTo>
                                <a:pt x="942765" y="491149"/>
                              </a:lnTo>
                              <a:lnTo>
                                <a:pt x="945538" y="494338"/>
                              </a:lnTo>
                              <a:lnTo>
                                <a:pt x="948311" y="497527"/>
                              </a:lnTo>
                              <a:lnTo>
                                <a:pt x="950993" y="500533"/>
                              </a:lnTo>
                              <a:lnTo>
                                <a:pt x="953750" y="503299"/>
                              </a:lnTo>
                              <a:lnTo>
                                <a:pt x="956507" y="506066"/>
                              </a:lnTo>
                              <a:lnTo>
                                <a:pt x="959394" y="508585"/>
                              </a:lnTo>
                              <a:lnTo>
                                <a:pt x="962078" y="510940"/>
                              </a:lnTo>
                              <a:lnTo>
                                <a:pt x="964763" y="513295"/>
                              </a:lnTo>
                              <a:lnTo>
                                <a:pt x="967396" y="515413"/>
                              </a:lnTo>
                              <a:lnTo>
                                <a:pt x="969858" y="517431"/>
                              </a:lnTo>
                              <a:lnTo>
                                <a:pt x="972320" y="519451"/>
                              </a:lnTo>
                              <a:lnTo>
                                <a:pt x="974514" y="521412"/>
                              </a:lnTo>
                              <a:lnTo>
                                <a:pt x="976851" y="523054"/>
                              </a:lnTo>
                              <a:lnTo>
                                <a:pt x="1002367" y="532497"/>
                              </a:lnTo>
                              <a:lnTo>
                                <a:pt x="1004189" y="532657"/>
                              </a:lnTo>
                              <a:lnTo>
                                <a:pt x="1006061" y="532816"/>
                              </a:lnTo>
                              <a:lnTo>
                                <a:pt x="1007634" y="532694"/>
                              </a:lnTo>
                              <a:lnTo>
                                <a:pt x="1009207" y="532572"/>
                              </a:lnTo>
                              <a:lnTo>
                                <a:pt x="1010490" y="532277"/>
                              </a:lnTo>
                              <a:lnTo>
                                <a:pt x="1011807" y="531765"/>
                              </a:lnTo>
                              <a:lnTo>
                                <a:pt x="1013123" y="531253"/>
                              </a:lnTo>
                              <a:lnTo>
                                <a:pt x="1014298" y="530646"/>
                              </a:lnTo>
                              <a:lnTo>
                                <a:pt x="1015532" y="529621"/>
                              </a:lnTo>
                              <a:lnTo>
                                <a:pt x="1016766" y="528597"/>
                              </a:lnTo>
                              <a:lnTo>
                                <a:pt x="1018092" y="527128"/>
                              </a:lnTo>
                              <a:lnTo>
                                <a:pt x="1019210" y="525616"/>
                              </a:lnTo>
                              <a:lnTo>
                                <a:pt x="1020328" y="524105"/>
                              </a:lnTo>
                              <a:lnTo>
                                <a:pt x="1021235" y="522320"/>
                              </a:lnTo>
                              <a:lnTo>
                                <a:pt x="1022240" y="520551"/>
                              </a:lnTo>
                              <a:lnTo>
                                <a:pt x="1023244" y="518783"/>
                              </a:lnTo>
                              <a:lnTo>
                                <a:pt x="1024327" y="517008"/>
                              </a:lnTo>
                              <a:lnTo>
                                <a:pt x="1025239" y="515008"/>
                              </a:lnTo>
                              <a:lnTo>
                                <a:pt x="1026151" y="513007"/>
                              </a:lnTo>
                              <a:lnTo>
                                <a:pt x="1027002" y="510730"/>
                              </a:lnTo>
                              <a:lnTo>
                                <a:pt x="1027714" y="508548"/>
                              </a:lnTo>
                              <a:lnTo>
                                <a:pt x="1028425" y="506366"/>
                              </a:lnTo>
                              <a:lnTo>
                                <a:pt x="1031278" y="486823"/>
                              </a:lnTo>
                              <a:lnTo>
                                <a:pt x="1031426" y="484091"/>
                              </a:lnTo>
                              <a:lnTo>
                                <a:pt x="1031491" y="481232"/>
                              </a:lnTo>
                              <a:lnTo>
                                <a:pt x="1031540" y="478315"/>
                              </a:lnTo>
                              <a:lnTo>
                                <a:pt x="1031590" y="475398"/>
                              </a:lnTo>
                              <a:lnTo>
                                <a:pt x="1031718" y="472377"/>
                              </a:lnTo>
                              <a:lnTo>
                                <a:pt x="1031575" y="469324"/>
                              </a:lnTo>
                              <a:lnTo>
                                <a:pt x="1031432" y="466272"/>
                              </a:lnTo>
                              <a:lnTo>
                                <a:pt x="1031031" y="463143"/>
                              </a:lnTo>
                              <a:lnTo>
                                <a:pt x="1030680" y="460001"/>
                              </a:lnTo>
                              <a:lnTo>
                                <a:pt x="1030330" y="456860"/>
                              </a:lnTo>
                              <a:lnTo>
                                <a:pt x="1030003" y="453804"/>
                              </a:lnTo>
                              <a:lnTo>
                                <a:pt x="1029473" y="450477"/>
                              </a:lnTo>
                              <a:lnTo>
                                <a:pt x="1028944" y="447151"/>
                              </a:lnTo>
                              <a:lnTo>
                                <a:pt x="1028304" y="443572"/>
                              </a:lnTo>
                              <a:lnTo>
                                <a:pt x="1027506" y="440044"/>
                              </a:lnTo>
                              <a:lnTo>
                                <a:pt x="1026707" y="436516"/>
                              </a:lnTo>
                              <a:lnTo>
                                <a:pt x="1025615" y="432744"/>
                              </a:lnTo>
                              <a:lnTo>
                                <a:pt x="1024683" y="429311"/>
                              </a:lnTo>
                              <a:lnTo>
                                <a:pt x="1023750" y="425877"/>
                              </a:lnTo>
                              <a:lnTo>
                                <a:pt x="1022887" y="422649"/>
                              </a:lnTo>
                              <a:lnTo>
                                <a:pt x="1021912" y="419441"/>
                              </a:lnTo>
                              <a:lnTo>
                                <a:pt x="1020936" y="416233"/>
                              </a:lnTo>
                              <a:lnTo>
                                <a:pt x="1019930" y="413017"/>
                              </a:lnTo>
                              <a:lnTo>
                                <a:pt x="1018828" y="410063"/>
                              </a:lnTo>
                              <a:lnTo>
                                <a:pt x="1017727" y="407108"/>
                              </a:lnTo>
                              <a:lnTo>
                                <a:pt x="1007038" y="388249"/>
                              </a:lnTo>
                              <a:lnTo>
                                <a:pt x="1005559" y="386291"/>
                              </a:lnTo>
                              <a:lnTo>
                                <a:pt x="1004023" y="384499"/>
                              </a:lnTo>
                              <a:lnTo>
                                <a:pt x="1002475" y="382747"/>
                              </a:lnTo>
                              <a:lnTo>
                                <a:pt x="1000928" y="380996"/>
                              </a:lnTo>
                              <a:lnTo>
                                <a:pt x="993752" y="374648"/>
                              </a:lnTo>
                              <a:lnTo>
                                <a:pt x="992457" y="373863"/>
                              </a:lnTo>
                              <a:lnTo>
                                <a:pt x="991113" y="373267"/>
                              </a:lnTo>
                              <a:lnTo>
                                <a:pt x="989983" y="373033"/>
                              </a:lnTo>
                              <a:lnTo>
                                <a:pt x="988853" y="372798"/>
                              </a:lnTo>
                              <a:lnTo>
                                <a:pt x="987827" y="372891"/>
                              </a:lnTo>
                              <a:lnTo>
                                <a:pt x="986971" y="373242"/>
                              </a:lnTo>
                              <a:lnTo>
                                <a:pt x="986115" y="373593"/>
                              </a:lnTo>
                              <a:lnTo>
                                <a:pt x="985422" y="373879"/>
                              </a:lnTo>
                              <a:lnTo>
                                <a:pt x="984849" y="375138"/>
                              </a:lnTo>
                              <a:lnTo>
                                <a:pt x="984276" y="376396"/>
                              </a:lnTo>
                              <a:lnTo>
                                <a:pt x="983732" y="378484"/>
                              </a:lnTo>
                              <a:lnTo>
                                <a:pt x="983533" y="380793"/>
                              </a:lnTo>
                              <a:lnTo>
                                <a:pt x="983334" y="383100"/>
                              </a:lnTo>
                              <a:lnTo>
                                <a:pt x="983497" y="386005"/>
                              </a:lnTo>
                              <a:lnTo>
                                <a:pt x="983653" y="388985"/>
                              </a:lnTo>
                              <a:lnTo>
                                <a:pt x="983810" y="391965"/>
                              </a:lnTo>
                              <a:lnTo>
                                <a:pt x="984029" y="395323"/>
                              </a:lnTo>
                              <a:lnTo>
                                <a:pt x="984471" y="398673"/>
                              </a:lnTo>
                              <a:lnTo>
                                <a:pt x="984914" y="402022"/>
                              </a:lnTo>
                              <a:lnTo>
                                <a:pt x="985528" y="405441"/>
                              </a:lnTo>
                              <a:lnTo>
                                <a:pt x="992827" y="432122"/>
                              </a:lnTo>
                              <a:lnTo>
                                <a:pt x="994287" y="436085"/>
                              </a:lnTo>
                              <a:lnTo>
                                <a:pt x="1010347" y="468562"/>
                              </a:lnTo>
                              <a:lnTo>
                                <a:pt x="1012742" y="472606"/>
                              </a:lnTo>
                              <a:lnTo>
                                <a:pt x="1015326" y="476505"/>
                              </a:lnTo>
                              <a:lnTo>
                                <a:pt x="1018015" y="480535"/>
                              </a:lnTo>
                              <a:lnTo>
                                <a:pt x="1020704" y="484564"/>
                              </a:lnTo>
                              <a:lnTo>
                                <a:pt x="1038467" y="508336"/>
                              </a:lnTo>
                              <a:lnTo>
                                <a:pt x="1041004" y="511611"/>
                              </a:lnTo>
                              <a:lnTo>
                                <a:pt x="1044132" y="515101"/>
                              </a:lnTo>
                              <a:lnTo>
                                <a:pt x="1047260" y="518590"/>
                              </a:lnTo>
                              <a:lnTo>
                                <a:pt x="1050795" y="522096"/>
                              </a:lnTo>
                              <a:lnTo>
                                <a:pt x="1054294" y="525548"/>
                              </a:lnTo>
                              <a:lnTo>
                                <a:pt x="1057794" y="529001"/>
                              </a:lnTo>
                              <a:lnTo>
                                <a:pt x="1061497" y="532565"/>
                              </a:lnTo>
                              <a:lnTo>
                                <a:pt x="1065127" y="535817"/>
                              </a:lnTo>
                              <a:lnTo>
                                <a:pt x="1068756" y="539070"/>
                              </a:lnTo>
                              <a:lnTo>
                                <a:pt x="1072454" y="542328"/>
                              </a:lnTo>
                              <a:lnTo>
                                <a:pt x="1076072" y="545062"/>
                              </a:lnTo>
                              <a:lnTo>
                                <a:pt x="1079689" y="547796"/>
                              </a:lnTo>
                              <a:lnTo>
                                <a:pt x="1083430" y="550211"/>
                              </a:lnTo>
                              <a:lnTo>
                                <a:pt x="1086831" y="552221"/>
                              </a:lnTo>
                              <a:lnTo>
                                <a:pt x="1090232" y="554231"/>
                              </a:lnTo>
                              <a:lnTo>
                                <a:pt x="1093359" y="555815"/>
                              </a:lnTo>
                              <a:lnTo>
                                <a:pt x="1096479" y="557121"/>
                              </a:lnTo>
                              <a:lnTo>
                                <a:pt x="1099599" y="558428"/>
                              </a:lnTo>
                              <a:lnTo>
                                <a:pt x="1102696" y="559327"/>
                              </a:lnTo>
                              <a:lnTo>
                                <a:pt x="1105550" y="560059"/>
                              </a:lnTo>
                              <a:lnTo>
                                <a:pt x="1108403" y="560792"/>
                              </a:lnTo>
                              <a:lnTo>
                                <a:pt x="1111230" y="561330"/>
                              </a:lnTo>
                              <a:lnTo>
                                <a:pt x="1113600" y="561516"/>
                              </a:lnTo>
                              <a:lnTo>
                                <a:pt x="1115970" y="561702"/>
                              </a:lnTo>
                              <a:lnTo>
                                <a:pt x="1117910" y="561564"/>
                              </a:lnTo>
                              <a:lnTo>
                                <a:pt x="1119771" y="561175"/>
                              </a:lnTo>
                              <a:lnTo>
                                <a:pt x="1121631" y="560787"/>
                              </a:lnTo>
                              <a:lnTo>
                                <a:pt x="1123339" y="560064"/>
                              </a:lnTo>
                              <a:lnTo>
                                <a:pt x="1124763" y="559184"/>
                              </a:lnTo>
                              <a:lnTo>
                                <a:pt x="1126187" y="558304"/>
                              </a:lnTo>
                              <a:lnTo>
                                <a:pt x="1127353" y="557277"/>
                              </a:lnTo>
                              <a:lnTo>
                                <a:pt x="1128317" y="555897"/>
                              </a:lnTo>
                              <a:lnTo>
                                <a:pt x="1129281" y="554516"/>
                              </a:lnTo>
                              <a:lnTo>
                                <a:pt x="1129978" y="552701"/>
                              </a:lnTo>
                              <a:lnTo>
                                <a:pt x="1132287" y="535795"/>
                              </a:lnTo>
                              <a:lnTo>
                                <a:pt x="1132260" y="533289"/>
                              </a:lnTo>
                              <a:lnTo>
                                <a:pt x="1132231" y="530417"/>
                              </a:lnTo>
                              <a:lnTo>
                                <a:pt x="1132203" y="527545"/>
                              </a:lnTo>
                              <a:lnTo>
                                <a:pt x="1132247" y="524279"/>
                              </a:lnTo>
                              <a:lnTo>
                                <a:pt x="1132033" y="521007"/>
                              </a:lnTo>
                              <a:lnTo>
                                <a:pt x="1131819" y="517735"/>
                              </a:lnTo>
                              <a:lnTo>
                                <a:pt x="1131351" y="514240"/>
                              </a:lnTo>
                              <a:lnTo>
                                <a:pt x="1130946" y="510785"/>
                              </a:lnTo>
                              <a:lnTo>
                                <a:pt x="1130540" y="507330"/>
                              </a:lnTo>
                              <a:lnTo>
                                <a:pt x="1130167" y="503774"/>
                              </a:lnTo>
                              <a:lnTo>
                                <a:pt x="1129600" y="500275"/>
                              </a:lnTo>
                              <a:lnTo>
                                <a:pt x="1129033" y="496775"/>
                              </a:lnTo>
                              <a:lnTo>
                                <a:pt x="1128230" y="493390"/>
                              </a:lnTo>
                              <a:lnTo>
                                <a:pt x="1127543" y="489788"/>
                              </a:lnTo>
                              <a:lnTo>
                                <a:pt x="1126857" y="486188"/>
                              </a:lnTo>
                              <a:lnTo>
                                <a:pt x="1126245" y="482382"/>
                              </a:lnTo>
                              <a:lnTo>
                                <a:pt x="1125481" y="478668"/>
                              </a:lnTo>
                              <a:lnTo>
                                <a:pt x="1124717" y="474953"/>
                              </a:lnTo>
                              <a:lnTo>
                                <a:pt x="1123765" y="471181"/>
                              </a:lnTo>
                              <a:lnTo>
                                <a:pt x="1122957" y="467501"/>
                              </a:lnTo>
                              <a:lnTo>
                                <a:pt x="1122149" y="463822"/>
                              </a:lnTo>
                              <a:lnTo>
                                <a:pt x="1121459" y="460167"/>
                              </a:lnTo>
                              <a:lnTo>
                                <a:pt x="1120631" y="456590"/>
                              </a:lnTo>
                              <a:lnTo>
                                <a:pt x="1119803" y="453014"/>
                              </a:lnTo>
                              <a:lnTo>
                                <a:pt x="1118822" y="449500"/>
                              </a:lnTo>
                              <a:lnTo>
                                <a:pt x="1117990" y="446044"/>
                              </a:lnTo>
                              <a:lnTo>
                                <a:pt x="1117158" y="442587"/>
                              </a:lnTo>
                              <a:lnTo>
                                <a:pt x="1116332" y="439201"/>
                              </a:lnTo>
                              <a:lnTo>
                                <a:pt x="1115640" y="435852"/>
                              </a:lnTo>
                              <a:lnTo>
                                <a:pt x="1114948" y="432503"/>
                              </a:lnTo>
                              <a:lnTo>
                                <a:pt x="1114476" y="429217"/>
                              </a:lnTo>
                              <a:lnTo>
                                <a:pt x="1113836" y="425952"/>
                              </a:lnTo>
                              <a:lnTo>
                                <a:pt x="1113196" y="422686"/>
                              </a:lnTo>
                              <a:lnTo>
                                <a:pt x="1112441" y="419468"/>
                              </a:lnTo>
                              <a:lnTo>
                                <a:pt x="1111801" y="416261"/>
                              </a:lnTo>
                              <a:lnTo>
                                <a:pt x="1106988" y="378649"/>
                              </a:lnTo>
                              <a:lnTo>
                                <a:pt x="1106780" y="376230"/>
                              </a:lnTo>
                              <a:lnTo>
                                <a:pt x="1106856" y="374452"/>
                              </a:lnTo>
                              <a:lnTo>
                                <a:pt x="1106933" y="372674"/>
                              </a:lnTo>
                              <a:lnTo>
                                <a:pt x="1107145" y="371252"/>
                              </a:lnTo>
                              <a:lnTo>
                                <a:pt x="1107586" y="370333"/>
                              </a:lnTo>
                              <a:lnTo>
                                <a:pt x="1108026" y="369414"/>
                              </a:lnTo>
                              <a:lnTo>
                                <a:pt x="1108817" y="369003"/>
                              </a:lnTo>
                              <a:lnTo>
                                <a:pt x="1109500" y="368940"/>
                              </a:lnTo>
                              <a:lnTo>
                                <a:pt x="1110182" y="368877"/>
                              </a:lnTo>
                              <a:lnTo>
                                <a:pt x="1110858" y="369310"/>
                              </a:lnTo>
                              <a:lnTo>
                                <a:pt x="1111680" y="369956"/>
                              </a:lnTo>
                              <a:lnTo>
                                <a:pt x="1112503" y="370602"/>
                              </a:lnTo>
                              <a:lnTo>
                                <a:pt x="1113411" y="371654"/>
                              </a:lnTo>
                              <a:lnTo>
                                <a:pt x="1114433" y="372813"/>
                              </a:lnTo>
                              <a:lnTo>
                                <a:pt x="1115456" y="373974"/>
                              </a:lnTo>
                              <a:lnTo>
                                <a:pt x="1116596" y="375291"/>
                              </a:lnTo>
                              <a:lnTo>
                                <a:pt x="1117814" y="376916"/>
                              </a:lnTo>
                              <a:lnTo>
                                <a:pt x="1119033" y="378541"/>
                              </a:lnTo>
                              <a:lnTo>
                                <a:pt x="1120500" y="380576"/>
                              </a:lnTo>
                              <a:lnTo>
                                <a:pt x="1121744" y="382562"/>
                              </a:lnTo>
                              <a:lnTo>
                                <a:pt x="1122988" y="384548"/>
                              </a:lnTo>
                              <a:lnTo>
                                <a:pt x="1124099" y="386732"/>
                              </a:lnTo>
                              <a:lnTo>
                                <a:pt x="1125280" y="388830"/>
                              </a:lnTo>
                              <a:lnTo>
                                <a:pt x="1126461" y="390929"/>
                              </a:lnTo>
                              <a:lnTo>
                                <a:pt x="1127745" y="393086"/>
                              </a:lnTo>
                              <a:lnTo>
                                <a:pt x="1128828" y="395154"/>
                              </a:lnTo>
                              <a:lnTo>
                                <a:pt x="1129911" y="397222"/>
                              </a:lnTo>
                              <a:lnTo>
                                <a:pt x="1130793" y="399132"/>
                              </a:lnTo>
                              <a:lnTo>
                                <a:pt x="1131778" y="401239"/>
                              </a:lnTo>
                              <a:lnTo>
                                <a:pt x="1132763" y="403345"/>
                              </a:lnTo>
                              <a:lnTo>
                                <a:pt x="1133834" y="405618"/>
                              </a:lnTo>
                              <a:lnTo>
                                <a:pt x="1134738" y="407790"/>
                              </a:lnTo>
                              <a:lnTo>
                                <a:pt x="1135642" y="409962"/>
                              </a:lnTo>
                              <a:lnTo>
                                <a:pt x="1136355" y="412164"/>
                              </a:lnTo>
                              <a:lnTo>
                                <a:pt x="1137199" y="414270"/>
                              </a:lnTo>
                              <a:lnTo>
                                <a:pt x="1138044" y="416375"/>
                              </a:lnTo>
                              <a:lnTo>
                                <a:pt x="1138862" y="418169"/>
                              </a:lnTo>
                              <a:lnTo>
                                <a:pt x="1139803" y="420422"/>
                              </a:lnTo>
                              <a:lnTo>
                                <a:pt x="1140743" y="422676"/>
                              </a:lnTo>
                              <a:lnTo>
                                <a:pt x="1141745" y="425309"/>
                              </a:lnTo>
                              <a:lnTo>
                                <a:pt x="1142844" y="427794"/>
                              </a:lnTo>
                              <a:lnTo>
                                <a:pt x="1149148" y="440197"/>
                              </a:lnTo>
                              <a:lnTo>
                                <a:pt x="1150411" y="442480"/>
                              </a:lnTo>
                              <a:lnTo>
                                <a:pt x="1151674" y="444763"/>
                              </a:lnTo>
                              <a:lnTo>
                                <a:pt x="1152790" y="446947"/>
                              </a:lnTo>
                              <a:lnTo>
                                <a:pt x="1153974" y="449029"/>
                              </a:lnTo>
                              <a:lnTo>
                                <a:pt x="1155158" y="451112"/>
                              </a:lnTo>
                              <a:lnTo>
                                <a:pt x="1156302" y="453076"/>
                              </a:lnTo>
                              <a:lnTo>
                                <a:pt x="1157515" y="454974"/>
                              </a:lnTo>
                              <a:lnTo>
                                <a:pt x="1158728" y="456872"/>
                              </a:lnTo>
                              <a:lnTo>
                                <a:pt x="1160096" y="458664"/>
                              </a:lnTo>
                              <a:lnTo>
                                <a:pt x="1161252" y="460416"/>
                              </a:lnTo>
                              <a:lnTo>
                                <a:pt x="1162409" y="462170"/>
                              </a:lnTo>
                              <a:lnTo>
                                <a:pt x="1163387" y="463839"/>
                              </a:lnTo>
                              <a:lnTo>
                                <a:pt x="1164453" y="465492"/>
                              </a:lnTo>
                              <a:lnTo>
                                <a:pt x="1165519" y="467144"/>
                              </a:lnTo>
                              <a:lnTo>
                                <a:pt x="1166540" y="468739"/>
                              </a:lnTo>
                              <a:lnTo>
                                <a:pt x="1167650" y="470330"/>
                              </a:lnTo>
                              <a:lnTo>
                                <a:pt x="1168760" y="471921"/>
                              </a:lnTo>
                              <a:lnTo>
                                <a:pt x="1169765" y="473478"/>
                              </a:lnTo>
                              <a:lnTo>
                                <a:pt x="1171112" y="475038"/>
                              </a:lnTo>
                              <a:lnTo>
                                <a:pt x="1172460" y="476598"/>
                              </a:lnTo>
                              <a:lnTo>
                                <a:pt x="1174230" y="478140"/>
                              </a:lnTo>
                              <a:lnTo>
                                <a:pt x="1175738" y="479689"/>
                              </a:lnTo>
                              <a:lnTo>
                                <a:pt x="1177245" y="481238"/>
                              </a:lnTo>
                              <a:lnTo>
                                <a:pt x="1178692" y="482916"/>
                              </a:lnTo>
                              <a:lnTo>
                                <a:pt x="1180158" y="484330"/>
                              </a:lnTo>
                              <a:lnTo>
                                <a:pt x="1195340" y="494658"/>
                              </a:lnTo>
                              <a:lnTo>
                                <a:pt x="1197205" y="495474"/>
                              </a:lnTo>
                              <a:lnTo>
                                <a:pt x="1199102" y="496132"/>
                              </a:lnTo>
                              <a:lnTo>
                                <a:pt x="1200952" y="496676"/>
                              </a:lnTo>
                              <a:lnTo>
                                <a:pt x="1202801" y="497220"/>
                              </a:lnTo>
                              <a:lnTo>
                                <a:pt x="1204639" y="497742"/>
                              </a:lnTo>
                              <a:lnTo>
                                <a:pt x="1206437" y="497923"/>
                              </a:lnTo>
                              <a:lnTo>
                                <a:pt x="1208234" y="498104"/>
                              </a:lnTo>
                              <a:lnTo>
                                <a:pt x="1210000" y="497929"/>
                              </a:lnTo>
                              <a:lnTo>
                                <a:pt x="1211736" y="497763"/>
                              </a:lnTo>
                              <a:lnTo>
                                <a:pt x="1213471" y="497597"/>
                              </a:lnTo>
                              <a:lnTo>
                                <a:pt x="1215170" y="497373"/>
                              </a:lnTo>
                              <a:lnTo>
                                <a:pt x="1216850" y="496927"/>
                              </a:lnTo>
                              <a:lnTo>
                                <a:pt x="1218529" y="496480"/>
                              </a:lnTo>
                              <a:lnTo>
                                <a:pt x="1220177" y="495730"/>
                              </a:lnTo>
                              <a:lnTo>
                                <a:pt x="1221812" y="495085"/>
                              </a:lnTo>
                              <a:lnTo>
                                <a:pt x="1223448" y="494439"/>
                              </a:lnTo>
                              <a:lnTo>
                                <a:pt x="1225194" y="493824"/>
                              </a:lnTo>
                              <a:lnTo>
                                <a:pt x="1226665" y="493053"/>
                              </a:lnTo>
                              <a:lnTo>
                                <a:pt x="1228136" y="492283"/>
                              </a:lnTo>
                              <a:lnTo>
                                <a:pt x="1229364" y="491300"/>
                              </a:lnTo>
                              <a:lnTo>
                                <a:pt x="1230638" y="490463"/>
                              </a:lnTo>
                              <a:lnTo>
                                <a:pt x="1231911" y="489626"/>
                              </a:lnTo>
                              <a:lnTo>
                                <a:pt x="1233077" y="488895"/>
                              </a:lnTo>
                              <a:lnTo>
                                <a:pt x="1234305" y="488032"/>
                              </a:lnTo>
                              <a:lnTo>
                                <a:pt x="1235533" y="487171"/>
                              </a:lnTo>
                              <a:lnTo>
                                <a:pt x="1236874" y="486286"/>
                              </a:lnTo>
                              <a:lnTo>
                                <a:pt x="1238005" y="485287"/>
                              </a:lnTo>
                              <a:lnTo>
                                <a:pt x="1239136" y="484289"/>
                              </a:lnTo>
                              <a:lnTo>
                                <a:pt x="1240067" y="483207"/>
                              </a:lnTo>
                              <a:lnTo>
                                <a:pt x="1241093" y="482040"/>
                              </a:lnTo>
                              <a:lnTo>
                                <a:pt x="1242119" y="480873"/>
                              </a:lnTo>
                              <a:lnTo>
                                <a:pt x="1243091" y="479607"/>
                              </a:lnTo>
                              <a:lnTo>
                                <a:pt x="1244159" y="478285"/>
                              </a:lnTo>
                              <a:lnTo>
                                <a:pt x="1245228" y="476963"/>
                              </a:lnTo>
                              <a:lnTo>
                                <a:pt x="1246325" y="475550"/>
                              </a:lnTo>
                              <a:lnTo>
                                <a:pt x="1247503" y="474105"/>
                              </a:lnTo>
                              <a:lnTo>
                                <a:pt x="1248682" y="472660"/>
                              </a:lnTo>
                              <a:lnTo>
                                <a:pt x="1250060" y="471144"/>
                              </a:lnTo>
                              <a:lnTo>
                                <a:pt x="1251227" y="469613"/>
                              </a:lnTo>
                              <a:lnTo>
                                <a:pt x="1252395" y="468082"/>
                              </a:lnTo>
                              <a:lnTo>
                                <a:pt x="1253410" y="466503"/>
                              </a:lnTo>
                              <a:lnTo>
                                <a:pt x="1254508" y="464919"/>
                              </a:lnTo>
                              <a:lnTo>
                                <a:pt x="1255607" y="463336"/>
                              </a:lnTo>
                              <a:lnTo>
                                <a:pt x="1256807" y="461858"/>
                              </a:lnTo>
                              <a:lnTo>
                                <a:pt x="1257819" y="460113"/>
                              </a:lnTo>
                              <a:lnTo>
                                <a:pt x="1261914" y="450477"/>
                              </a:lnTo>
                              <a:lnTo>
                                <a:pt x="1262603" y="448508"/>
                              </a:lnTo>
                              <a:lnTo>
                                <a:pt x="1263292" y="446537"/>
                              </a:lnTo>
                              <a:lnTo>
                                <a:pt x="1264064" y="444687"/>
                              </a:lnTo>
                              <a:lnTo>
                                <a:pt x="1264717" y="442629"/>
                              </a:lnTo>
                              <a:lnTo>
                                <a:pt x="1267858" y="429690"/>
                              </a:lnTo>
                              <a:lnTo>
                                <a:pt x="1268229" y="427581"/>
                              </a:lnTo>
                              <a:lnTo>
                                <a:pt x="1268509" y="425639"/>
                              </a:lnTo>
                              <a:lnTo>
                                <a:pt x="1268739" y="423507"/>
                              </a:lnTo>
                              <a:lnTo>
                                <a:pt x="1268969" y="421375"/>
                              </a:lnTo>
                              <a:lnTo>
                                <a:pt x="1269254" y="419086"/>
                              </a:lnTo>
                              <a:lnTo>
                                <a:pt x="1269241" y="416900"/>
                              </a:lnTo>
                              <a:lnTo>
                                <a:pt x="1269227" y="414714"/>
                              </a:lnTo>
                              <a:lnTo>
                                <a:pt x="1268926" y="412639"/>
                              </a:lnTo>
                              <a:lnTo>
                                <a:pt x="1268657" y="410394"/>
                              </a:lnTo>
                              <a:lnTo>
                                <a:pt x="1268389" y="408148"/>
                              </a:lnTo>
                              <a:lnTo>
                                <a:pt x="1267981" y="405724"/>
                              </a:lnTo>
                              <a:lnTo>
                                <a:pt x="1267631" y="403426"/>
                              </a:lnTo>
                              <a:lnTo>
                                <a:pt x="1267282" y="401127"/>
                              </a:lnTo>
                              <a:lnTo>
                                <a:pt x="1267024" y="398806"/>
                              </a:lnTo>
                              <a:lnTo>
                                <a:pt x="1266558" y="396602"/>
                              </a:lnTo>
                              <a:lnTo>
                                <a:pt x="1266092" y="394397"/>
                              </a:lnTo>
                              <a:lnTo>
                                <a:pt x="1265549" y="392252"/>
                              </a:lnTo>
                              <a:lnTo>
                                <a:pt x="1264834" y="390200"/>
                              </a:lnTo>
                              <a:lnTo>
                                <a:pt x="1264119" y="388147"/>
                              </a:lnTo>
                              <a:lnTo>
                                <a:pt x="1263256" y="386184"/>
                              </a:lnTo>
                              <a:lnTo>
                                <a:pt x="1262268" y="384288"/>
                              </a:lnTo>
                              <a:lnTo>
                                <a:pt x="1261281" y="382390"/>
                              </a:lnTo>
                              <a:lnTo>
                                <a:pt x="1260134" y="380448"/>
                              </a:lnTo>
                              <a:lnTo>
                                <a:pt x="1258908" y="378816"/>
                              </a:lnTo>
                              <a:lnTo>
                                <a:pt x="1257682" y="377183"/>
                              </a:lnTo>
                              <a:lnTo>
                                <a:pt x="1256319" y="375716"/>
                              </a:lnTo>
                              <a:lnTo>
                                <a:pt x="1254912" y="374494"/>
                              </a:lnTo>
                              <a:lnTo>
                                <a:pt x="1253505" y="373272"/>
                              </a:lnTo>
                              <a:lnTo>
                                <a:pt x="1245746" y="369638"/>
                              </a:lnTo>
                              <a:lnTo>
                                <a:pt x="1244148" y="369308"/>
                              </a:lnTo>
                              <a:lnTo>
                                <a:pt x="1235955" y="371049"/>
                              </a:lnTo>
                              <a:lnTo>
                                <a:pt x="1234449" y="371796"/>
                              </a:lnTo>
                              <a:lnTo>
                                <a:pt x="1233163" y="372705"/>
                              </a:lnTo>
                              <a:lnTo>
                                <a:pt x="1231841" y="373987"/>
                              </a:lnTo>
                              <a:lnTo>
                                <a:pt x="1230519" y="375268"/>
                              </a:lnTo>
                              <a:lnTo>
                                <a:pt x="1229162" y="376869"/>
                              </a:lnTo>
                              <a:lnTo>
                                <a:pt x="1228022" y="378739"/>
                              </a:lnTo>
                              <a:lnTo>
                                <a:pt x="1226881" y="380610"/>
                              </a:lnTo>
                              <a:lnTo>
                                <a:pt x="1221301" y="412922"/>
                              </a:lnTo>
                              <a:lnTo>
                                <a:pt x="1221734" y="417141"/>
                              </a:lnTo>
                              <a:lnTo>
                                <a:pt x="1222167" y="421361"/>
                              </a:lnTo>
                              <a:lnTo>
                                <a:pt x="1234988" y="458940"/>
                              </a:lnTo>
                              <a:lnTo>
                                <a:pt x="1237181" y="463337"/>
                              </a:lnTo>
                              <a:lnTo>
                                <a:pt x="1260029" y="494048"/>
                              </a:lnTo>
                              <a:lnTo>
                                <a:pt x="1263386" y="497395"/>
                              </a:lnTo>
                              <a:lnTo>
                                <a:pt x="1266819" y="500370"/>
                              </a:lnTo>
                              <a:lnTo>
                                <a:pt x="1270470" y="503356"/>
                              </a:lnTo>
                              <a:lnTo>
                                <a:pt x="1274121" y="506344"/>
                              </a:lnTo>
                              <a:lnTo>
                                <a:pt x="1277948" y="509266"/>
                              </a:lnTo>
                              <a:lnTo>
                                <a:pt x="1281935" y="511971"/>
                              </a:lnTo>
                              <a:lnTo>
                                <a:pt x="1285922" y="514675"/>
                              </a:lnTo>
                              <a:lnTo>
                                <a:pt x="1290104" y="517210"/>
                              </a:lnTo>
                              <a:lnTo>
                                <a:pt x="1294391" y="519583"/>
                              </a:lnTo>
                              <a:lnTo>
                                <a:pt x="1298677" y="521957"/>
                              </a:lnTo>
                              <a:lnTo>
                                <a:pt x="1338396" y="537261"/>
                              </a:lnTo>
                              <a:lnTo>
                                <a:pt x="1354902" y="541313"/>
                              </a:lnTo>
                              <a:lnTo>
                                <a:pt x="1360376" y="542450"/>
                              </a:lnTo>
                              <a:lnTo>
                                <a:pt x="1386331" y="544936"/>
                              </a:lnTo>
                              <a:lnTo>
                                <a:pt x="1391236" y="545035"/>
                              </a:lnTo>
                              <a:lnTo>
                                <a:pt x="1413804" y="543109"/>
                              </a:lnTo>
                              <a:lnTo>
                                <a:pt x="1418116" y="542385"/>
                              </a:lnTo>
                              <a:lnTo>
                                <a:pt x="1453242" y="527591"/>
                              </a:lnTo>
                              <a:lnTo>
                                <a:pt x="1482811" y="501865"/>
                              </a:lnTo>
                              <a:lnTo>
                                <a:pt x="1512547" y="468663"/>
                              </a:lnTo>
                              <a:lnTo>
                                <a:pt x="1536416" y="433927"/>
                              </a:lnTo>
                              <a:lnTo>
                                <a:pt x="1554598" y="399065"/>
                              </a:lnTo>
                              <a:lnTo>
                                <a:pt x="1570302" y="358777"/>
                              </a:lnTo>
                              <a:lnTo>
                                <a:pt x="1572294" y="352163"/>
                              </a:lnTo>
                              <a:lnTo>
                                <a:pt x="1577393" y="319610"/>
                              </a:lnTo>
                              <a:lnTo>
                                <a:pt x="1577298" y="316796"/>
                              </a:lnTo>
                              <a:lnTo>
                                <a:pt x="1573618" y="307163"/>
                              </a:lnTo>
                              <a:lnTo>
                                <a:pt x="1572580" y="306704"/>
                              </a:lnTo>
                              <a:lnTo>
                                <a:pt x="1565554" y="309941"/>
                              </a:lnTo>
                              <a:lnTo>
                                <a:pt x="1564151" y="311191"/>
                              </a:lnTo>
                              <a:lnTo>
                                <a:pt x="1562864" y="312901"/>
                              </a:lnTo>
                              <a:lnTo>
                                <a:pt x="1561535" y="314872"/>
                              </a:lnTo>
                              <a:lnTo>
                                <a:pt x="1560205" y="316842"/>
                              </a:lnTo>
                              <a:lnTo>
                                <a:pt x="1554327" y="330895"/>
                              </a:lnTo>
                              <a:lnTo>
                                <a:pt x="1553394" y="334271"/>
                              </a:lnTo>
                              <a:lnTo>
                                <a:pt x="1550100" y="359212"/>
                              </a:lnTo>
                              <a:lnTo>
                                <a:pt x="1549591" y="363672"/>
                              </a:lnTo>
                              <a:lnTo>
                                <a:pt x="1549669" y="369198"/>
                              </a:lnTo>
                              <a:lnTo>
                                <a:pt x="1549747" y="374725"/>
                              </a:lnTo>
                              <a:lnTo>
                                <a:pt x="1550251" y="381271"/>
                              </a:lnTo>
                              <a:lnTo>
                                <a:pt x="1550952" y="387840"/>
                              </a:lnTo>
                              <a:lnTo>
                                <a:pt x="1551653" y="394410"/>
                              </a:lnTo>
                              <a:lnTo>
                                <a:pt x="1552577" y="401696"/>
                              </a:lnTo>
                              <a:lnTo>
                                <a:pt x="1553875" y="408615"/>
                              </a:lnTo>
                              <a:lnTo>
                                <a:pt x="1555173" y="415534"/>
                              </a:lnTo>
                              <a:lnTo>
                                <a:pt x="1567808" y="456397"/>
                              </a:lnTo>
                              <a:lnTo>
                                <a:pt x="1585534" y="492665"/>
                              </a:lnTo>
                              <a:lnTo>
                                <a:pt x="1592650" y="504106"/>
                              </a:lnTo>
                              <a:lnTo>
                                <a:pt x="1596186" y="509742"/>
                              </a:lnTo>
                              <a:lnTo>
                                <a:pt x="1599898" y="515385"/>
                              </a:lnTo>
                              <a:lnTo>
                                <a:pt x="1603533" y="520631"/>
                              </a:lnTo>
                              <a:lnTo>
                                <a:pt x="1607168" y="525878"/>
                              </a:lnTo>
                              <a:lnTo>
                                <a:pt x="1625984" y="548830"/>
                              </a:lnTo>
                              <a:lnTo>
                                <a:pt x="1629818" y="552997"/>
                              </a:lnTo>
                              <a:lnTo>
                                <a:pt x="1633697" y="556855"/>
                              </a:lnTo>
                              <a:lnTo>
                                <a:pt x="1637464" y="560588"/>
                              </a:lnTo>
                              <a:lnTo>
                                <a:pt x="1641232" y="564320"/>
                              </a:lnTo>
                              <a:lnTo>
                                <a:pt x="1644822" y="567938"/>
                              </a:lnTo>
                              <a:lnTo>
                                <a:pt x="1648591" y="571223"/>
                              </a:lnTo>
                              <a:lnTo>
                                <a:pt x="1652360" y="574508"/>
                              </a:lnTo>
                              <a:lnTo>
                                <a:pt x="1656004" y="577525"/>
                              </a:lnTo>
                              <a:lnTo>
                                <a:pt x="1690278" y="594893"/>
                              </a:lnTo>
                              <a:lnTo>
                                <a:pt x="1706174" y="598106"/>
                              </a:lnTo>
                              <a:lnTo>
                                <a:pt x="1708410" y="598128"/>
                              </a:lnTo>
                              <a:lnTo>
                                <a:pt x="1710408" y="597703"/>
                              </a:lnTo>
                              <a:lnTo>
                                <a:pt x="1711307" y="597068"/>
                              </a:lnTo>
                              <a:lnTo>
                                <a:pt x="1712205" y="596432"/>
                              </a:lnTo>
                              <a:lnTo>
                                <a:pt x="1712161" y="595418"/>
                              </a:lnTo>
                              <a:lnTo>
                                <a:pt x="1711564" y="594293"/>
                              </a:lnTo>
                              <a:lnTo>
                                <a:pt x="1710966" y="593167"/>
                              </a:lnTo>
                              <a:lnTo>
                                <a:pt x="1709639" y="591762"/>
                              </a:lnTo>
                              <a:lnTo>
                                <a:pt x="1707720" y="590312"/>
                              </a:lnTo>
                              <a:lnTo>
                                <a:pt x="1705801" y="588863"/>
                              </a:lnTo>
                              <a:lnTo>
                                <a:pt x="1703114" y="587366"/>
                              </a:lnTo>
                              <a:lnTo>
                                <a:pt x="1700051" y="585596"/>
                              </a:lnTo>
                              <a:lnTo>
                                <a:pt x="1696988" y="583827"/>
                              </a:lnTo>
                              <a:lnTo>
                                <a:pt x="1693537" y="581728"/>
                              </a:lnTo>
                              <a:lnTo>
                                <a:pt x="1689344" y="579694"/>
                              </a:lnTo>
                              <a:lnTo>
                                <a:pt x="1685150" y="577660"/>
                              </a:lnTo>
                              <a:lnTo>
                                <a:pt x="1680420" y="575484"/>
                              </a:lnTo>
                              <a:lnTo>
                                <a:pt x="1674889" y="573394"/>
                              </a:lnTo>
                              <a:lnTo>
                                <a:pt x="1669359" y="571304"/>
                              </a:lnTo>
                              <a:lnTo>
                                <a:pt x="1630043" y="560948"/>
                              </a:lnTo>
                              <a:lnTo>
                                <a:pt x="1587111" y="552457"/>
                              </a:lnTo>
                              <a:lnTo>
                                <a:pt x="1573654" y="549926"/>
                              </a:lnTo>
                              <a:lnTo>
                                <a:pt x="1522324" y="540212"/>
                              </a:lnTo>
                              <a:lnTo>
                                <a:pt x="1466899" y="530240"/>
                              </a:lnTo>
                              <a:lnTo>
                                <a:pt x="1447090" y="526585"/>
                              </a:lnTo>
                              <a:lnTo>
                                <a:pt x="1398853" y="515858"/>
                              </a:lnTo>
                              <a:lnTo>
                                <a:pt x="1340631" y="501238"/>
                              </a:lnTo>
                              <a:lnTo>
                                <a:pt x="1281399" y="485370"/>
                              </a:lnTo>
                              <a:lnTo>
                                <a:pt x="1221155" y="468254"/>
                              </a:lnTo>
                              <a:lnTo>
                                <a:pt x="1163799" y="451400"/>
                              </a:lnTo>
                              <a:lnTo>
                                <a:pt x="1109332" y="434808"/>
                              </a:lnTo>
                              <a:lnTo>
                                <a:pt x="1057839" y="418890"/>
                              </a:lnTo>
                              <a:lnTo>
                                <a:pt x="1009321" y="403647"/>
                              </a:lnTo>
                              <a:lnTo>
                                <a:pt x="965573" y="389651"/>
                              </a:lnTo>
                              <a:lnTo>
                                <a:pt x="926595" y="376903"/>
                              </a:lnTo>
                              <a:lnTo>
                                <a:pt x="908836" y="371086"/>
                              </a:lnTo>
                              <a:lnTo>
                                <a:pt x="892341" y="365678"/>
                              </a:lnTo>
                              <a:lnTo>
                                <a:pt x="877075" y="360649"/>
                              </a:lnTo>
                              <a:lnTo>
                                <a:pt x="862812" y="355976"/>
                              </a:lnTo>
                              <a:lnTo>
                                <a:pt x="824796" y="344040"/>
                              </a:lnTo>
                              <a:lnTo>
                                <a:pt x="785280" y="332320"/>
                              </a:lnTo>
                              <a:lnTo>
                                <a:pt x="752863" y="323723"/>
                              </a:lnTo>
                              <a:lnTo>
                                <a:pt x="746430" y="322112"/>
                              </a:lnTo>
                              <a:lnTo>
                                <a:pt x="739998" y="320500"/>
                              </a:lnTo>
                              <a:lnTo>
                                <a:pt x="735069" y="319303"/>
                              </a:lnTo>
                              <a:lnTo>
                                <a:pt x="731270" y="318321"/>
                              </a:lnTo>
                              <a:lnTo>
                                <a:pt x="727470" y="317338"/>
                              </a:lnTo>
                              <a:lnTo>
                                <a:pt x="725200" y="316719"/>
                              </a:lnTo>
                              <a:lnTo>
                                <a:pt x="723633" y="316218"/>
                              </a:lnTo>
                              <a:lnTo>
                                <a:pt x="722066" y="315717"/>
                              </a:lnTo>
                              <a:lnTo>
                                <a:pt x="721646" y="315627"/>
                              </a:lnTo>
                              <a:lnTo>
                                <a:pt x="721866" y="315317"/>
                              </a:lnTo>
                              <a:lnTo>
                                <a:pt x="722086" y="315007"/>
                              </a:lnTo>
                              <a:lnTo>
                                <a:pt x="723202" y="314657"/>
                              </a:lnTo>
                              <a:lnTo>
                                <a:pt x="743123" y="312924"/>
                              </a:lnTo>
                              <a:lnTo>
                                <a:pt x="747085" y="312753"/>
                              </a:lnTo>
                              <a:lnTo>
                                <a:pt x="751443" y="312624"/>
                              </a:lnTo>
                              <a:lnTo>
                                <a:pt x="756143" y="312517"/>
                              </a:lnTo>
                              <a:lnTo>
                                <a:pt x="760843" y="312410"/>
                              </a:lnTo>
                              <a:lnTo>
                                <a:pt x="765838" y="312340"/>
                              </a:lnTo>
                              <a:lnTo>
                                <a:pt x="771322" y="312284"/>
                              </a:lnTo>
                              <a:lnTo>
                                <a:pt x="776806" y="312226"/>
                              </a:lnTo>
                              <a:lnTo>
                                <a:pt x="817183" y="312149"/>
                              </a:lnTo>
                              <a:lnTo>
                                <a:pt x="824696" y="312160"/>
                              </a:lnTo>
                              <a:lnTo>
                                <a:pt x="832799" y="312170"/>
                              </a:lnTo>
                              <a:lnTo>
                                <a:pt x="838967" y="312178"/>
                              </a:lnTo>
                              <a:lnTo>
                                <a:pt x="845311" y="312187"/>
                              </a:lnTo>
                              <a:lnTo>
                                <a:pt x="851828" y="312197"/>
                              </a:lnTo>
                              <a:lnTo>
                                <a:pt x="858512" y="312208"/>
                              </a:lnTo>
                              <a:lnTo>
                                <a:pt x="865373" y="312218"/>
                              </a:lnTo>
                              <a:lnTo>
                                <a:pt x="872412" y="312229"/>
                              </a:lnTo>
                              <a:lnTo>
                                <a:pt x="879603" y="312239"/>
                              </a:lnTo>
                              <a:lnTo>
                                <a:pt x="886923" y="312249"/>
                              </a:lnTo>
                              <a:lnTo>
                                <a:pt x="894401" y="312278"/>
                              </a:lnTo>
                              <a:lnTo>
                                <a:pt x="902038" y="312319"/>
                              </a:lnTo>
                              <a:lnTo>
                                <a:pt x="909767" y="312334"/>
                              </a:lnTo>
                              <a:lnTo>
                                <a:pt x="917521" y="312286"/>
                              </a:lnTo>
                              <a:lnTo>
                                <a:pt x="925041" y="312154"/>
                              </a:lnTo>
                              <a:lnTo>
                                <a:pt x="932445" y="311963"/>
                              </a:lnTo>
                              <a:lnTo>
                                <a:pt x="940224" y="311737"/>
                              </a:lnTo>
                              <a:lnTo>
                                <a:pt x="948868" y="311503"/>
                              </a:lnTo>
                              <a:lnTo>
                                <a:pt x="958611" y="311257"/>
                              </a:lnTo>
                              <a:lnTo>
                                <a:pt x="969155" y="310988"/>
                              </a:lnTo>
                              <a:lnTo>
                                <a:pt x="980203" y="310713"/>
                              </a:lnTo>
                              <a:lnTo>
                                <a:pt x="1027318" y="309667"/>
                              </a:lnTo>
                              <a:lnTo>
                                <a:pt x="1073322" y="308748"/>
                              </a:lnTo>
                              <a:lnTo>
                                <a:pt x="1080701" y="308605"/>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4294E481" id="Graphic 3" o:spid="_x0000_s1026" style="position:absolute;margin-left:69.95pt;margin-top:46pt;width:134.85pt;height:53.15pt;z-index:15729152;visibility:visible;mso-wrap-style:square;mso-wrap-distance-left:0;mso-wrap-distance-top:0;mso-wrap-distance-right:0;mso-wrap-distance-bottom:0;mso-position-horizontal:absolute;mso-position-horizontal-relative:page;mso-position-vertical:absolute;mso-position-vertical-relative:text;v-text-anchor:top" coordsize="1712595,675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" path="m35611,112314r-270,-135l34756,111819r-764,-314l28506,109845r-1418,-444l25669,108956r-1570,-643l22518,107763r-1581,-551l19265,106608r-1664,-510l15938,105589r-1709,-482l12537,104704r-1692,-403l9004,103827r-1553,-146l5897,103535r-1594,16l3218,103828r-1085,277l1472,104497r-531,846l409,106190,58,107514r-29,1392l,110298r5650,14789l7243,128194r1593,3108l10716,134812r1848,3734l14413,142280r1853,3960l18333,150597r2067,4357l22735,159680r2229,5008l27194,169695r2179,5251l31709,180642r2337,5696l36451,192306r2533,6557l41516,205419r2784,7068l46905,219978r2605,7491l52010,235504r2603,8304l66618,283693r4192,14434l72926,305402r11381,41202l89330,365997r2569,9893l102183,416613r9409,40175l121623,502873r3492,17027l126783,527981r8199,43084l139069,599884r805,6797l140536,612654r293,5478l141121,623611r-149,4852l140824,632755r-149,4293l134943,658485r-1272,1885l131997,661946r-1681,1561l128635,665068r-1909,1515l124857,667851r-1869,1268l121016,670211r-1916,906l117184,672024r-10192,2522l104862,674718r-2054,-70l100578,674321r-2230,-327l73512,657582r-2228,-2687l69185,652088r-2266,-3384l64654,645321r-2430,-3670l59920,637280r-2304,-4371l42849,591013r-2025,-7180l38800,576653r-2025,-6926l34565,561374,24383,519323,21384,504923r-1476,-6993l13102,455931,10149,416237r-297,-7125l9865,402907r13,-6203l10287,391384r364,-4672l11014,382041r287,-3917l12048,374877r747,-3246l13917,369216r13743,-8533l29402,360851r1741,168l32920,361494r1748,672l36416,362837r1615,1097l39890,364878r1859,943l43549,366638r2273,1189l48095,369017r2665,1347l53529,372014r2768,1650l59347,375722r3086,2004l65518,379730r3264,2064l72040,384040r3259,2245l78520,388675r3466,2525l85453,393724r3730,2687l92839,399185r3655,2774l100116,405013r3803,2832l124015,421727r4146,2827l132308,427382r3791,2719l140539,433144r4439,3043l150022,439502r4776,3308l159574,446118r4812,3590l169193,452990r4807,3283l178958,459525r4680,2982l188317,465489r25482,14815l217588,482458r3678,1803l224945,486064r3494,1411l231871,488894r3433,1418l238596,491517r3266,1254l245128,494026r3171,1301l251466,496421r3167,1095l257745,498375r3119,962l263983,500301r3227,1031l270180,502201r2969,869l275886,503876r2795,674l281476,505224r2836,558l286949,506244r2637,462l292124,507045r2380,276l296884,507599r2227,171l301228,507908r2116,138l305308,508104r1895,45l309098,508194r1768,-8l312597,508177r1732,-9l316103,508262r1491,-169l319085,507923r1206,-410l321542,507158r1252,-356l324051,506210r1054,-254l326160,505702r798,-43l327869,505635r912,-24l329754,505579r820,230l331394,506038r760,385l332789,507010r635,587l335944,516658r129,1426l335992,519762r176,1420l336345,522603r217,1404l337002,525184r440,1177l338176,527254r632,990l339440,529234r598,1026l340793,531123r755,863l342381,532769r959,652l344298,534074r16435,2720l362202,536777r1739,-17l365680,536743r1991,91l369610,536661r1939,-174l373597,536076r1980,-357l377557,535361r1998,-321l381488,534516r9342,-3804l392595,529792r1766,-921l396076,528021r1692,-966l399460,526090r1651,-997l402748,523999r1638,-1093l412361,515739r1582,-1689l415513,512457r1573,-2097l418658,508262r1568,-2624l421796,503153r1571,-2486l425071,498109r1437,-2661l427946,492786r1213,-2495l430421,487184r1261,-3106l432983,480419r1094,-3611l435171,473198r989,-3888l436984,465521r825,-3789l440463,439216r-39,-3732l440123,432093r-300,-3392l439238,425616r-761,-3083l437716,419450,426376,396916r-2008,-2496l402901,380110r-3026,-1138l396715,378138r-3169,-428l390376,377282r-38784,10387l347900,389771r-29152,28297l310863,430445r-2214,4065l306770,438557r-1304,3906l304163,446368r-899,3809l303041,453878r-222,3701l303373,461161r761,3510l304895,468181r8408,16632l315495,488063r2438,3189l320759,494434r2825,3184l326920,500764r3336,3149l333593,507062r3487,3130l340780,513327r3700,3136l376742,538890r4230,2352l385039,543393r4681,2051l394401,547496r5237,2012l404829,551195r5190,1686l415625,554347r5238,1218l426100,556783r5108,942l436254,558502r5045,777l469342,561085r4475,-326l478081,560466r4265,-293l486473,559831r3966,-545l494405,558741r38442,-12879l538073,543504r23420,-12414l565635,528725r16207,-10742l584416,515990r8606,-8974l594483,505176r1236,-1994l597001,501244r1281,-1937l599465,497318r1244,-1927l601952,493464r1361,-1918l604461,489683r1148,-1864l606692,485993r905,-1786l608502,482422r625,-1739l609892,478969r765,-1712l611487,475587r699,-1655l615853,462654r416,-1576l616364,459502r95,-1578l616244,456355r-198,-1573l615848,453210r-225,-1705l615177,450067r-445,-1438l614000,447416r-628,-1260l612743,444895r-590,-1301l611405,442501r-5705,-5749l604540,435888r-1282,-800l601920,434419r-1338,-668l599143,433333r-1469,-592l596205,432148r-1543,-696l593107,430864r-1554,-589l589950,429694r-1603,-487l586744,428721r-13030,-2136l572090,426461r-1621,-201l568853,426342r-1615,83l555238,431980r-1144,1135l553277,434568r-924,1235l551429,437039r-943,1145l549694,439395r-792,1212l548057,441808r-1178,6509l547016,449709r127,1426l547270,452561r105,1474l547716,455528r342,1495l548668,458557r526,1544l549720,461645r489,1573l550873,464794r664,1578l552422,467966r755,1596l553932,471156r663,1739l555401,474363r807,1468l557187,477077r831,1289l558848,479656r701,1192l560385,482100r836,1251l562068,484584r967,1289l564002,487162r1181,1313l566186,489834r1002,1359l568066,492728r985,1298l570036,495324r981,1114l572096,497620r1079,1181l578558,503154r894,366l583872,495917r-37,-1318l583797,493280r-338,-1245l583159,490737r-300,-1297l582416,488152r-381,-1336l581655,485480r-2140,-10013l579182,473953r-334,-1515l578339,470893r-437,-1553l577465,467786r-355,-1710l576560,464632r-549,-1444l575253,461956r-647,-1279l573959,459399r-560,-1324l572678,456962r-5431,-5050l566134,451349r-1235,-400l563601,450622r-1298,-328l560899,450101r-1439,-154l558020,449793r-1520,-56l554964,449696r-1535,-42l551704,449542r-1457,156l548790,449856r-1264,418l546220,450638r-1305,364l543692,451479r-1278,406l541137,452291r-1265,426l538556,453075r-1317,358l535764,453625r-1247,409l520186,466163r-898,1339l518789,469135r-498,1633l518169,472706r-82,1896l518005,476499r17,1907l518296,480517r275,2111l519060,484870r6870,18448l527369,506217r1685,3160l530992,512298r1938,2922l535160,518007r2398,2841l539956,523689r2663,2936l545378,529348r2760,2723l551104,534716r3012,2472l557127,539659r15978,10697l576348,552174r3287,1455l582906,555084r3271,1457l589192,557930r3539,1163l596269,560254r3987,986l604136,562058r3880,818l612081,563493r3931,506l619943,564506r4087,326l627723,565098r3694,265l634955,565624r3216,-36l641387,565552r2933,-355l647021,564881r13523,-3217l662461,560839r1726,-995l665879,558744r1693,-1099l677015,546216r821,-1707l680409,534591r206,-2129l680619,530082r-8,-2267l680604,525549r-128,-2202l680362,520992r-114,-2356l680211,516223r-282,-2539l679647,511145r-525,-2784l678668,505758r-453,-2604l677805,500524r-597,-2464l676611,495596r-687,-2376l675086,490976r-837,-2245l673135,486616r-950,-2024l671236,482569r-734,-1760l669388,478835r-1115,-1973l666910,474634r-1412,-1883l664086,470868r-7324,-6413l655532,463827r-1091,-182l653532,463771r-908,127l651905,464192r-593,1022l650719,466235r-545,1696l649975,469902r-200,1970l649814,474252r301,2784l650416,479821r5939,19191l658262,503166r2406,4268l663224,511532r2556,4098l695674,546040r14071,8290l714403,556833r4597,2303l723621,561057r4621,1921l750571,568880r4203,774l758940,570257r3749,242l766438,570741r15179,-1442l784343,568777r11182,-5472l797380,561833r7613,-9709l806299,549842r1141,-1987l808388,544672r948,-3182l812036,513164r200,-7281l812054,497608r-174,-8273l811734,483036r-1961,-38671l804563,401007r-5872,-40387l792337,321991r-7867,-44217l778724,246712r-2820,-15252l767439,186777r-8368,-40098l748884,101377,738164,58255,733158,41285r-2036,-6680l729086,27926r-1580,-5340l725950,18178r-1557,-4407l722970,10814,721783,8156,720596,5499r-834,-1937l718826,2231,717891,900r-937,-558l716168,171,715382,r-693,496l714111,1203r-577,707l711353,20232r-160,4429l711311,29460r118,4799l711814,39792r338,5958l712489,51709r188,6628l713337,65211r6682,45889l728726,149352r11671,40579l753909,232021r12590,36364l780936,305664r2972,7502l798723,349748r5764,13722l807258,370043r18051,37815l846535,442553r9199,12279l860215,460701r20156,22083l883861,486181r3127,2806l889847,491311r2859,2323l895199,495333r2327,1391l899854,498116r10967,2830l912493,500677r1402,-500l915298,499677r12805,-29877l928717,466091r647,-4513l929654,457491r289,-4086l930033,449672r-192,-4390l929650,440893r-609,-5136l928506,431151r-534,-4605l927252,421850r-615,-4199l926022,413451r-518,-4081l924818,405952r-685,-3418l923398,399588r-874,-2445l921650,394696r-1122,-2012l919573,391275r-955,-1409l917628,389067r-833,-381l915962,388304r-621,214l914576,388986r-766,466l912940,390407r-737,1082l911467,392570r-2843,7770l908198,402031r-460,1676l907606,405624r-133,1916l907657,409595r172,2242l908000,414080r340,2571l908634,419080r294,2430l909154,423901r440,2514l910035,428931r534,2569l911278,434169r708,2670l912854,439601r992,2833l914838,445266r887,2659l917230,451167r1505,3243l920831,458184r2045,3705l924921,465595r2209,4095l929502,473402r2373,3713l934439,480674r2672,3489l939784,487653r2981,3496l945538,494338r2773,3189l950993,500533r2757,2766l956507,506066r2887,2519l962078,510940r2685,2355l967396,515413r2462,2018l972320,519451r2194,1961l976851,523054r25516,9443l1004189,532657r1872,159l1007634,532694r1573,-122l1010490,532277r1317,-512l1013123,531253r1175,-607l1015532,529621r1234,-1024l1018092,527128r1118,-1512l1020328,524105r907,-1785l1022240,520551r1004,-1768l1024327,517008r912,-2000l1026151,513007r851,-2277l1027714,508548r711,-2182l1031278,486823r148,-2732l1031491,481232r49,-2917l1031590,475398r128,-3021l1031575,469324r-143,-3052l1031031,463143r-351,-3142l1030330,456860r-327,-3056l1029473,450477r-529,-3326l1028304,443572r-798,-3528l1026707,436516r-1092,-3772l1024683,429311r-933,-3434l1022887,422649r-975,-3208l1020936,416233r-1006,-3216l1018828,410063r-1101,-2955l1007038,388249r-1479,-1958l1004023,384499r-1548,-1752l1000928,380996r-7176,-6348l992457,373863r-1344,-596l989983,373033r-1130,-235l987827,372891r-856,351l986115,373593r-693,286l984849,375138r-573,1258l983732,378484r-199,2309l983334,383100r163,2905l983653,388985r157,2980l984029,395323r442,3350l984914,402022r614,3419l992827,432122r1460,3963l1010347,468562r2395,4044l1015326,476505r2689,4030l1020704,484564r17763,23772l1041004,511611r3128,3490l1047260,518590r3535,3506l1054294,525548r3500,3453l1061497,532565r3630,3252l1068756,539070r3698,3258l1076072,545062r3617,2734l1083430,550211r3401,2010l1090232,554231r3127,1584l1096479,557121r3120,1307l1102696,559327r2854,732l1108403,560792r2827,538l1113600,561516r2370,186l1117910,561564r1861,-389l1121631,560787r1708,-723l1124763,559184r1424,-880l1127353,557277r964,-1380l1129281,554516r697,-1815l1132287,535795r-27,-2506l1132231,530417r-28,-2872l1132247,524279r-214,-3272l1131819,517735r-468,-3495l1130946,510785r-406,-3455l1130167,503774r-567,-3499l1129033,496775r-803,-3385l1127543,489788r-686,-3600l1126245,482382r-764,-3714l1124717,474953r-952,-3772l1122957,467501r-808,-3679l1121459,460167r-828,-3577l1119803,453014r-981,-3514l1117990,446044r-832,-3457l1116332,439201r-692,-3349l1114948,432503r-472,-3286l1113836,425952r-640,-3266l1112441,419468r-640,-3207l1106988,378649r-208,-2419l1106856,374452r77,-1778l1107145,371252r441,-919l1108026,369414r791,-411l1109500,368940r682,-63l1110858,369310r822,646l1112503,370602r908,1052l1114433,372813r1023,1161l1116596,375291r1218,1625l1119033,378541r1467,2035l1121744,382562r1244,1986l1124099,386732r1181,2098l1126461,390929r1284,2157l1128828,395154r1083,2068l1130793,399132r985,2107l1132763,403345r1071,2273l1134738,407790r904,2172l1136355,412164r844,2106l1138044,416375r818,1794l1139803,420422r940,2254l1141745,425309r1099,2485l1149148,440197r1263,2283l1151674,444763r1116,2184l1153974,449029r1184,2083l1156302,453076r1213,1898l1158728,456872r1368,1792l1161252,460416r1157,1754l1163387,463839r1066,1653l1165519,467144r1021,1595l1167650,470330r1110,1591l1169765,473478r1347,1560l1172460,476598r1770,1542l1175738,479689r1507,1549l1178692,482916r1466,1414l1195340,494658r1865,816l1199102,496132r1850,544l1202801,497220r1838,522l1206437,497923r1797,181l1210000,497929r1736,-166l1213471,497597r1699,-224l1216850,496927r1679,-447l1220177,495730r1635,-645l1223448,494439r1746,-615l1226665,493053r1471,-770l1229364,491300r1274,-837l1231911,489626r1166,-731l1234305,488032r1228,-861l1236874,486286r1131,-999l1239136,484289r931,-1082l1241093,482040r1026,-1167l1243091,479607r1068,-1322l1245228,476963r1097,-1413l1247503,474105r1179,-1445l1250060,471144r1167,-1531l1252395,468082r1015,-1579l1254508,464919r1099,-1583l1256807,461858r1012,-1745l1261914,450477r689,-1969l1263292,446537r772,-1850l1264717,442629r3141,-12939l1268229,427581r280,-1942l1268739,423507r230,-2132l1269254,419086r-13,-2186l1269227,414714r-301,-2075l1268657,410394r-268,-2246l1267981,405724r-350,-2298l1267282,401127r-258,-2321l1266558,396602r-466,-2205l1265549,392252r-715,-2052l1264119,388147r-863,-1963l1262268,384288r-987,-1898l1260134,380448r-1226,-1632l1257682,377183r-1363,-1467l1254912,374494r-1407,-1222l1245746,369638r-1598,-330l1235955,371049r-1506,747l1233163,372705r-1322,1282l1230519,375268r-1357,1601l1228022,378739r-1141,1871l1221301,412922r433,4219l1222167,421361r12821,37579l1237181,463337r22848,30711l1263386,497395r3433,2975l1270470,503356r3651,2988l1277948,509266r3987,2705l1285922,514675r4182,2535l1294391,519583r4286,2374l1338396,537261r16506,4052l1360376,542450r25955,2486l1391236,545035r22568,-1926l1418116,542385r35126,-14794l1482811,501865r29736,-33202l1536416,433927r18182,-34862l1570302,358777r1992,-6614l1577393,319610r-95,-2814l1573618,307163r-1038,-459l1565554,309941r-1403,1250l1562864,312901r-1329,1971l1560205,316842r-5878,14053l1553394,334271r-3294,24941l1549591,363672r78,5526l1549747,374725r504,6546l1550952,387840r701,6570l1552577,401696r1298,6919l1555173,415534r12635,40863l1585534,492665r7116,11441l1596186,509742r3712,5643l1603533,520631r3635,5247l1625984,548830r3834,4167l1633697,556855r3767,3733l1641232,564320r3590,3618l1648591,571223r3769,3285l1656004,577525r34274,17368l1706174,598106r2236,22l1710408,597703r899,-635l1712205,596432r-44,-1014l1711564,594293r-598,-1126l1709639,591762r-1919,-1450l1705801,588863r-2687,-1497l1700051,585596r-3063,-1769l1693537,581728r-4193,-2034l1685150,577660r-4730,-2176l1674889,573394r-5530,-2090l1630043,560948r-42932,-8491l1573654,549926r-51330,-9714l1466899,530240r-19809,-3655l1398853,515858r-58222,-14620l1281399,485370r-60244,-17116l1163799,451400r-54467,-16592l1057839,418890r-48518,-15243l965573,389651,926595,376903r-17759,-5817l892341,365678r-15266,-5029l862812,355976,824796,344040,785280,332320r-32417,-8597l746430,322112r-6432,-1612l735069,319303r-3799,-982l727470,317338r-2270,-619l723633,316218r-1567,-501l721646,315627r220,-310l722086,315007r1116,-350l743123,312924r3962,-171l751443,312624r4700,-107l760843,312410r4995,-70l771322,312284r5484,-58l817183,312149r7513,11l832799,312170r6168,8l845311,312187r6517,10l858512,312208r6861,10l872412,312229r7191,10l886923,312249r7478,29l902038,312319r7729,15l917521,312286r7520,-132l932445,311963r7779,-226l948868,311503r9743,-246l969155,310988r11048,-275l1027318,309667r46004,-919l1080701,308605e" filled="f" strokecolor="#ff5400" strokeweight="1.5pt">
                <v:path arrowok="t"/>
                <w10:wrap anchorx="page"/>
              </v:shape>
            </w:pict>
          </mc:Fallback>
        </mc:AlternateContent>
      </w:r>
      <w:r>
        <w:t>Discriminating Stress and Mental Workload Using Multimodal Physiological Signals</w:t>
      </w:r>
    </w:p>
    <w:p w14:paraId="4038D940" w14:textId="77777777" w:rsidR="005E5D1A" w:rsidRDefault="00000000">
      <w:pPr>
        <w:spacing w:before="152"/>
        <w:ind w:left="1" w:right="718"/>
        <w:jc w:val="center"/>
      </w:pPr>
      <w:r>
        <w:t>Anonymised</w:t>
      </w:r>
      <w:r>
        <w:rPr>
          <w:spacing w:val="12"/>
        </w:rPr>
        <w:t xml:space="preserve"> </w:t>
      </w:r>
      <w:r>
        <w:t>for</w:t>
      </w:r>
      <w:r>
        <w:rPr>
          <w:spacing w:val="12"/>
        </w:rPr>
        <w:t xml:space="preserve"> </w:t>
      </w:r>
      <w:r>
        <w:rPr>
          <w:spacing w:val="-2"/>
        </w:rPr>
        <w:t>Review</w:t>
      </w:r>
    </w:p>
    <w:p w14:paraId="4038D941" w14:textId="77777777" w:rsidR="005E5D1A" w:rsidRDefault="005E5D1A">
      <w:pPr>
        <w:pStyle w:val="BodyText"/>
        <w:ind w:left="0"/>
        <w:jc w:val="left"/>
      </w:pPr>
    </w:p>
    <w:p w14:paraId="4038D942" w14:textId="77777777" w:rsidR="005E5D1A" w:rsidRDefault="005E5D1A">
      <w:pPr>
        <w:pStyle w:val="BodyText"/>
        <w:ind w:left="0"/>
        <w:jc w:val="left"/>
      </w:pPr>
    </w:p>
    <w:p w14:paraId="4038D943" w14:textId="77777777" w:rsidR="005E5D1A" w:rsidRDefault="005E5D1A">
      <w:pPr>
        <w:pStyle w:val="BodyText"/>
        <w:spacing w:before="98"/>
        <w:ind w:left="0"/>
        <w:jc w:val="left"/>
      </w:pPr>
    </w:p>
    <w:p w14:paraId="4038D944" w14:textId="77777777" w:rsidR="005E5D1A" w:rsidRDefault="005E5D1A">
      <w:pPr>
        <w:pStyle w:val="BodyText"/>
        <w:jc w:val="left"/>
        <w:sectPr w:rsidR="005E5D1A">
          <w:headerReference w:type="default" r:id="rId7"/>
          <w:type w:val="continuous"/>
          <w:pgSz w:w="12240" w:h="15840"/>
          <w:pgMar w:top="940" w:right="0" w:bottom="280" w:left="720" w:header="495" w:footer="0" w:gutter="0"/>
          <w:pgNumType w:start="1"/>
          <w:cols w:space="720"/>
        </w:sectPr>
      </w:pPr>
    </w:p>
    <w:p w14:paraId="4038D945" w14:textId="47CED46C" w:rsidR="005E5D1A" w:rsidDel="00EE1B7E" w:rsidRDefault="00000000">
      <w:pPr>
        <w:spacing w:before="123" w:line="230" w:lineRule="auto"/>
        <w:ind w:left="259" w:firstLine="199"/>
        <w:jc w:val="both"/>
        <w:rPr>
          <w:del w:id="0" w:author="Coyle, Damien" w:date="2026-01-09T15:56:00Z" w16du:dateUtc="2026-01-09T15:56:00Z"/>
          <w:b/>
          <w:sz w:val="18"/>
        </w:rPr>
      </w:pPr>
      <w:r>
        <w:rPr>
          <w:b/>
          <w:noProof/>
          <w:sz w:val="18"/>
        </w:rPr>
        <mc:AlternateContent>
          <mc:Choice Requires="wps">
            <w:drawing>
              <wp:anchor distT="0" distB="0" distL="0" distR="0" simplePos="0" relativeHeight="15728640" behindDoc="0" locked="0" layoutInCell="1" allowOverlap="1" wp14:anchorId="4038DBAA" wp14:editId="4038DBAB">
                <wp:simplePos x="0" y="0"/>
                <wp:positionH relativeFrom="page">
                  <wp:posOffset>114673</wp:posOffset>
                </wp:positionH>
                <wp:positionV relativeFrom="page">
                  <wp:posOffset>1637860</wp:posOffset>
                </wp:positionV>
                <wp:extent cx="577850" cy="27285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0" cy="2728595"/>
                        </a:xfrm>
                        <a:custGeom>
                          <a:avLst/>
                          <a:gdLst/>
                          <a:ahLst/>
                          <a:cxnLst/>
                          <a:rect l="l" t="t" r="r" b="b"/>
                          <a:pathLst>
                            <a:path w="577850" h="2728595">
                              <a:moveTo>
                                <a:pt x="561601" y="2653152"/>
                              </a:moveTo>
                              <a:lnTo>
                                <a:pt x="561331" y="2653152"/>
                              </a:lnTo>
                              <a:lnTo>
                                <a:pt x="560746" y="2653017"/>
                              </a:lnTo>
                              <a:lnTo>
                                <a:pt x="559982" y="2653152"/>
                              </a:lnTo>
                              <a:lnTo>
                                <a:pt x="554991" y="2655182"/>
                              </a:lnTo>
                              <a:lnTo>
                                <a:pt x="553887" y="2655847"/>
                              </a:lnTo>
                              <a:lnTo>
                                <a:pt x="552783" y="2656513"/>
                              </a:lnTo>
                              <a:lnTo>
                                <a:pt x="551625" y="2657157"/>
                              </a:lnTo>
                              <a:lnTo>
                                <a:pt x="550394" y="2657952"/>
                              </a:lnTo>
                              <a:lnTo>
                                <a:pt x="549164" y="2658747"/>
                              </a:lnTo>
                              <a:lnTo>
                                <a:pt x="547724" y="2659622"/>
                              </a:lnTo>
                              <a:lnTo>
                                <a:pt x="546505" y="2660617"/>
                              </a:lnTo>
                              <a:lnTo>
                                <a:pt x="545286" y="2661611"/>
                              </a:lnTo>
                              <a:lnTo>
                                <a:pt x="544220" y="2662858"/>
                              </a:lnTo>
                              <a:lnTo>
                                <a:pt x="543078" y="2663919"/>
                              </a:lnTo>
                              <a:lnTo>
                                <a:pt x="541937" y="2664979"/>
                              </a:lnTo>
                              <a:lnTo>
                                <a:pt x="540700" y="2665930"/>
                              </a:lnTo>
                              <a:lnTo>
                                <a:pt x="539656" y="2666977"/>
                              </a:lnTo>
                              <a:lnTo>
                                <a:pt x="538613" y="2668025"/>
                              </a:lnTo>
                              <a:lnTo>
                                <a:pt x="537770" y="2669071"/>
                              </a:lnTo>
                              <a:lnTo>
                                <a:pt x="536818" y="2670205"/>
                              </a:lnTo>
                              <a:lnTo>
                                <a:pt x="535866" y="2671338"/>
                              </a:lnTo>
                              <a:lnTo>
                                <a:pt x="534824" y="2672524"/>
                              </a:lnTo>
                              <a:lnTo>
                                <a:pt x="533945" y="2673777"/>
                              </a:lnTo>
                              <a:lnTo>
                                <a:pt x="533065" y="2675030"/>
                              </a:lnTo>
                              <a:lnTo>
                                <a:pt x="532371" y="2676354"/>
                              </a:lnTo>
                              <a:lnTo>
                                <a:pt x="531542" y="2677724"/>
                              </a:lnTo>
                              <a:lnTo>
                                <a:pt x="530714" y="2679094"/>
                              </a:lnTo>
                              <a:lnTo>
                                <a:pt x="529771" y="2680532"/>
                              </a:lnTo>
                              <a:lnTo>
                                <a:pt x="528974" y="2681997"/>
                              </a:lnTo>
                              <a:lnTo>
                                <a:pt x="528177" y="2683463"/>
                              </a:lnTo>
                              <a:lnTo>
                                <a:pt x="527540" y="2684983"/>
                              </a:lnTo>
                              <a:lnTo>
                                <a:pt x="526760" y="2686517"/>
                              </a:lnTo>
                              <a:lnTo>
                                <a:pt x="525979" y="2688051"/>
                              </a:lnTo>
                              <a:lnTo>
                                <a:pt x="525199" y="2689759"/>
                              </a:lnTo>
                              <a:lnTo>
                                <a:pt x="524289" y="2691201"/>
                              </a:lnTo>
                              <a:lnTo>
                                <a:pt x="517751" y="2698918"/>
                              </a:lnTo>
                              <a:lnTo>
                                <a:pt x="516487" y="2700042"/>
                              </a:lnTo>
                              <a:lnTo>
                                <a:pt x="515122" y="2700930"/>
                              </a:lnTo>
                              <a:lnTo>
                                <a:pt x="513716" y="2701918"/>
                              </a:lnTo>
                              <a:lnTo>
                                <a:pt x="512309" y="2702905"/>
                              </a:lnTo>
                              <a:lnTo>
                                <a:pt x="510822" y="2703957"/>
                              </a:lnTo>
                              <a:lnTo>
                                <a:pt x="509313" y="2704843"/>
                              </a:lnTo>
                              <a:lnTo>
                                <a:pt x="507805" y="2705728"/>
                              </a:lnTo>
                              <a:lnTo>
                                <a:pt x="506239" y="2706413"/>
                              </a:lnTo>
                              <a:lnTo>
                                <a:pt x="504666" y="2707233"/>
                              </a:lnTo>
                              <a:lnTo>
                                <a:pt x="503094" y="2708052"/>
                              </a:lnTo>
                              <a:lnTo>
                                <a:pt x="501485" y="2708978"/>
                              </a:lnTo>
                              <a:lnTo>
                                <a:pt x="499877" y="2709759"/>
                              </a:lnTo>
                              <a:lnTo>
                                <a:pt x="498270" y="2710541"/>
                              </a:lnTo>
                              <a:lnTo>
                                <a:pt x="496508" y="2711159"/>
                              </a:lnTo>
                              <a:lnTo>
                                <a:pt x="495022" y="2711925"/>
                              </a:lnTo>
                              <a:lnTo>
                                <a:pt x="493535" y="2712690"/>
                              </a:lnTo>
                              <a:lnTo>
                                <a:pt x="492267" y="2713589"/>
                              </a:lnTo>
                              <a:lnTo>
                                <a:pt x="490959" y="2714350"/>
                              </a:lnTo>
                              <a:lnTo>
                                <a:pt x="489651" y="2715112"/>
                              </a:lnTo>
                              <a:lnTo>
                                <a:pt x="488439" y="2715729"/>
                              </a:lnTo>
                              <a:lnTo>
                                <a:pt x="487173" y="2716494"/>
                              </a:lnTo>
                              <a:lnTo>
                                <a:pt x="485906" y="2717260"/>
                              </a:lnTo>
                              <a:lnTo>
                                <a:pt x="484660" y="2718170"/>
                              </a:lnTo>
                              <a:lnTo>
                                <a:pt x="483359" y="2718942"/>
                              </a:lnTo>
                              <a:lnTo>
                                <a:pt x="476465" y="2722201"/>
                              </a:lnTo>
                              <a:lnTo>
                                <a:pt x="475163" y="2722807"/>
                              </a:lnTo>
                              <a:lnTo>
                                <a:pt x="473862" y="2723412"/>
                              </a:lnTo>
                              <a:lnTo>
                                <a:pt x="472744" y="2724141"/>
                              </a:lnTo>
                              <a:lnTo>
                                <a:pt x="471561" y="2724760"/>
                              </a:lnTo>
                              <a:lnTo>
                                <a:pt x="470378" y="2725378"/>
                              </a:lnTo>
                              <a:lnTo>
                                <a:pt x="469258" y="2725997"/>
                              </a:lnTo>
                              <a:lnTo>
                                <a:pt x="468065" y="2726517"/>
                              </a:lnTo>
                              <a:lnTo>
                                <a:pt x="466873" y="2727037"/>
                              </a:lnTo>
                              <a:lnTo>
                                <a:pt x="465671" y="2727630"/>
                              </a:lnTo>
                              <a:lnTo>
                                <a:pt x="464406" y="2727877"/>
                              </a:lnTo>
                              <a:lnTo>
                                <a:pt x="463142" y="2728124"/>
                              </a:lnTo>
                              <a:lnTo>
                                <a:pt x="461834" y="2728065"/>
                              </a:lnTo>
                              <a:lnTo>
                                <a:pt x="460479" y="2727998"/>
                              </a:lnTo>
                              <a:lnTo>
                                <a:pt x="459123" y="2727932"/>
                              </a:lnTo>
                              <a:lnTo>
                                <a:pt x="457580" y="2727826"/>
                              </a:lnTo>
                              <a:lnTo>
                                <a:pt x="456275" y="2727480"/>
                              </a:lnTo>
                              <a:lnTo>
                                <a:pt x="454969" y="2727133"/>
                              </a:lnTo>
                              <a:lnTo>
                                <a:pt x="453840" y="2726482"/>
                              </a:lnTo>
                              <a:lnTo>
                                <a:pt x="452647" y="2725919"/>
                              </a:lnTo>
                              <a:lnTo>
                                <a:pt x="451454" y="2725356"/>
                              </a:lnTo>
                              <a:lnTo>
                                <a:pt x="450319" y="2724678"/>
                              </a:lnTo>
                              <a:lnTo>
                                <a:pt x="449115" y="2724103"/>
                              </a:lnTo>
                              <a:lnTo>
                                <a:pt x="447911" y="2723528"/>
                              </a:lnTo>
                              <a:lnTo>
                                <a:pt x="446561" y="2723086"/>
                              </a:lnTo>
                              <a:lnTo>
                                <a:pt x="445421" y="2722468"/>
                              </a:lnTo>
                              <a:lnTo>
                                <a:pt x="444281" y="2721850"/>
                              </a:lnTo>
                              <a:lnTo>
                                <a:pt x="443324" y="2721062"/>
                              </a:lnTo>
                              <a:lnTo>
                                <a:pt x="442275" y="2720392"/>
                              </a:lnTo>
                              <a:lnTo>
                                <a:pt x="441226" y="2719722"/>
                              </a:lnTo>
                              <a:lnTo>
                                <a:pt x="440222" y="2719030"/>
                              </a:lnTo>
                              <a:lnTo>
                                <a:pt x="439127" y="2718448"/>
                              </a:lnTo>
                              <a:lnTo>
                                <a:pt x="438032" y="2717866"/>
                              </a:lnTo>
                              <a:lnTo>
                                <a:pt x="436906" y="2717475"/>
                              </a:lnTo>
                              <a:lnTo>
                                <a:pt x="435704" y="2716901"/>
                              </a:lnTo>
                              <a:lnTo>
                                <a:pt x="434503" y="2716327"/>
                              </a:lnTo>
                              <a:lnTo>
                                <a:pt x="433237" y="2715612"/>
                              </a:lnTo>
                              <a:lnTo>
                                <a:pt x="431916" y="2715005"/>
                              </a:lnTo>
                              <a:lnTo>
                                <a:pt x="430596" y="2714398"/>
                              </a:lnTo>
                              <a:lnTo>
                                <a:pt x="429206" y="2713914"/>
                              </a:lnTo>
                              <a:lnTo>
                                <a:pt x="427780" y="2713258"/>
                              </a:lnTo>
                              <a:lnTo>
                                <a:pt x="420306" y="2709151"/>
                              </a:lnTo>
                              <a:lnTo>
                                <a:pt x="418747" y="2708229"/>
                              </a:lnTo>
                              <a:lnTo>
                                <a:pt x="410311" y="2703638"/>
                              </a:lnTo>
                              <a:lnTo>
                                <a:pt x="408391" y="2702577"/>
                              </a:lnTo>
                              <a:lnTo>
                                <a:pt x="406470" y="2701515"/>
                              </a:lnTo>
                              <a:lnTo>
                                <a:pt x="404578" y="2700516"/>
                              </a:lnTo>
                              <a:lnTo>
                                <a:pt x="402482" y="2699170"/>
                              </a:lnTo>
                              <a:lnTo>
                                <a:pt x="390422" y="2690005"/>
                              </a:lnTo>
                              <a:lnTo>
                                <a:pt x="387467" y="2687566"/>
                              </a:lnTo>
                              <a:lnTo>
                                <a:pt x="384512" y="2685127"/>
                              </a:lnTo>
                              <a:lnTo>
                                <a:pt x="381166" y="2682549"/>
                              </a:lnTo>
                              <a:lnTo>
                                <a:pt x="378083" y="2679867"/>
                              </a:lnTo>
                              <a:lnTo>
                                <a:pt x="374999" y="2677185"/>
                              </a:lnTo>
                              <a:lnTo>
                                <a:pt x="371994" y="2674228"/>
                              </a:lnTo>
                              <a:lnTo>
                                <a:pt x="368966" y="2671476"/>
                              </a:lnTo>
                              <a:lnTo>
                                <a:pt x="365937" y="2668724"/>
                              </a:lnTo>
                              <a:lnTo>
                                <a:pt x="363073" y="2666215"/>
                              </a:lnTo>
                              <a:lnTo>
                                <a:pt x="359912" y="2663356"/>
                              </a:lnTo>
                              <a:lnTo>
                                <a:pt x="356752" y="2660497"/>
                              </a:lnTo>
                              <a:lnTo>
                                <a:pt x="353365" y="2657424"/>
                              </a:lnTo>
                              <a:lnTo>
                                <a:pt x="350001" y="2654322"/>
                              </a:lnTo>
                              <a:lnTo>
                                <a:pt x="346637" y="2651221"/>
                              </a:lnTo>
                              <a:lnTo>
                                <a:pt x="343295" y="2648119"/>
                              </a:lnTo>
                              <a:lnTo>
                                <a:pt x="339727" y="2644749"/>
                              </a:lnTo>
                              <a:lnTo>
                                <a:pt x="336158" y="2641379"/>
                              </a:lnTo>
                              <a:lnTo>
                                <a:pt x="332462" y="2637845"/>
                              </a:lnTo>
                              <a:lnTo>
                                <a:pt x="328588" y="2634104"/>
                              </a:lnTo>
                              <a:lnTo>
                                <a:pt x="324714" y="2630363"/>
                              </a:lnTo>
                              <a:lnTo>
                                <a:pt x="320660" y="2626404"/>
                              </a:lnTo>
                              <a:lnTo>
                                <a:pt x="316483" y="2622304"/>
                              </a:lnTo>
                              <a:lnTo>
                                <a:pt x="312305" y="2618204"/>
                              </a:lnTo>
                              <a:lnTo>
                                <a:pt x="307816" y="2614031"/>
                              </a:lnTo>
                              <a:lnTo>
                                <a:pt x="303523" y="2609504"/>
                              </a:lnTo>
                              <a:lnTo>
                                <a:pt x="299229" y="2604977"/>
                              </a:lnTo>
                              <a:lnTo>
                                <a:pt x="277742" y="2579200"/>
                              </a:lnTo>
                              <a:lnTo>
                                <a:pt x="273364" y="2573667"/>
                              </a:lnTo>
                              <a:lnTo>
                                <a:pt x="268803" y="2567720"/>
                              </a:lnTo>
                              <a:lnTo>
                                <a:pt x="264455" y="2561941"/>
                              </a:lnTo>
                              <a:lnTo>
                                <a:pt x="260106" y="2556163"/>
                              </a:lnTo>
                              <a:lnTo>
                                <a:pt x="255921" y="2550392"/>
                              </a:lnTo>
                              <a:lnTo>
                                <a:pt x="251652" y="2544529"/>
                              </a:lnTo>
                              <a:lnTo>
                                <a:pt x="247383" y="2538665"/>
                              </a:lnTo>
                              <a:lnTo>
                                <a:pt x="243018" y="2532750"/>
                              </a:lnTo>
                              <a:lnTo>
                                <a:pt x="238840" y="2526762"/>
                              </a:lnTo>
                              <a:lnTo>
                                <a:pt x="234661" y="2520773"/>
                              </a:lnTo>
                              <a:lnTo>
                                <a:pt x="230679" y="2514711"/>
                              </a:lnTo>
                              <a:lnTo>
                                <a:pt x="226581" y="2508598"/>
                              </a:lnTo>
                              <a:lnTo>
                                <a:pt x="222483" y="2502486"/>
                              </a:lnTo>
                              <a:lnTo>
                                <a:pt x="218424" y="2496436"/>
                              </a:lnTo>
                              <a:lnTo>
                                <a:pt x="214254" y="2490086"/>
                              </a:lnTo>
                              <a:lnTo>
                                <a:pt x="210084" y="2483737"/>
                              </a:lnTo>
                              <a:lnTo>
                                <a:pt x="205733" y="2477373"/>
                              </a:lnTo>
                              <a:lnTo>
                                <a:pt x="201560" y="2470499"/>
                              </a:lnTo>
                              <a:lnTo>
                                <a:pt x="183009" y="2436835"/>
                              </a:lnTo>
                              <a:lnTo>
                                <a:pt x="163854" y="2397329"/>
                              </a:lnTo>
                              <a:lnTo>
                                <a:pt x="151358" y="2368294"/>
                              </a:lnTo>
                              <a:lnTo>
                                <a:pt x="147785" y="2359922"/>
                              </a:lnTo>
                              <a:lnTo>
                                <a:pt x="132497" y="2323009"/>
                              </a:lnTo>
                              <a:lnTo>
                                <a:pt x="117079" y="2282953"/>
                              </a:lnTo>
                              <a:lnTo>
                                <a:pt x="101914" y="2241639"/>
                              </a:lnTo>
                              <a:lnTo>
                                <a:pt x="94758" y="2220859"/>
                              </a:lnTo>
                              <a:lnTo>
                                <a:pt x="91229" y="2210584"/>
                              </a:lnTo>
                              <a:lnTo>
                                <a:pt x="87708" y="2200445"/>
                              </a:lnTo>
                              <a:lnTo>
                                <a:pt x="84212" y="2190399"/>
                              </a:lnTo>
                              <a:lnTo>
                                <a:pt x="80763" y="2180396"/>
                              </a:lnTo>
                              <a:lnTo>
                                <a:pt x="67588" y="2140322"/>
                              </a:lnTo>
                              <a:lnTo>
                                <a:pt x="56164" y="2100577"/>
                              </a:lnTo>
                              <a:lnTo>
                                <a:pt x="46065" y="2061294"/>
                              </a:lnTo>
                              <a:lnTo>
                                <a:pt x="37410" y="2022501"/>
                              </a:lnTo>
                              <a:lnTo>
                                <a:pt x="29455" y="1983426"/>
                              </a:lnTo>
                              <a:lnTo>
                                <a:pt x="22209" y="1943603"/>
                              </a:lnTo>
                              <a:lnTo>
                                <a:pt x="15702" y="1902244"/>
                              </a:lnTo>
                              <a:lnTo>
                                <a:pt x="10563" y="1859091"/>
                              </a:lnTo>
                              <a:lnTo>
                                <a:pt x="6299" y="1813578"/>
                              </a:lnTo>
                              <a:lnTo>
                                <a:pt x="3014" y="1766342"/>
                              </a:lnTo>
                              <a:lnTo>
                                <a:pt x="738" y="1718255"/>
                              </a:lnTo>
                              <a:lnTo>
                                <a:pt x="0" y="1669176"/>
                              </a:lnTo>
                              <a:lnTo>
                                <a:pt x="81" y="1656738"/>
                              </a:lnTo>
                              <a:lnTo>
                                <a:pt x="1471" y="1606332"/>
                              </a:lnTo>
                              <a:lnTo>
                                <a:pt x="4280" y="1555872"/>
                              </a:lnTo>
                              <a:lnTo>
                                <a:pt x="7041" y="1517801"/>
                              </a:lnTo>
                              <a:lnTo>
                                <a:pt x="10618" y="1479533"/>
                              </a:lnTo>
                              <a:lnTo>
                                <a:pt x="15019" y="1440816"/>
                              </a:lnTo>
                              <a:lnTo>
                                <a:pt x="20263" y="1401316"/>
                              </a:lnTo>
                              <a:lnTo>
                                <a:pt x="26732" y="1360509"/>
                              </a:lnTo>
                              <a:lnTo>
                                <a:pt x="33864" y="1318374"/>
                              </a:lnTo>
                              <a:lnTo>
                                <a:pt x="41586" y="1275233"/>
                              </a:lnTo>
                              <a:lnTo>
                                <a:pt x="50200" y="1230559"/>
                              </a:lnTo>
                              <a:lnTo>
                                <a:pt x="61627" y="1178441"/>
                              </a:lnTo>
                              <a:lnTo>
                                <a:pt x="74779" y="1123376"/>
                              </a:lnTo>
                              <a:lnTo>
                                <a:pt x="84258" y="1085906"/>
                              </a:lnTo>
                              <a:lnTo>
                                <a:pt x="94087" y="1048526"/>
                              </a:lnTo>
                              <a:lnTo>
                                <a:pt x="104180" y="1011518"/>
                              </a:lnTo>
                              <a:lnTo>
                                <a:pt x="119555" y="957651"/>
                              </a:lnTo>
                              <a:lnTo>
                                <a:pt x="135002" y="905494"/>
                              </a:lnTo>
                              <a:lnTo>
                                <a:pt x="150368" y="855191"/>
                              </a:lnTo>
                              <a:lnTo>
                                <a:pt x="165618" y="806832"/>
                              </a:lnTo>
                              <a:lnTo>
                                <a:pt x="181164" y="760205"/>
                              </a:lnTo>
                              <a:lnTo>
                                <a:pt x="197117" y="715016"/>
                              </a:lnTo>
                              <a:lnTo>
                                <a:pt x="213483" y="670679"/>
                              </a:lnTo>
                              <a:lnTo>
                                <a:pt x="230308" y="626664"/>
                              </a:lnTo>
                              <a:lnTo>
                                <a:pt x="247984" y="582964"/>
                              </a:lnTo>
                              <a:lnTo>
                                <a:pt x="266333" y="540365"/>
                              </a:lnTo>
                              <a:lnTo>
                                <a:pt x="286479" y="496587"/>
                              </a:lnTo>
                              <a:lnTo>
                                <a:pt x="309228" y="449827"/>
                              </a:lnTo>
                              <a:lnTo>
                                <a:pt x="332580" y="403672"/>
                              </a:lnTo>
                              <a:lnTo>
                                <a:pt x="355574" y="359539"/>
                              </a:lnTo>
                              <a:lnTo>
                                <a:pt x="378670" y="316413"/>
                              </a:lnTo>
                              <a:lnTo>
                                <a:pt x="402335" y="273389"/>
                              </a:lnTo>
                              <a:lnTo>
                                <a:pt x="425129" y="233442"/>
                              </a:lnTo>
                              <a:lnTo>
                                <a:pt x="449890" y="192383"/>
                              </a:lnTo>
                              <a:lnTo>
                                <a:pt x="475168" y="151946"/>
                              </a:lnTo>
                              <a:lnTo>
                                <a:pt x="499226" y="114344"/>
                              </a:lnTo>
                              <a:lnTo>
                                <a:pt x="523279" y="78345"/>
                              </a:lnTo>
                              <a:lnTo>
                                <a:pt x="544907" y="46561"/>
                              </a:lnTo>
                              <a:lnTo>
                                <a:pt x="569036" y="11694"/>
                              </a:lnTo>
                              <a:lnTo>
                                <a:pt x="573845" y="4826"/>
                              </a:lnTo>
                              <a:lnTo>
                                <a:pt x="577223" y="0"/>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69C5A5D1" id="Graphic 4" o:spid="_x0000_s1026" style="position:absolute;margin-left:9.05pt;margin-top:128.95pt;width:45.5pt;height:214.85pt;z-index:15728640;visibility:visible;mso-wrap-style:square;mso-wrap-distance-left:0;mso-wrap-distance-top:0;mso-wrap-distance-right:0;mso-wrap-distance-bottom:0;mso-position-horizontal:absolute;mso-position-horizontal-relative:page;mso-position-vertical:absolute;mso-position-vertical-relative:page;v-text-anchor:top" coordsize="577850,2728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" path="m561601,2653152r-270,l560746,2653017r-764,135l554991,2655182r-1104,665l552783,2656513r-1158,644l550394,2657952r-1230,795l547724,2659622r-1219,995l545286,2661611r-1066,1247l543078,2663919r-1141,1060l540700,2665930r-1044,1047l538613,2668025r-843,1046l536818,2670205r-952,1133l534824,2672524r-879,1253l533065,2675030r-694,1324l531542,2677724r-828,1370l529771,2680532r-797,1465l528177,2683463r-637,1520l526760,2686517r-781,1534l525199,2689759r-910,1442l517751,2698918r-1264,1124l515122,2700930r-1406,988l512309,2702905r-1487,1052l509313,2704843r-1508,885l506239,2706413r-1573,820l503094,2708052r-1609,926l499877,2709759r-1607,782l496508,2711159r-1486,766l493535,2712690r-1268,899l490959,2714350r-1308,762l488439,2715729r-1266,765l485906,2717260r-1246,910l483359,2718942r-6894,3259l475163,2722807r-1301,605l472744,2724141r-1183,619l470378,2725378r-1120,619l468065,2726517r-1192,520l465671,2727630r-1265,247l463142,2728124r-1308,-59l460479,2727998r-1356,-66l457580,2727826r-1305,-346l454969,2727133r-1129,-651l452647,2725919r-1193,-563l450319,2724678r-1204,-575l447911,2723528r-1350,-442l445421,2722468r-1140,-618l443324,2721062r-1049,-670l441226,2719722r-1004,-692l439127,2718448r-1095,-582l436906,2717475r-1202,-574l434503,2716327r-1266,-715l431916,2715005r-1320,-607l429206,2713914r-1426,-656l420306,2709151r-1559,-922l410311,2703638r-1920,-1061l406470,2701515r-1892,-999l402482,2699170r-12060,-9165l387467,2687566r-2955,-2439l381166,2682549r-3083,-2682l374999,2677185r-3005,-2957l368966,2671476r-3029,-2752l363073,2666215r-3161,-2859l356752,2660497r-3387,-3073l350001,2654322r-3364,-3101l343295,2648119r-3568,-3370l336158,2641379r-3696,-3534l328588,2634104r-3874,-3741l320660,2626404r-4177,-4100l312305,2618204r-4489,-4173l303523,2609504r-4294,-4527l277742,2579200r-4378,-5533l268803,2567720r-4348,-5779l260106,2556163r-4185,-5771l251652,2544529r-4269,-5864l243018,2532750r-4178,-5988l234661,2520773r-3982,-6062l226581,2508598r-4098,-6112l218424,2496436r-4170,-6350l210084,2483737r-4351,-6364l201560,2470499r-18551,-33664l163854,2397329r-12496,-29035l147785,2359922r-15288,-36913l117079,2282953r-15165,-41314l94758,2220859r-3529,-10275l87708,2200445r-3496,-10046l80763,2180396,67588,2140322,56164,2100577,46065,2061294r-8655,-38793l29455,1983426r-7246,-39823l15702,1902244r-5139,-43153l6299,1813578,3014,1766342,738,1718255,,1669176r81,-12438l1471,1606332r2809,-50460l7041,1517801r3577,-38268l15019,1440816r5244,-39500l26732,1360509r7132,-42135l41586,1275233r8614,-44674l61627,1178441r13152,-55065l84258,1085906r9829,-37380l104180,1011518r15375,-53867l135002,905494r15366,-50303l165618,806832r15546,-46627l197117,715016r16366,-44337l230308,626664r17676,-43700l266333,540365r20146,-43778l309228,449827r23352,-46155l355574,359539r23096,-43126l402335,273389r22794,-39947l449890,192383r25278,-40437l499226,114344,523279,78345,544907,46561,569036,11694r4809,-6868l577223,e" filled="f" strokecolor="#ff5400" strokeweight="1.5pt">
                <v:path arrowok="t"/>
                <w10:wrap anchorx="page" anchory="page"/>
              </v:shape>
            </w:pict>
          </mc:Fallback>
        </mc:AlternateContent>
      </w:r>
      <w:r>
        <w:rPr>
          <w:b/>
          <w:i/>
          <w:sz w:val="18"/>
        </w:rPr>
        <w:t>Abstract</w:t>
      </w:r>
      <w:r>
        <w:rPr>
          <w:b/>
          <w:sz w:val="18"/>
        </w:rPr>
        <w:t>—Reliable inference of cognitive–affective states such as stress and mental workload (MWL) is essential for adaptive systems</w:t>
      </w:r>
      <w:r>
        <w:rPr>
          <w:b/>
          <w:spacing w:val="40"/>
          <w:sz w:val="18"/>
        </w:rPr>
        <w:t xml:space="preserve"> </w:t>
      </w:r>
      <w:r>
        <w:rPr>
          <w:b/>
          <w:sz w:val="18"/>
        </w:rPr>
        <w:t>in</w:t>
      </w:r>
      <w:r>
        <w:rPr>
          <w:b/>
          <w:spacing w:val="40"/>
          <w:sz w:val="18"/>
        </w:rPr>
        <w:t xml:space="preserve"> </w:t>
      </w:r>
      <w:r>
        <w:rPr>
          <w:b/>
          <w:sz w:val="18"/>
        </w:rPr>
        <w:t>domains</w:t>
      </w:r>
      <w:r>
        <w:rPr>
          <w:b/>
          <w:spacing w:val="40"/>
          <w:sz w:val="18"/>
        </w:rPr>
        <w:t xml:space="preserve"> </w:t>
      </w:r>
      <w:r>
        <w:rPr>
          <w:b/>
          <w:sz w:val="18"/>
        </w:rPr>
        <w:t>ranging</w:t>
      </w:r>
      <w:r>
        <w:rPr>
          <w:b/>
          <w:spacing w:val="40"/>
          <w:sz w:val="18"/>
        </w:rPr>
        <w:t xml:space="preserve"> </w:t>
      </w:r>
      <w:r>
        <w:rPr>
          <w:b/>
          <w:sz w:val="18"/>
        </w:rPr>
        <w:t>from</w:t>
      </w:r>
      <w:r>
        <w:rPr>
          <w:b/>
          <w:spacing w:val="40"/>
          <w:sz w:val="18"/>
        </w:rPr>
        <w:t xml:space="preserve"> </w:t>
      </w:r>
      <w:r>
        <w:rPr>
          <w:b/>
          <w:sz w:val="18"/>
        </w:rPr>
        <w:t>education</w:t>
      </w:r>
      <w:r>
        <w:rPr>
          <w:b/>
          <w:spacing w:val="40"/>
          <w:sz w:val="18"/>
        </w:rPr>
        <w:t xml:space="preserve"> </w:t>
      </w:r>
      <w:r>
        <w:rPr>
          <w:b/>
          <w:sz w:val="18"/>
        </w:rPr>
        <w:t>and</w:t>
      </w:r>
      <w:r>
        <w:rPr>
          <w:b/>
          <w:spacing w:val="40"/>
          <w:sz w:val="18"/>
        </w:rPr>
        <w:t xml:space="preserve"> </w:t>
      </w:r>
      <w:r>
        <w:rPr>
          <w:b/>
          <w:sz w:val="18"/>
        </w:rPr>
        <w:t>healthcare</w:t>
      </w:r>
      <w:r>
        <w:rPr>
          <w:b/>
          <w:spacing w:val="80"/>
          <w:sz w:val="18"/>
        </w:rPr>
        <w:t xml:space="preserve"> </w:t>
      </w:r>
      <w:r>
        <w:rPr>
          <w:b/>
          <w:sz w:val="18"/>
        </w:rPr>
        <w:t>to</w:t>
      </w:r>
      <w:r>
        <w:rPr>
          <w:b/>
          <w:spacing w:val="40"/>
          <w:sz w:val="18"/>
        </w:rPr>
        <w:t xml:space="preserve"> </w:t>
      </w:r>
      <w:r>
        <w:rPr>
          <w:b/>
          <w:sz w:val="18"/>
        </w:rPr>
        <w:t>safety-critical</w:t>
      </w:r>
      <w:r>
        <w:rPr>
          <w:b/>
          <w:spacing w:val="40"/>
          <w:sz w:val="18"/>
        </w:rPr>
        <w:t xml:space="preserve"> </w:t>
      </w:r>
      <w:r>
        <w:rPr>
          <w:b/>
          <w:sz w:val="18"/>
        </w:rPr>
        <w:t>operations.</w:t>
      </w:r>
      <w:r>
        <w:rPr>
          <w:b/>
          <w:spacing w:val="40"/>
          <w:sz w:val="18"/>
        </w:rPr>
        <w:t xml:space="preserve"> </w:t>
      </w:r>
      <w:r>
        <w:rPr>
          <w:b/>
          <w:sz w:val="18"/>
        </w:rPr>
        <w:t>However,</w:t>
      </w:r>
      <w:r>
        <w:rPr>
          <w:b/>
          <w:spacing w:val="40"/>
          <w:sz w:val="18"/>
        </w:rPr>
        <w:t xml:space="preserve"> </w:t>
      </w:r>
      <w:r>
        <w:rPr>
          <w:b/>
          <w:sz w:val="18"/>
        </w:rPr>
        <w:t>these</w:t>
      </w:r>
      <w:r>
        <w:rPr>
          <w:b/>
          <w:spacing w:val="40"/>
          <w:sz w:val="18"/>
        </w:rPr>
        <w:t xml:space="preserve"> </w:t>
      </w:r>
      <w:r>
        <w:rPr>
          <w:b/>
          <w:sz w:val="18"/>
        </w:rPr>
        <w:t>states</w:t>
      </w:r>
      <w:r>
        <w:rPr>
          <w:b/>
          <w:spacing w:val="40"/>
          <w:sz w:val="18"/>
        </w:rPr>
        <w:t xml:space="preserve"> </w:t>
      </w:r>
      <w:r>
        <w:rPr>
          <w:b/>
          <w:sz w:val="18"/>
        </w:rPr>
        <w:t>often</w:t>
      </w:r>
      <w:r>
        <w:rPr>
          <w:b/>
          <w:spacing w:val="40"/>
          <w:sz w:val="18"/>
        </w:rPr>
        <w:t xml:space="preserve"> </w:t>
      </w:r>
      <w:r>
        <w:rPr>
          <w:b/>
          <w:sz w:val="18"/>
        </w:rPr>
        <w:t>co-occur and share physiological signatures, complicating their discrimination and limiting model generalisability. This study systematically varied stress and MWL in a controlled (N=44), ecologically valid task environment using virtual reality (VR), recording multimodal physiological signals including electroen-cephalography (EEG), electrodermal activity (EDA), heart rate, and</w:t>
      </w:r>
      <w:r>
        <w:rPr>
          <w:b/>
          <w:spacing w:val="-8"/>
          <w:sz w:val="18"/>
        </w:rPr>
        <w:t xml:space="preserve"> </w:t>
      </w:r>
      <w:r>
        <w:rPr>
          <w:b/>
          <w:sz w:val="18"/>
        </w:rPr>
        <w:t>pupillometry.</w:t>
      </w:r>
      <w:r>
        <w:rPr>
          <w:b/>
          <w:spacing w:val="-8"/>
          <w:sz w:val="18"/>
        </w:rPr>
        <w:t xml:space="preserve"> </w:t>
      </w:r>
      <w:r>
        <w:rPr>
          <w:b/>
          <w:sz w:val="18"/>
        </w:rPr>
        <w:t>Specifically,</w:t>
      </w:r>
      <w:r>
        <w:rPr>
          <w:b/>
          <w:spacing w:val="-8"/>
          <w:sz w:val="18"/>
        </w:rPr>
        <w:t xml:space="preserve"> </w:t>
      </w:r>
      <w:r>
        <w:rPr>
          <w:b/>
          <w:sz w:val="18"/>
        </w:rPr>
        <w:t>this</w:t>
      </w:r>
      <w:r>
        <w:rPr>
          <w:b/>
          <w:spacing w:val="-8"/>
          <w:sz w:val="18"/>
        </w:rPr>
        <w:t xml:space="preserve"> </w:t>
      </w:r>
      <w:r>
        <w:rPr>
          <w:b/>
          <w:sz w:val="18"/>
        </w:rPr>
        <w:t>study</w:t>
      </w:r>
      <w:r>
        <w:rPr>
          <w:b/>
          <w:spacing w:val="-8"/>
          <w:sz w:val="18"/>
        </w:rPr>
        <w:t xml:space="preserve"> </w:t>
      </w:r>
      <w:r>
        <w:rPr>
          <w:b/>
          <w:sz w:val="18"/>
        </w:rPr>
        <w:t>developed</w:t>
      </w:r>
      <w:r>
        <w:rPr>
          <w:b/>
          <w:spacing w:val="-8"/>
          <w:sz w:val="18"/>
        </w:rPr>
        <w:t xml:space="preserve"> </w:t>
      </w:r>
      <w:r>
        <w:rPr>
          <w:b/>
          <w:sz w:val="18"/>
        </w:rPr>
        <w:t>an</w:t>
      </w:r>
      <w:r>
        <w:rPr>
          <w:b/>
          <w:spacing w:val="-8"/>
          <w:sz w:val="18"/>
        </w:rPr>
        <w:t xml:space="preserve"> </w:t>
      </w:r>
      <w:r>
        <w:rPr>
          <w:b/>
          <w:sz w:val="18"/>
        </w:rPr>
        <w:t>immersive VR adaptation of the Trier Social Stress Test (TSST) incorpo-rating a 2×2 factorial design that systematically varied stress (high/low) and MWL (high/low) to examine their overlapping</w:t>
      </w:r>
      <w:r>
        <w:rPr>
          <w:b/>
          <w:spacing w:val="80"/>
          <w:sz w:val="18"/>
        </w:rPr>
        <w:t xml:space="preserve"> </w:t>
      </w:r>
      <w:r>
        <w:rPr>
          <w:b/>
          <w:sz w:val="18"/>
        </w:rPr>
        <w:t xml:space="preserve">yet partially discriminable physiological responses. Using nested leave-one-subject-out evaluation </w:t>
      </w:r>
      <w:commentRangeStart w:id="1"/>
      <w:r>
        <w:rPr>
          <w:b/>
          <w:sz w:val="18"/>
        </w:rPr>
        <w:t>with support vector machine (SVM) classifiers,</w:t>
      </w:r>
      <w:commentRangeEnd w:id="1"/>
      <w:r w:rsidR="002932AB">
        <w:rPr>
          <w:rStyle w:val="CommentReference"/>
        </w:rPr>
        <w:commentReference w:id="1"/>
      </w:r>
      <w:r>
        <w:rPr>
          <w:b/>
          <w:sz w:val="18"/>
        </w:rPr>
        <w:t xml:space="preserve"> we found that, across levels of the non-target state, MWL could be classified above chance from multimodal features, whereas stress classification did not reach significance, despite marginal univariate sensitivity of tonic EDA to the stress manipulation.</w:t>
      </w:r>
      <w:r>
        <w:rPr>
          <w:b/>
          <w:spacing w:val="-12"/>
          <w:sz w:val="18"/>
        </w:rPr>
        <w:t xml:space="preserve"> </w:t>
      </w:r>
      <w:ins w:id="2" w:author="Coyle, Damien" w:date="2026-01-09T15:56:00Z">
        <w:r w:rsidR="00EE1B7E" w:rsidRPr="00EE1B7E">
          <w:rPr>
            <w:b/>
            <w:sz w:val="18"/>
          </w:rPr>
          <w:t>These findings delineate where physiological signatures of stress and mental workload converge and diverge under ecologically valid task demands, and offer actionable guidance for the design of more robust, interpretable affective-computing inference systems.</w:t>
        </w:r>
      </w:ins>
      <w:ins w:id="3" w:author="Coyle, Damien" w:date="2026-01-09T15:56:00Z" w16du:dateUtc="2026-01-09T15:56:00Z">
        <w:r w:rsidR="00EE1B7E">
          <w:rPr>
            <w:b/>
            <w:sz w:val="18"/>
          </w:rPr>
          <w:t xml:space="preserve"> </w:t>
        </w:r>
      </w:ins>
      <w:del w:id="4" w:author="Coyle, Damien" w:date="2026-01-09T15:56:00Z" w16du:dateUtc="2026-01-09T15:56:00Z">
        <w:r w:rsidDel="00EE1B7E">
          <w:rPr>
            <w:b/>
            <w:sz w:val="18"/>
          </w:rPr>
          <w:delText>These</w:delText>
        </w:r>
        <w:r w:rsidDel="00EE1B7E">
          <w:rPr>
            <w:b/>
            <w:spacing w:val="-11"/>
            <w:sz w:val="18"/>
          </w:rPr>
          <w:delText xml:space="preserve"> </w:delText>
        </w:r>
        <w:r w:rsidDel="00EE1B7E">
          <w:rPr>
            <w:b/>
            <w:sz w:val="18"/>
          </w:rPr>
          <w:delText>results</w:delText>
        </w:r>
        <w:r w:rsidDel="00EE1B7E">
          <w:rPr>
            <w:b/>
            <w:spacing w:val="-11"/>
            <w:sz w:val="18"/>
          </w:rPr>
          <w:delText xml:space="preserve"> </w:delText>
        </w:r>
        <w:r w:rsidDel="00EE1B7E">
          <w:rPr>
            <w:b/>
            <w:sz w:val="18"/>
          </w:rPr>
          <w:delText>clarify</w:delText>
        </w:r>
        <w:r w:rsidDel="00EE1B7E">
          <w:rPr>
            <w:b/>
            <w:spacing w:val="-11"/>
            <w:sz w:val="18"/>
          </w:rPr>
          <w:delText xml:space="preserve"> </w:delText>
        </w:r>
        <w:r w:rsidDel="00EE1B7E">
          <w:rPr>
            <w:b/>
            <w:sz w:val="18"/>
          </w:rPr>
          <w:delText>where</w:delText>
        </w:r>
        <w:r w:rsidDel="00EE1B7E">
          <w:rPr>
            <w:b/>
            <w:spacing w:val="-12"/>
            <w:sz w:val="18"/>
          </w:rPr>
          <w:delText xml:space="preserve"> </w:delText>
        </w:r>
        <w:r w:rsidDel="00EE1B7E">
          <w:rPr>
            <w:b/>
            <w:sz w:val="18"/>
          </w:rPr>
          <w:delText>physiological</w:delText>
        </w:r>
        <w:r w:rsidDel="00EE1B7E">
          <w:rPr>
            <w:b/>
            <w:spacing w:val="-11"/>
            <w:sz w:val="18"/>
          </w:rPr>
          <w:delText xml:space="preserve"> </w:delText>
        </w:r>
        <w:r w:rsidDel="00EE1B7E">
          <w:rPr>
            <w:b/>
            <w:sz w:val="18"/>
          </w:rPr>
          <w:delText>signatures of stress and MWL converge and diverge under ecologically plausible task demands, and provide practical guidance for building more robust affective-computing inference systems.</w:delText>
        </w:r>
      </w:del>
    </w:p>
    <w:p w14:paraId="4038D946" w14:textId="77777777" w:rsidR="005E5D1A" w:rsidRDefault="00000000" w:rsidP="00EE1B7E">
      <w:pPr>
        <w:spacing w:before="123" w:line="230" w:lineRule="auto"/>
        <w:ind w:left="259" w:firstLine="199"/>
        <w:jc w:val="both"/>
        <w:rPr>
          <w:b/>
          <w:sz w:val="18"/>
        </w:rPr>
      </w:pPr>
      <w:r>
        <w:rPr>
          <w:b/>
          <w:i/>
          <w:sz w:val="18"/>
        </w:rPr>
        <w:t>Index Terms</w:t>
      </w:r>
      <w:r>
        <w:rPr>
          <w:b/>
          <w:sz w:val="18"/>
        </w:rPr>
        <w:t>—Affective computing, stress, mental workload, multimodal physiology, machine learning, virtual reality.</w:t>
      </w:r>
    </w:p>
    <w:p w14:paraId="4038D947" w14:textId="77777777" w:rsidR="005E5D1A" w:rsidRDefault="005E5D1A">
      <w:pPr>
        <w:pStyle w:val="BodyText"/>
        <w:spacing w:before="143"/>
        <w:ind w:left="0"/>
        <w:jc w:val="left"/>
        <w:rPr>
          <w:b/>
          <w:sz w:val="18"/>
        </w:rPr>
      </w:pPr>
    </w:p>
    <w:p w14:paraId="4038D948" w14:textId="77777777" w:rsidR="005E5D1A" w:rsidRDefault="00000000">
      <w:pPr>
        <w:pStyle w:val="ListParagraph"/>
        <w:numPr>
          <w:ilvl w:val="0"/>
          <w:numId w:val="8"/>
        </w:numPr>
        <w:tabs>
          <w:tab w:val="left" w:pos="2206"/>
        </w:tabs>
        <w:ind w:left="2206" w:hanging="214"/>
        <w:jc w:val="left"/>
        <w:rPr>
          <w:sz w:val="20"/>
        </w:rPr>
      </w:pPr>
      <w:r>
        <w:rPr>
          <w:smallCaps/>
          <w:spacing w:val="-2"/>
          <w:sz w:val="20"/>
        </w:rPr>
        <w:t>Introduction</w:t>
      </w:r>
    </w:p>
    <w:p w14:paraId="4038D949" w14:textId="77777777" w:rsidR="005E5D1A" w:rsidRDefault="00000000">
      <w:pPr>
        <w:pStyle w:val="BodyText"/>
        <w:spacing w:before="79" w:line="249" w:lineRule="auto"/>
        <w:ind w:firstLine="199"/>
      </w:pPr>
      <w:r>
        <w:t>Physiological</w:t>
      </w:r>
      <w:r>
        <w:rPr>
          <w:spacing w:val="80"/>
        </w:rPr>
        <w:t xml:space="preserve"> </w:t>
      </w:r>
      <w:r>
        <w:t>computing</w:t>
      </w:r>
      <w:r>
        <w:rPr>
          <w:spacing w:val="80"/>
        </w:rPr>
        <w:t xml:space="preserve"> </w:t>
      </w:r>
      <w:r>
        <w:t>systems</w:t>
      </w:r>
      <w:r>
        <w:rPr>
          <w:spacing w:val="80"/>
        </w:rPr>
        <w:t xml:space="preserve"> </w:t>
      </w:r>
      <w:r>
        <w:t>infer</w:t>
      </w:r>
      <w:r>
        <w:rPr>
          <w:spacing w:val="80"/>
        </w:rPr>
        <w:t xml:space="preserve"> </w:t>
      </w:r>
      <w:r>
        <w:t>users’</w:t>
      </w:r>
      <w:r>
        <w:rPr>
          <w:spacing w:val="80"/>
        </w:rPr>
        <w:t xml:space="preserve"> </w:t>
      </w:r>
      <w:r>
        <w:t>cogni-tive–affective states (e.g., stress, engagement, fatigue) from neurophysiological and autonomic signals such as electroen-cephalography</w:t>
      </w:r>
      <w:r>
        <w:rPr>
          <w:spacing w:val="-11"/>
        </w:rPr>
        <w:t xml:space="preserve"> </w:t>
      </w:r>
      <w:r>
        <w:t>(EEG),</w:t>
      </w:r>
      <w:r>
        <w:rPr>
          <w:spacing w:val="-11"/>
        </w:rPr>
        <w:t xml:space="preserve"> </w:t>
      </w:r>
      <w:r>
        <w:t>electrodermal</w:t>
      </w:r>
      <w:r>
        <w:rPr>
          <w:spacing w:val="-11"/>
        </w:rPr>
        <w:t xml:space="preserve"> </w:t>
      </w:r>
      <w:r>
        <w:t>activity</w:t>
      </w:r>
      <w:r>
        <w:rPr>
          <w:spacing w:val="-11"/>
        </w:rPr>
        <w:t xml:space="preserve"> </w:t>
      </w:r>
      <w:r>
        <w:t>(EDA),</w:t>
      </w:r>
      <w:r>
        <w:rPr>
          <w:spacing w:val="-11"/>
        </w:rPr>
        <w:t xml:space="preserve"> </w:t>
      </w:r>
      <w:r>
        <w:t>heart</w:t>
      </w:r>
      <w:r>
        <w:rPr>
          <w:spacing w:val="-11"/>
        </w:rPr>
        <w:t xml:space="preserve"> </w:t>
      </w:r>
      <w:r>
        <w:t>rate and</w:t>
      </w:r>
      <w:r>
        <w:rPr>
          <w:spacing w:val="-8"/>
        </w:rPr>
        <w:t xml:space="preserve"> </w:t>
      </w:r>
      <w:r>
        <w:t>heart</w:t>
      </w:r>
      <w:r>
        <w:rPr>
          <w:spacing w:val="-8"/>
        </w:rPr>
        <w:t xml:space="preserve"> </w:t>
      </w:r>
      <w:r>
        <w:t>rate</w:t>
      </w:r>
      <w:r>
        <w:rPr>
          <w:spacing w:val="-8"/>
        </w:rPr>
        <w:t xml:space="preserve"> </w:t>
      </w:r>
      <w:r>
        <w:t>variability</w:t>
      </w:r>
      <w:r>
        <w:rPr>
          <w:spacing w:val="-8"/>
        </w:rPr>
        <w:t xml:space="preserve"> </w:t>
      </w:r>
      <w:r>
        <w:t>(HR/HRV),</w:t>
      </w:r>
      <w:r>
        <w:rPr>
          <w:spacing w:val="-8"/>
        </w:rPr>
        <w:t xml:space="preserve"> </w:t>
      </w:r>
      <w:r>
        <w:t>and</w:t>
      </w:r>
      <w:r>
        <w:rPr>
          <w:spacing w:val="-8"/>
        </w:rPr>
        <w:t xml:space="preserve"> </w:t>
      </w:r>
      <w:r>
        <w:t>pupillometry</w:t>
      </w:r>
      <w:r>
        <w:rPr>
          <w:spacing w:val="-8"/>
        </w:rPr>
        <w:t xml:space="preserve"> </w:t>
      </w:r>
      <w:r>
        <w:t>[1]–[4]. These systems enable continuous, unobtrusive monitoring of the user’s internal states without requiring explicit input [2], [3], [5], [6]. Physiological computing is particularly relevant</w:t>
      </w:r>
      <w:r>
        <w:rPr>
          <w:spacing w:val="40"/>
        </w:rPr>
        <w:t xml:space="preserve"> </w:t>
      </w:r>
      <w:r>
        <w:t>to safety-critical, high-demand settings—such as aviation [7], driving</w:t>
      </w:r>
      <w:r>
        <w:rPr>
          <w:spacing w:val="-7"/>
        </w:rPr>
        <w:t xml:space="preserve"> </w:t>
      </w:r>
      <w:r>
        <w:t>[6],</w:t>
      </w:r>
      <w:r>
        <w:rPr>
          <w:spacing w:val="-7"/>
        </w:rPr>
        <w:t xml:space="preserve"> </w:t>
      </w:r>
      <w:r>
        <w:t>[8],</w:t>
      </w:r>
      <w:r>
        <w:rPr>
          <w:spacing w:val="-7"/>
        </w:rPr>
        <w:t xml:space="preserve"> </w:t>
      </w:r>
      <w:r>
        <w:t>and</w:t>
      </w:r>
      <w:r>
        <w:rPr>
          <w:spacing w:val="-7"/>
        </w:rPr>
        <w:t xml:space="preserve"> </w:t>
      </w:r>
      <w:r>
        <w:t>defence</w:t>
      </w:r>
      <w:r>
        <w:rPr>
          <w:spacing w:val="-7"/>
        </w:rPr>
        <w:t xml:space="preserve"> </w:t>
      </w:r>
      <w:r>
        <w:t>[9],</w:t>
      </w:r>
      <w:r>
        <w:rPr>
          <w:spacing w:val="-7"/>
        </w:rPr>
        <w:t xml:space="preserve"> </w:t>
      </w:r>
      <w:r>
        <w:t>[10]—where</w:t>
      </w:r>
      <w:r>
        <w:rPr>
          <w:spacing w:val="-7"/>
        </w:rPr>
        <w:t xml:space="preserve"> </w:t>
      </w:r>
      <w:r>
        <w:t>awareness</w:t>
      </w:r>
      <w:r>
        <w:rPr>
          <w:spacing w:val="-7"/>
        </w:rPr>
        <w:t xml:space="preserve"> </w:t>
      </w:r>
      <w:r>
        <w:t>of</w:t>
      </w:r>
      <w:r>
        <w:rPr>
          <w:spacing w:val="-7"/>
        </w:rPr>
        <w:t xml:space="preserve"> </w:t>
      </w:r>
      <w:r>
        <w:t>the user’s</w:t>
      </w:r>
      <w:r>
        <w:rPr>
          <w:spacing w:val="-7"/>
        </w:rPr>
        <w:t xml:space="preserve"> </w:t>
      </w:r>
      <w:r>
        <w:t>cognitive–affective</w:t>
      </w:r>
      <w:r>
        <w:rPr>
          <w:spacing w:val="-7"/>
        </w:rPr>
        <w:t xml:space="preserve"> </w:t>
      </w:r>
      <w:r>
        <w:t>state</w:t>
      </w:r>
      <w:r>
        <w:rPr>
          <w:spacing w:val="-7"/>
        </w:rPr>
        <w:t xml:space="preserve"> </w:t>
      </w:r>
      <w:r>
        <w:t>is</w:t>
      </w:r>
      <w:r>
        <w:rPr>
          <w:spacing w:val="-7"/>
        </w:rPr>
        <w:t xml:space="preserve"> </w:t>
      </w:r>
      <w:r>
        <w:t>vital</w:t>
      </w:r>
      <w:r>
        <w:rPr>
          <w:spacing w:val="-7"/>
        </w:rPr>
        <w:t xml:space="preserve"> </w:t>
      </w:r>
      <w:r>
        <w:t>for</w:t>
      </w:r>
      <w:r>
        <w:rPr>
          <w:spacing w:val="-7"/>
        </w:rPr>
        <w:t xml:space="preserve"> </w:t>
      </w:r>
      <w:r>
        <w:t>system</w:t>
      </w:r>
      <w:r>
        <w:rPr>
          <w:spacing w:val="-7"/>
        </w:rPr>
        <w:t xml:space="preserve"> </w:t>
      </w:r>
      <w:r>
        <w:t>performance and</w:t>
      </w:r>
      <w:r>
        <w:rPr>
          <w:spacing w:val="-1"/>
        </w:rPr>
        <w:t xml:space="preserve"> </w:t>
      </w:r>
      <w:r>
        <w:t>safety.</w:t>
      </w:r>
      <w:r>
        <w:rPr>
          <w:spacing w:val="-1"/>
        </w:rPr>
        <w:t xml:space="preserve"> </w:t>
      </w:r>
      <w:r>
        <w:t>Yet,</w:t>
      </w:r>
      <w:r>
        <w:rPr>
          <w:spacing w:val="-1"/>
        </w:rPr>
        <w:t xml:space="preserve"> </w:t>
      </w:r>
      <w:r>
        <w:t>inferring</w:t>
      </w:r>
      <w:r>
        <w:rPr>
          <w:spacing w:val="-1"/>
        </w:rPr>
        <w:t xml:space="preserve"> </w:t>
      </w:r>
      <w:r>
        <w:t>user</w:t>
      </w:r>
      <w:r>
        <w:rPr>
          <w:spacing w:val="-1"/>
        </w:rPr>
        <w:t xml:space="preserve"> </w:t>
      </w:r>
      <w:r>
        <w:t>states</w:t>
      </w:r>
      <w:r>
        <w:rPr>
          <w:spacing w:val="-1"/>
        </w:rPr>
        <w:t xml:space="preserve"> </w:t>
      </w:r>
      <w:r>
        <w:t>through</w:t>
      </w:r>
      <w:r>
        <w:rPr>
          <w:spacing w:val="-1"/>
        </w:rPr>
        <w:t xml:space="preserve"> </w:t>
      </w:r>
      <w:r>
        <w:t>explicit</w:t>
      </w:r>
      <w:r>
        <w:rPr>
          <w:spacing w:val="-1"/>
        </w:rPr>
        <w:t xml:space="preserve"> </w:t>
      </w:r>
      <w:r>
        <w:t>reporting can disrupt task execution and increase risk [2], [7], [11].</w:t>
      </w:r>
    </w:p>
    <w:p w14:paraId="4038D94A" w14:textId="77777777" w:rsidR="005E5D1A" w:rsidRDefault="00000000">
      <w:pPr>
        <w:pStyle w:val="BodyText"/>
        <w:spacing w:line="249" w:lineRule="auto"/>
        <w:ind w:firstLine="199"/>
      </w:pPr>
      <w:r>
        <w:t>These implicit inferences must remain reliable under realis-tic conditions. Errors in state inference can lead systems to behave erroneously, such as intervening when unnecessary,</w:t>
      </w:r>
      <w:r>
        <w:rPr>
          <w:spacing w:val="80"/>
          <w:w w:val="150"/>
        </w:rPr>
        <w:t xml:space="preserve"> </w:t>
      </w:r>
      <w:r>
        <w:t>or failing to act when required [5], [12], thus producing unintended adverse effects on user experience and perfor-mance</w:t>
      </w:r>
      <w:r>
        <w:rPr>
          <w:spacing w:val="34"/>
        </w:rPr>
        <w:t xml:space="preserve"> </w:t>
      </w:r>
      <w:r>
        <w:t>[12],</w:t>
      </w:r>
      <w:r>
        <w:rPr>
          <w:spacing w:val="34"/>
        </w:rPr>
        <w:t xml:space="preserve"> </w:t>
      </w:r>
      <w:r>
        <w:t>[13].</w:t>
      </w:r>
      <w:r>
        <w:rPr>
          <w:spacing w:val="34"/>
        </w:rPr>
        <w:t xml:space="preserve"> </w:t>
      </w:r>
      <w:r>
        <w:t>Such</w:t>
      </w:r>
      <w:r>
        <w:rPr>
          <w:spacing w:val="34"/>
        </w:rPr>
        <w:t xml:space="preserve"> </w:t>
      </w:r>
      <w:r>
        <w:t>events</w:t>
      </w:r>
      <w:r>
        <w:rPr>
          <w:spacing w:val="34"/>
        </w:rPr>
        <w:t xml:space="preserve"> </w:t>
      </w:r>
      <w:r>
        <w:t>also</w:t>
      </w:r>
      <w:r>
        <w:rPr>
          <w:spacing w:val="34"/>
        </w:rPr>
        <w:t xml:space="preserve"> </w:t>
      </w:r>
      <w:r>
        <w:t>undermine</w:t>
      </w:r>
      <w:r>
        <w:rPr>
          <w:spacing w:val="34"/>
        </w:rPr>
        <w:t xml:space="preserve"> </w:t>
      </w:r>
      <w:r>
        <w:t>user</w:t>
      </w:r>
      <w:r>
        <w:rPr>
          <w:spacing w:val="34"/>
        </w:rPr>
        <w:t xml:space="preserve"> </w:t>
      </w:r>
      <w:r>
        <w:t>trust</w:t>
      </w:r>
      <w:r>
        <w:rPr>
          <w:spacing w:val="34"/>
        </w:rPr>
        <w:t xml:space="preserve"> </w:t>
      </w:r>
      <w:r>
        <w:t xml:space="preserve">in the system’s reliability and adaptive capabilities [14]–[16]. However, achieving the level of accuracy required for reliable </w:t>
      </w:r>
      <w:r>
        <w:t>state inference remains challenging. Models that perform well on</w:t>
      </w:r>
      <w:r>
        <w:rPr>
          <w:spacing w:val="36"/>
        </w:rPr>
        <w:t xml:space="preserve"> </w:t>
      </w:r>
      <w:r>
        <w:t>training</w:t>
      </w:r>
      <w:r>
        <w:rPr>
          <w:spacing w:val="36"/>
        </w:rPr>
        <w:t xml:space="preserve"> </w:t>
      </w:r>
      <w:r>
        <w:t>data</w:t>
      </w:r>
      <w:r>
        <w:rPr>
          <w:spacing w:val="36"/>
        </w:rPr>
        <w:t xml:space="preserve"> </w:t>
      </w:r>
      <w:r>
        <w:t>often</w:t>
      </w:r>
      <w:r>
        <w:rPr>
          <w:spacing w:val="36"/>
        </w:rPr>
        <w:t xml:space="preserve"> </w:t>
      </w:r>
      <w:r>
        <w:t>experience</w:t>
      </w:r>
      <w:r>
        <w:rPr>
          <w:spacing w:val="36"/>
        </w:rPr>
        <w:t xml:space="preserve"> </w:t>
      </w:r>
      <w:r>
        <w:t>substantial</w:t>
      </w:r>
      <w:r>
        <w:rPr>
          <w:spacing w:val="36"/>
        </w:rPr>
        <w:t xml:space="preserve"> </w:t>
      </w:r>
      <w:r>
        <w:t>degradation</w:t>
      </w:r>
      <w:r>
        <w:rPr>
          <w:spacing w:val="36"/>
        </w:rPr>
        <w:t xml:space="preserve"> </w:t>
      </w:r>
      <w:r>
        <w:rPr>
          <w:spacing w:val="-5"/>
        </w:rPr>
        <w:t>in</w:t>
      </w:r>
    </w:p>
    <w:p w14:paraId="4038D94B" w14:textId="77777777" w:rsidR="005E5D1A" w:rsidRDefault="00000000">
      <w:pPr>
        <w:pStyle w:val="BodyText"/>
        <w:spacing w:before="98" w:line="249" w:lineRule="auto"/>
        <w:ind w:left="199" w:right="977"/>
      </w:pPr>
      <w:r>
        <w:br w:type="column"/>
      </w:r>
      <w:r>
        <w:lastRenderedPageBreak/>
        <w:t>accuracy when applied to new users or contexts, reflecting poor cross-participant/user and cross-dataset/session general-isation [16]–[18]. For instance, a recent cross-dataset stress-detection study reported reductions in classification accuracy of roughly 20–40 % when models trained on one type of stressor were tested on another, illustrating how contextual changes can markedly degrade model performance [19].</w:t>
      </w:r>
    </w:p>
    <w:p w14:paraId="4038D94C" w14:textId="77777777" w:rsidR="005E5D1A" w:rsidRDefault="00000000">
      <w:pPr>
        <w:pStyle w:val="BodyText"/>
        <w:spacing w:line="249" w:lineRule="auto"/>
        <w:ind w:left="199" w:right="977" w:firstLine="199"/>
      </w:pPr>
      <w:r>
        <w:rPr>
          <w:noProof/>
        </w:rPr>
        <mc:AlternateContent>
          <mc:Choice Requires="wps">
            <w:drawing>
              <wp:anchor distT="0" distB="0" distL="0" distR="0" simplePos="0" relativeHeight="15730176" behindDoc="0" locked="0" layoutInCell="1" allowOverlap="1" wp14:anchorId="4038DBAC" wp14:editId="4038DBAD">
                <wp:simplePos x="0" y="0"/>
                <wp:positionH relativeFrom="page">
                  <wp:posOffset>7294502</wp:posOffset>
                </wp:positionH>
                <wp:positionV relativeFrom="paragraph">
                  <wp:posOffset>3452942</wp:posOffset>
                </wp:positionV>
                <wp:extent cx="93980" cy="9753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80" cy="975360"/>
                        </a:xfrm>
                        <a:custGeom>
                          <a:avLst/>
                          <a:gdLst/>
                          <a:ahLst/>
                          <a:cxnLst/>
                          <a:rect l="l" t="t" r="r" b="b"/>
                          <a:pathLst>
                            <a:path w="93980" h="975360">
                              <a:moveTo>
                                <a:pt x="44871" y="844"/>
                              </a:moveTo>
                              <a:lnTo>
                                <a:pt x="44346" y="739"/>
                              </a:lnTo>
                              <a:lnTo>
                                <a:pt x="43048" y="249"/>
                              </a:lnTo>
                              <a:lnTo>
                                <a:pt x="41719" y="214"/>
                              </a:lnTo>
                              <a:lnTo>
                                <a:pt x="40389" y="179"/>
                              </a:lnTo>
                              <a:lnTo>
                                <a:pt x="38716" y="0"/>
                              </a:lnTo>
                              <a:lnTo>
                                <a:pt x="36896" y="636"/>
                              </a:lnTo>
                              <a:lnTo>
                                <a:pt x="35075" y="1273"/>
                              </a:lnTo>
                              <a:lnTo>
                                <a:pt x="32973" y="1805"/>
                              </a:lnTo>
                              <a:lnTo>
                                <a:pt x="30796" y="4035"/>
                              </a:lnTo>
                              <a:lnTo>
                                <a:pt x="13905" y="42423"/>
                              </a:lnTo>
                              <a:lnTo>
                                <a:pt x="6498" y="87765"/>
                              </a:lnTo>
                              <a:lnTo>
                                <a:pt x="2595" y="131216"/>
                              </a:lnTo>
                              <a:lnTo>
                                <a:pt x="371" y="176229"/>
                              </a:lnTo>
                              <a:lnTo>
                                <a:pt x="0" y="203231"/>
                              </a:lnTo>
                              <a:lnTo>
                                <a:pt x="40" y="212195"/>
                              </a:lnTo>
                              <a:lnTo>
                                <a:pt x="773" y="256461"/>
                              </a:lnTo>
                              <a:lnTo>
                                <a:pt x="2295" y="290571"/>
                              </a:lnTo>
                              <a:lnTo>
                                <a:pt x="2696" y="298880"/>
                              </a:lnTo>
                              <a:lnTo>
                                <a:pt x="4993" y="339209"/>
                              </a:lnTo>
                              <a:lnTo>
                                <a:pt x="7981" y="377911"/>
                              </a:lnTo>
                              <a:lnTo>
                                <a:pt x="13393" y="421962"/>
                              </a:lnTo>
                              <a:lnTo>
                                <a:pt x="19832" y="463476"/>
                              </a:lnTo>
                              <a:lnTo>
                                <a:pt x="25971" y="496012"/>
                              </a:lnTo>
                              <a:lnTo>
                                <a:pt x="27225" y="502379"/>
                              </a:lnTo>
                              <a:lnTo>
                                <a:pt x="34746" y="537609"/>
                              </a:lnTo>
                              <a:lnTo>
                                <a:pt x="36571" y="545608"/>
                              </a:lnTo>
                              <a:lnTo>
                                <a:pt x="38396" y="553608"/>
                              </a:lnTo>
                              <a:lnTo>
                                <a:pt x="40143" y="561556"/>
                              </a:lnTo>
                              <a:lnTo>
                                <a:pt x="42003" y="569218"/>
                              </a:lnTo>
                              <a:lnTo>
                                <a:pt x="43863" y="576880"/>
                              </a:lnTo>
                              <a:lnTo>
                                <a:pt x="45852" y="584232"/>
                              </a:lnTo>
                              <a:lnTo>
                                <a:pt x="47728" y="591579"/>
                              </a:lnTo>
                              <a:lnTo>
                                <a:pt x="49604" y="598925"/>
                              </a:lnTo>
                              <a:lnTo>
                                <a:pt x="51482" y="606096"/>
                              </a:lnTo>
                              <a:lnTo>
                                <a:pt x="53257" y="613297"/>
                              </a:lnTo>
                              <a:lnTo>
                                <a:pt x="55032" y="620497"/>
                              </a:lnTo>
                              <a:lnTo>
                                <a:pt x="56641" y="627724"/>
                              </a:lnTo>
                              <a:lnTo>
                                <a:pt x="58379" y="634783"/>
                              </a:lnTo>
                              <a:lnTo>
                                <a:pt x="60117" y="641843"/>
                              </a:lnTo>
                              <a:lnTo>
                                <a:pt x="61948" y="648710"/>
                              </a:lnTo>
                              <a:lnTo>
                                <a:pt x="63687" y="655654"/>
                              </a:lnTo>
                              <a:lnTo>
                                <a:pt x="65427" y="662599"/>
                              </a:lnTo>
                              <a:lnTo>
                                <a:pt x="67162" y="669485"/>
                              </a:lnTo>
                              <a:lnTo>
                                <a:pt x="68817" y="676452"/>
                              </a:lnTo>
                              <a:lnTo>
                                <a:pt x="70471" y="683420"/>
                              </a:lnTo>
                              <a:lnTo>
                                <a:pt x="72074" y="690405"/>
                              </a:lnTo>
                              <a:lnTo>
                                <a:pt x="73615" y="697461"/>
                              </a:lnTo>
                              <a:lnTo>
                                <a:pt x="75157" y="704516"/>
                              </a:lnTo>
                              <a:lnTo>
                                <a:pt x="76631" y="711625"/>
                              </a:lnTo>
                              <a:lnTo>
                                <a:pt x="78063" y="718786"/>
                              </a:lnTo>
                              <a:lnTo>
                                <a:pt x="79495" y="725947"/>
                              </a:lnTo>
                              <a:lnTo>
                                <a:pt x="80970" y="733275"/>
                              </a:lnTo>
                              <a:lnTo>
                                <a:pt x="82210" y="740427"/>
                              </a:lnTo>
                              <a:lnTo>
                                <a:pt x="83450" y="747579"/>
                              </a:lnTo>
                              <a:lnTo>
                                <a:pt x="84464" y="754716"/>
                              </a:lnTo>
                              <a:lnTo>
                                <a:pt x="85501" y="761699"/>
                              </a:lnTo>
                              <a:lnTo>
                                <a:pt x="86539" y="768682"/>
                              </a:lnTo>
                              <a:lnTo>
                                <a:pt x="87571" y="775561"/>
                              </a:lnTo>
                              <a:lnTo>
                                <a:pt x="88436" y="782323"/>
                              </a:lnTo>
                              <a:lnTo>
                                <a:pt x="89301" y="789085"/>
                              </a:lnTo>
                              <a:lnTo>
                                <a:pt x="90061" y="795717"/>
                              </a:lnTo>
                              <a:lnTo>
                                <a:pt x="90693" y="802269"/>
                              </a:lnTo>
                              <a:lnTo>
                                <a:pt x="91326" y="808822"/>
                              </a:lnTo>
                              <a:lnTo>
                                <a:pt x="91820" y="815253"/>
                              </a:lnTo>
                              <a:lnTo>
                                <a:pt x="92228" y="821638"/>
                              </a:lnTo>
                              <a:lnTo>
                                <a:pt x="92636" y="828022"/>
                              </a:lnTo>
                              <a:lnTo>
                                <a:pt x="92915" y="834416"/>
                              </a:lnTo>
                              <a:lnTo>
                                <a:pt x="93141" y="840577"/>
                              </a:lnTo>
                              <a:lnTo>
                                <a:pt x="93367" y="846739"/>
                              </a:lnTo>
                              <a:lnTo>
                                <a:pt x="93595" y="852762"/>
                              </a:lnTo>
                              <a:lnTo>
                                <a:pt x="93587" y="858604"/>
                              </a:lnTo>
                              <a:lnTo>
                                <a:pt x="93580" y="864447"/>
                              </a:lnTo>
                              <a:lnTo>
                                <a:pt x="93323" y="870207"/>
                              </a:lnTo>
                              <a:lnTo>
                                <a:pt x="93095" y="875633"/>
                              </a:lnTo>
                              <a:lnTo>
                                <a:pt x="92866" y="881058"/>
                              </a:lnTo>
                              <a:lnTo>
                                <a:pt x="92515" y="886233"/>
                              </a:lnTo>
                              <a:lnTo>
                                <a:pt x="92215" y="891158"/>
                              </a:lnTo>
                              <a:lnTo>
                                <a:pt x="91915" y="896083"/>
                              </a:lnTo>
                              <a:lnTo>
                                <a:pt x="91683" y="900716"/>
                              </a:lnTo>
                              <a:lnTo>
                                <a:pt x="91293" y="905184"/>
                              </a:lnTo>
                              <a:lnTo>
                                <a:pt x="90903" y="909652"/>
                              </a:lnTo>
                              <a:lnTo>
                                <a:pt x="90349" y="913647"/>
                              </a:lnTo>
                              <a:lnTo>
                                <a:pt x="89875" y="917968"/>
                              </a:lnTo>
                              <a:lnTo>
                                <a:pt x="89402" y="922288"/>
                              </a:lnTo>
                              <a:lnTo>
                                <a:pt x="88991" y="926861"/>
                              </a:lnTo>
                              <a:lnTo>
                                <a:pt x="88451" y="931109"/>
                              </a:lnTo>
                              <a:lnTo>
                                <a:pt x="87910" y="935357"/>
                              </a:lnTo>
                              <a:lnTo>
                                <a:pt x="87221" y="939651"/>
                              </a:lnTo>
                              <a:lnTo>
                                <a:pt x="86634" y="943455"/>
                              </a:lnTo>
                              <a:lnTo>
                                <a:pt x="86048" y="947260"/>
                              </a:lnTo>
                              <a:lnTo>
                                <a:pt x="85546" y="950685"/>
                              </a:lnTo>
                              <a:lnTo>
                                <a:pt x="84931" y="953937"/>
                              </a:lnTo>
                              <a:lnTo>
                                <a:pt x="84316" y="957189"/>
                              </a:lnTo>
                              <a:lnTo>
                                <a:pt x="83679" y="960332"/>
                              </a:lnTo>
                              <a:lnTo>
                                <a:pt x="82943" y="962965"/>
                              </a:lnTo>
                              <a:lnTo>
                                <a:pt x="82208" y="965597"/>
                              </a:lnTo>
                              <a:lnTo>
                                <a:pt x="78293" y="973585"/>
                              </a:lnTo>
                              <a:lnTo>
                                <a:pt x="77630" y="974519"/>
                              </a:lnTo>
                              <a:lnTo>
                                <a:pt x="76833" y="975038"/>
                              </a:lnTo>
                              <a:lnTo>
                                <a:pt x="76541" y="975329"/>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5CDF8AAF" id="Graphic 5" o:spid="_x0000_s1026" style="position:absolute;margin-left:574.35pt;margin-top:271.9pt;width:7.4pt;height:76.8pt;z-index:15730176;visibility:visible;mso-wrap-style:square;mso-wrap-distance-left:0;mso-wrap-distance-top:0;mso-wrap-distance-right:0;mso-wrap-distance-bottom:0;mso-position-horizontal:absolute;mso-position-horizontal-relative:page;mso-position-vertical:absolute;mso-position-vertical-relative:text;v-text-anchor:top" coordsize="93980,975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" path="m44871,844l44346,739,43048,249,41719,214,40389,179,38716,,36896,636r-1821,637l32973,1805,30796,4035,13905,42423,6498,87765,2595,131216,371,176229,,203231r40,8964l773,256461r1522,34110l2696,298880r2297,40329l7981,377911r5412,44051l19832,463476r6139,32536l27225,502379r7521,35230l36571,545608r1825,8000l40143,561556r1860,7662l43863,576880r1989,7352l47728,591579r1876,7346l51482,606096r1775,7201l55032,620497r1609,7227l58379,634783r1738,7060l61948,648710r1739,6944l65427,662599r1735,6886l68817,676452r1654,6968l72074,690405r1541,7056l75157,704516r1474,7109l78063,718786r1432,7161l80970,733275r1240,7152l83450,747579r1014,7137l85501,761699r1038,6983l87571,775561r865,6762l89301,789085r760,6632l90693,802269r633,6553l91820,815253r408,6385l92636,828022r279,6394l93141,840577r226,6162l93595,852762r-8,5842l93580,864447r-257,5760l93095,875633r-229,5425l92515,886233r-300,4925l91915,896083r-232,4633l91293,905184r-390,4468l90349,913647r-474,4321l89402,922288r-411,4573l88451,931109r-541,4248l87221,939651r-587,3804l86048,947260r-502,3425l84931,953937r-615,3252l83679,960332r-736,2633l82208,965597r-3915,7988l77630,974519r-797,519l76541,975329e" filled="f" strokecolor="#ff5400" strokeweight="1.5pt">
                <v:path arrowok="t"/>
                <w10:wrap anchorx="page"/>
              </v:shape>
            </w:pict>
          </mc:Fallback>
        </mc:AlternateContent>
      </w:r>
      <w:r>
        <w:t>A</w:t>
      </w:r>
      <w:r>
        <w:rPr>
          <w:spacing w:val="-11"/>
        </w:rPr>
        <w:t xml:space="preserve"> </w:t>
      </w:r>
      <w:r>
        <w:t>growing</w:t>
      </w:r>
      <w:r>
        <w:rPr>
          <w:spacing w:val="-11"/>
        </w:rPr>
        <w:t xml:space="preserve"> </w:t>
      </w:r>
      <w:r>
        <w:t>body</w:t>
      </w:r>
      <w:r>
        <w:rPr>
          <w:spacing w:val="-11"/>
        </w:rPr>
        <w:t xml:space="preserve"> </w:t>
      </w:r>
      <w:r>
        <w:t>of</w:t>
      </w:r>
      <w:r>
        <w:rPr>
          <w:spacing w:val="-11"/>
        </w:rPr>
        <w:t xml:space="preserve"> </w:t>
      </w:r>
      <w:r>
        <w:t>work</w:t>
      </w:r>
      <w:r>
        <w:rPr>
          <w:spacing w:val="-11"/>
        </w:rPr>
        <w:t xml:space="preserve"> </w:t>
      </w:r>
      <w:r>
        <w:t>suggests</w:t>
      </w:r>
      <w:r>
        <w:rPr>
          <w:spacing w:val="-11"/>
        </w:rPr>
        <w:t xml:space="preserve"> </w:t>
      </w:r>
      <w:r>
        <w:t>that</w:t>
      </w:r>
      <w:r>
        <w:rPr>
          <w:spacing w:val="-11"/>
        </w:rPr>
        <w:t xml:space="preserve"> </w:t>
      </w:r>
      <w:r>
        <w:t>poor</w:t>
      </w:r>
      <w:r>
        <w:rPr>
          <w:spacing w:val="-11"/>
        </w:rPr>
        <w:t xml:space="preserve"> </w:t>
      </w:r>
      <w:r>
        <w:t>cross-participant and cross-context generalisation is partly explained by state discriminability — the extent to which a physiological feature or model output is sensitive to the target mental state rather than concurrent influences such as task structure, general physiological arousal, or environmental artefacts. Low dis-criminability occurs when features encode either irrelevant patterns spuriously correlated with the task or non-unique responses expressed across multiple mental states. Recent evidence suggests that limited discriminability may be a key contributor to poor generalisability [20]–[22]. For example, EEG models trained to detect one mental state lost up to approximately 15% accuracy when the training and test data differed in the other concurrent state dimension, as demon-strated in [21], indicating that even modest variation in co-occurring states can substantially degrade detection reliabil-ity. These findings highlight that overlapping physiological responses</w:t>
      </w:r>
      <w:r>
        <w:rPr>
          <w:spacing w:val="-10"/>
        </w:rPr>
        <w:t xml:space="preserve"> </w:t>
      </w:r>
      <w:r>
        <w:t>across</w:t>
      </w:r>
      <w:r>
        <w:rPr>
          <w:spacing w:val="-10"/>
        </w:rPr>
        <w:t xml:space="preserve"> </w:t>
      </w:r>
      <w:r>
        <w:t>mental</w:t>
      </w:r>
      <w:r>
        <w:rPr>
          <w:spacing w:val="-10"/>
        </w:rPr>
        <w:t xml:space="preserve"> </w:t>
      </w:r>
      <w:r>
        <w:t>states</w:t>
      </w:r>
      <w:r>
        <w:rPr>
          <w:spacing w:val="-10"/>
        </w:rPr>
        <w:t xml:space="preserve"> </w:t>
      </w:r>
      <w:r>
        <w:t>can</w:t>
      </w:r>
      <w:r>
        <w:rPr>
          <w:spacing w:val="-10"/>
        </w:rPr>
        <w:t xml:space="preserve"> </w:t>
      </w:r>
      <w:r>
        <w:t>impair</w:t>
      </w:r>
      <w:r>
        <w:rPr>
          <w:spacing w:val="-10"/>
        </w:rPr>
        <w:t xml:space="preserve"> </w:t>
      </w:r>
      <w:r>
        <w:t>state</w:t>
      </w:r>
      <w:r>
        <w:rPr>
          <w:spacing w:val="-10"/>
        </w:rPr>
        <w:t xml:space="preserve"> </w:t>
      </w:r>
      <w:r>
        <w:t>discriminability and,</w:t>
      </w:r>
      <w:r>
        <w:rPr>
          <w:spacing w:val="-9"/>
        </w:rPr>
        <w:t xml:space="preserve"> </w:t>
      </w:r>
      <w:r>
        <w:t>in</w:t>
      </w:r>
      <w:r>
        <w:rPr>
          <w:spacing w:val="-9"/>
        </w:rPr>
        <w:t xml:space="preserve"> </w:t>
      </w:r>
      <w:r>
        <w:t>turn,</w:t>
      </w:r>
      <w:r>
        <w:rPr>
          <w:spacing w:val="-9"/>
        </w:rPr>
        <w:t xml:space="preserve"> </w:t>
      </w:r>
      <w:r>
        <w:t>model</w:t>
      </w:r>
      <w:r>
        <w:rPr>
          <w:spacing w:val="-9"/>
        </w:rPr>
        <w:t xml:space="preserve"> </w:t>
      </w:r>
      <w:r>
        <w:t>performance.</w:t>
      </w:r>
      <w:r>
        <w:rPr>
          <w:spacing w:val="-9"/>
        </w:rPr>
        <w:t xml:space="preserve"> </w:t>
      </w:r>
      <w:r>
        <w:t>However,</w:t>
      </w:r>
      <w:r>
        <w:rPr>
          <w:spacing w:val="-9"/>
        </w:rPr>
        <w:t xml:space="preserve"> </w:t>
      </w:r>
      <w:r>
        <w:t>the</w:t>
      </w:r>
      <w:r>
        <w:rPr>
          <w:spacing w:val="-9"/>
        </w:rPr>
        <w:t xml:space="preserve"> </w:t>
      </w:r>
      <w:r>
        <w:t>phenomenon</w:t>
      </w:r>
      <w:r>
        <w:rPr>
          <w:spacing w:val="-9"/>
        </w:rPr>
        <w:t xml:space="preserve"> </w:t>
      </w:r>
      <w:r>
        <w:t>of overlapping physiological responses, and their impact on state discriminability, remains poorly characterised and relatively underexplored</w:t>
      </w:r>
      <w:r>
        <w:rPr>
          <w:spacing w:val="-8"/>
        </w:rPr>
        <w:t xml:space="preserve"> </w:t>
      </w:r>
      <w:r>
        <w:t>within</w:t>
      </w:r>
      <w:r>
        <w:rPr>
          <w:spacing w:val="-8"/>
        </w:rPr>
        <w:t xml:space="preserve"> </w:t>
      </w:r>
      <w:r>
        <w:t>affective</w:t>
      </w:r>
      <w:r>
        <w:rPr>
          <w:spacing w:val="-8"/>
        </w:rPr>
        <w:t xml:space="preserve"> </w:t>
      </w:r>
      <w:r>
        <w:t>computing,</w:t>
      </w:r>
      <w:r>
        <w:rPr>
          <w:spacing w:val="-8"/>
        </w:rPr>
        <w:t xml:space="preserve"> </w:t>
      </w:r>
      <w:r>
        <w:t>despite</w:t>
      </w:r>
      <w:r>
        <w:rPr>
          <w:spacing w:val="-8"/>
        </w:rPr>
        <w:t xml:space="preserve"> </w:t>
      </w:r>
      <w:r>
        <w:t>its</w:t>
      </w:r>
      <w:r>
        <w:rPr>
          <w:spacing w:val="-8"/>
        </w:rPr>
        <w:t xml:space="preserve"> </w:t>
      </w:r>
      <w:r>
        <w:t>potential to improve the reliability and generalisability of such systems across users and contexts.</w:t>
      </w:r>
    </w:p>
    <w:p w14:paraId="4038D94D" w14:textId="77777777" w:rsidR="005E5D1A" w:rsidRDefault="00000000">
      <w:pPr>
        <w:pStyle w:val="BodyText"/>
        <w:spacing w:line="249" w:lineRule="auto"/>
        <w:ind w:left="199" w:right="977" w:firstLine="199"/>
      </w:pPr>
      <w:r>
        <w:rPr>
          <w:noProof/>
        </w:rPr>
        <mc:AlternateContent>
          <mc:Choice Requires="wps">
            <w:drawing>
              <wp:anchor distT="0" distB="0" distL="0" distR="0" simplePos="0" relativeHeight="15729664" behindDoc="0" locked="0" layoutInCell="1" allowOverlap="1" wp14:anchorId="4038DBAE" wp14:editId="4038DBAF">
                <wp:simplePos x="0" y="0"/>
                <wp:positionH relativeFrom="page">
                  <wp:posOffset>3964417</wp:posOffset>
                </wp:positionH>
                <wp:positionV relativeFrom="paragraph">
                  <wp:posOffset>127422</wp:posOffset>
                </wp:positionV>
                <wp:extent cx="3061970" cy="819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1970" cy="81915"/>
                        </a:xfrm>
                        <a:custGeom>
                          <a:avLst/>
                          <a:gdLst/>
                          <a:ahLst/>
                          <a:cxnLst/>
                          <a:rect l="l" t="t" r="r" b="b"/>
                          <a:pathLst>
                            <a:path w="3061970" h="81915">
                              <a:moveTo>
                                <a:pt x="105" y="81798"/>
                              </a:moveTo>
                              <a:lnTo>
                                <a:pt x="0" y="81413"/>
                              </a:lnTo>
                              <a:lnTo>
                                <a:pt x="105" y="81168"/>
                              </a:lnTo>
                              <a:lnTo>
                                <a:pt x="1581" y="79875"/>
                              </a:lnTo>
                              <a:lnTo>
                                <a:pt x="2204" y="79529"/>
                              </a:lnTo>
                              <a:lnTo>
                                <a:pt x="2827" y="79184"/>
                              </a:lnTo>
                              <a:lnTo>
                                <a:pt x="3609" y="78683"/>
                              </a:lnTo>
                              <a:lnTo>
                                <a:pt x="4473" y="78254"/>
                              </a:lnTo>
                              <a:lnTo>
                                <a:pt x="5337" y="77826"/>
                              </a:lnTo>
                              <a:lnTo>
                                <a:pt x="6234" y="77460"/>
                              </a:lnTo>
                              <a:lnTo>
                                <a:pt x="7387" y="76958"/>
                              </a:lnTo>
                              <a:lnTo>
                                <a:pt x="8539" y="76456"/>
                              </a:lnTo>
                              <a:lnTo>
                                <a:pt x="9867" y="75905"/>
                              </a:lnTo>
                              <a:lnTo>
                                <a:pt x="11388" y="75242"/>
                              </a:lnTo>
                              <a:lnTo>
                                <a:pt x="12910" y="74578"/>
                              </a:lnTo>
                              <a:lnTo>
                                <a:pt x="14332" y="73923"/>
                              </a:lnTo>
                              <a:lnTo>
                                <a:pt x="16515" y="72976"/>
                              </a:lnTo>
                              <a:lnTo>
                                <a:pt x="18697" y="72029"/>
                              </a:lnTo>
                              <a:lnTo>
                                <a:pt x="21606" y="70803"/>
                              </a:lnTo>
                              <a:lnTo>
                                <a:pt x="24484" y="69560"/>
                              </a:lnTo>
                              <a:lnTo>
                                <a:pt x="27362" y="68318"/>
                              </a:lnTo>
                              <a:lnTo>
                                <a:pt x="30625" y="66804"/>
                              </a:lnTo>
                              <a:lnTo>
                                <a:pt x="33781" y="65520"/>
                              </a:lnTo>
                              <a:lnTo>
                                <a:pt x="36938" y="64235"/>
                              </a:lnTo>
                              <a:lnTo>
                                <a:pt x="40243" y="63045"/>
                              </a:lnTo>
                              <a:lnTo>
                                <a:pt x="43423" y="61853"/>
                              </a:lnTo>
                              <a:lnTo>
                                <a:pt x="46602" y="60661"/>
                              </a:lnTo>
                              <a:lnTo>
                                <a:pt x="49893" y="59415"/>
                              </a:lnTo>
                              <a:lnTo>
                                <a:pt x="52858" y="58367"/>
                              </a:lnTo>
                              <a:lnTo>
                                <a:pt x="55824" y="57319"/>
                              </a:lnTo>
                              <a:lnTo>
                                <a:pt x="58547" y="56467"/>
                              </a:lnTo>
                              <a:lnTo>
                                <a:pt x="61217" y="55564"/>
                              </a:lnTo>
                              <a:lnTo>
                                <a:pt x="63887" y="54661"/>
                              </a:lnTo>
                              <a:lnTo>
                                <a:pt x="66494" y="53730"/>
                              </a:lnTo>
                              <a:lnTo>
                                <a:pt x="68878" y="52948"/>
                              </a:lnTo>
                              <a:lnTo>
                                <a:pt x="71261" y="52165"/>
                              </a:lnTo>
                              <a:lnTo>
                                <a:pt x="73367" y="51564"/>
                              </a:lnTo>
                              <a:lnTo>
                                <a:pt x="75517" y="50870"/>
                              </a:lnTo>
                              <a:lnTo>
                                <a:pt x="77667" y="50176"/>
                              </a:lnTo>
                              <a:lnTo>
                                <a:pt x="79690" y="49421"/>
                              </a:lnTo>
                              <a:lnTo>
                                <a:pt x="81779" y="48784"/>
                              </a:lnTo>
                              <a:lnTo>
                                <a:pt x="83867" y="48148"/>
                              </a:lnTo>
                              <a:lnTo>
                                <a:pt x="86030" y="47654"/>
                              </a:lnTo>
                              <a:lnTo>
                                <a:pt x="88047" y="47049"/>
                              </a:lnTo>
                              <a:lnTo>
                                <a:pt x="90065" y="46444"/>
                              </a:lnTo>
                              <a:lnTo>
                                <a:pt x="92035" y="45745"/>
                              </a:lnTo>
                              <a:lnTo>
                                <a:pt x="93884" y="45154"/>
                              </a:lnTo>
                              <a:lnTo>
                                <a:pt x="95734" y="44562"/>
                              </a:lnTo>
                              <a:lnTo>
                                <a:pt x="97483" y="44090"/>
                              </a:lnTo>
                              <a:lnTo>
                                <a:pt x="99144" y="43501"/>
                              </a:lnTo>
                              <a:lnTo>
                                <a:pt x="100805" y="42912"/>
                              </a:lnTo>
                              <a:lnTo>
                                <a:pt x="102251" y="42212"/>
                              </a:lnTo>
                              <a:lnTo>
                                <a:pt x="103851" y="41619"/>
                              </a:lnTo>
                              <a:lnTo>
                                <a:pt x="111971" y="39121"/>
                              </a:lnTo>
                              <a:lnTo>
                                <a:pt x="113525" y="38655"/>
                              </a:lnTo>
                              <a:lnTo>
                                <a:pt x="115080" y="38189"/>
                              </a:lnTo>
                              <a:lnTo>
                                <a:pt x="116494" y="37627"/>
                              </a:lnTo>
                              <a:lnTo>
                                <a:pt x="118071" y="37149"/>
                              </a:lnTo>
                              <a:lnTo>
                                <a:pt x="119648" y="36672"/>
                              </a:lnTo>
                              <a:lnTo>
                                <a:pt x="121351" y="36193"/>
                              </a:lnTo>
                              <a:lnTo>
                                <a:pt x="122986" y="35791"/>
                              </a:lnTo>
                              <a:lnTo>
                                <a:pt x="124621" y="35388"/>
                              </a:lnTo>
                              <a:lnTo>
                                <a:pt x="126285" y="35138"/>
                              </a:lnTo>
                              <a:lnTo>
                                <a:pt x="127881" y="34737"/>
                              </a:lnTo>
                              <a:lnTo>
                                <a:pt x="129478" y="34335"/>
                              </a:lnTo>
                              <a:lnTo>
                                <a:pt x="131048" y="33821"/>
                              </a:lnTo>
                              <a:lnTo>
                                <a:pt x="132564" y="33384"/>
                              </a:lnTo>
                              <a:lnTo>
                                <a:pt x="134080" y="32946"/>
                              </a:lnTo>
                              <a:lnTo>
                                <a:pt x="135443" y="32492"/>
                              </a:lnTo>
                              <a:lnTo>
                                <a:pt x="136976" y="32111"/>
                              </a:lnTo>
                              <a:lnTo>
                                <a:pt x="138509" y="31730"/>
                              </a:lnTo>
                              <a:lnTo>
                                <a:pt x="140061" y="31383"/>
                              </a:lnTo>
                              <a:lnTo>
                                <a:pt x="141763" y="31095"/>
                              </a:lnTo>
                              <a:lnTo>
                                <a:pt x="143464" y="30807"/>
                              </a:lnTo>
                              <a:lnTo>
                                <a:pt x="145373" y="30573"/>
                              </a:lnTo>
                              <a:lnTo>
                                <a:pt x="147184" y="30380"/>
                              </a:lnTo>
                              <a:lnTo>
                                <a:pt x="148996" y="30187"/>
                              </a:lnTo>
                              <a:lnTo>
                                <a:pt x="150758" y="30050"/>
                              </a:lnTo>
                              <a:lnTo>
                                <a:pt x="152632" y="29937"/>
                              </a:lnTo>
                              <a:lnTo>
                                <a:pt x="154506" y="29825"/>
                              </a:lnTo>
                              <a:lnTo>
                                <a:pt x="156526" y="29654"/>
                              </a:lnTo>
                              <a:lnTo>
                                <a:pt x="158428" y="29706"/>
                              </a:lnTo>
                              <a:lnTo>
                                <a:pt x="160329" y="29758"/>
                              </a:lnTo>
                              <a:lnTo>
                                <a:pt x="162240" y="30019"/>
                              </a:lnTo>
                              <a:lnTo>
                                <a:pt x="164043" y="30250"/>
                              </a:lnTo>
                              <a:lnTo>
                                <a:pt x="165845" y="30480"/>
                              </a:lnTo>
                              <a:lnTo>
                                <a:pt x="167481" y="30808"/>
                              </a:lnTo>
                              <a:lnTo>
                                <a:pt x="169243" y="31089"/>
                              </a:lnTo>
                              <a:lnTo>
                                <a:pt x="171005" y="31369"/>
                              </a:lnTo>
                              <a:lnTo>
                                <a:pt x="172646" y="31675"/>
                              </a:lnTo>
                              <a:lnTo>
                                <a:pt x="174613" y="31933"/>
                              </a:lnTo>
                              <a:lnTo>
                                <a:pt x="176580" y="32191"/>
                              </a:lnTo>
                              <a:lnTo>
                                <a:pt x="178785" y="32328"/>
                              </a:lnTo>
                              <a:lnTo>
                                <a:pt x="181046" y="32636"/>
                              </a:lnTo>
                              <a:lnTo>
                                <a:pt x="183307" y="32944"/>
                              </a:lnTo>
                              <a:lnTo>
                                <a:pt x="185735" y="33394"/>
                              </a:lnTo>
                              <a:lnTo>
                                <a:pt x="188178" y="33780"/>
                              </a:lnTo>
                              <a:lnTo>
                                <a:pt x="190622" y="34165"/>
                              </a:lnTo>
                              <a:lnTo>
                                <a:pt x="192958" y="34590"/>
                              </a:lnTo>
                              <a:lnTo>
                                <a:pt x="195708" y="34949"/>
                              </a:lnTo>
                              <a:lnTo>
                                <a:pt x="198459" y="35308"/>
                              </a:lnTo>
                              <a:lnTo>
                                <a:pt x="201508" y="35753"/>
                              </a:lnTo>
                              <a:lnTo>
                                <a:pt x="204679" y="35932"/>
                              </a:lnTo>
                              <a:lnTo>
                                <a:pt x="207851" y="36112"/>
                              </a:lnTo>
                              <a:lnTo>
                                <a:pt x="211369" y="36071"/>
                              </a:lnTo>
                              <a:lnTo>
                                <a:pt x="214737" y="36025"/>
                              </a:lnTo>
                              <a:lnTo>
                                <a:pt x="218105" y="35979"/>
                              </a:lnTo>
                              <a:lnTo>
                                <a:pt x="221154" y="35808"/>
                              </a:lnTo>
                              <a:lnTo>
                                <a:pt x="224889" y="35657"/>
                              </a:lnTo>
                              <a:lnTo>
                                <a:pt x="228624" y="35506"/>
                              </a:lnTo>
                              <a:lnTo>
                                <a:pt x="232811" y="35404"/>
                              </a:lnTo>
                              <a:lnTo>
                                <a:pt x="237145" y="35121"/>
                              </a:lnTo>
                              <a:lnTo>
                                <a:pt x="241479" y="34838"/>
                              </a:lnTo>
                              <a:lnTo>
                                <a:pt x="246365" y="34367"/>
                              </a:lnTo>
                              <a:lnTo>
                                <a:pt x="250892" y="33962"/>
                              </a:lnTo>
                              <a:lnTo>
                                <a:pt x="255419" y="33556"/>
                              </a:lnTo>
                              <a:lnTo>
                                <a:pt x="260033" y="33086"/>
                              </a:lnTo>
                              <a:lnTo>
                                <a:pt x="264308" y="32688"/>
                              </a:lnTo>
                              <a:lnTo>
                                <a:pt x="268582" y="32289"/>
                              </a:lnTo>
                              <a:lnTo>
                                <a:pt x="272697" y="31899"/>
                              </a:lnTo>
                              <a:lnTo>
                                <a:pt x="276538" y="31573"/>
                              </a:lnTo>
                              <a:lnTo>
                                <a:pt x="280380" y="31246"/>
                              </a:lnTo>
                              <a:lnTo>
                                <a:pt x="283965" y="30963"/>
                              </a:lnTo>
                              <a:lnTo>
                                <a:pt x="287358" y="30727"/>
                              </a:lnTo>
                              <a:lnTo>
                                <a:pt x="290751" y="30492"/>
                              </a:lnTo>
                              <a:lnTo>
                                <a:pt x="305428" y="29828"/>
                              </a:lnTo>
                              <a:lnTo>
                                <a:pt x="308157" y="29747"/>
                              </a:lnTo>
                              <a:lnTo>
                                <a:pt x="310726" y="29704"/>
                              </a:lnTo>
                              <a:lnTo>
                                <a:pt x="313271" y="29671"/>
                              </a:lnTo>
                              <a:lnTo>
                                <a:pt x="315816" y="29637"/>
                              </a:lnTo>
                              <a:lnTo>
                                <a:pt x="318256" y="29631"/>
                              </a:lnTo>
                              <a:lnTo>
                                <a:pt x="320696" y="29627"/>
                              </a:lnTo>
                              <a:lnTo>
                                <a:pt x="323136" y="29624"/>
                              </a:lnTo>
                              <a:lnTo>
                                <a:pt x="325518" y="29636"/>
                              </a:lnTo>
                              <a:lnTo>
                                <a:pt x="327911" y="29648"/>
                              </a:lnTo>
                              <a:lnTo>
                                <a:pt x="330304" y="29660"/>
                              </a:lnTo>
                              <a:lnTo>
                                <a:pt x="332672" y="29680"/>
                              </a:lnTo>
                              <a:lnTo>
                                <a:pt x="335055" y="29697"/>
                              </a:lnTo>
                              <a:lnTo>
                                <a:pt x="337439" y="29715"/>
                              </a:lnTo>
                              <a:lnTo>
                                <a:pt x="339817" y="29735"/>
                              </a:lnTo>
                              <a:lnTo>
                                <a:pt x="342210" y="29753"/>
                              </a:lnTo>
                              <a:lnTo>
                                <a:pt x="356682" y="29839"/>
                              </a:lnTo>
                              <a:lnTo>
                                <a:pt x="359114" y="29849"/>
                              </a:lnTo>
                              <a:lnTo>
                                <a:pt x="361556" y="29858"/>
                              </a:lnTo>
                              <a:lnTo>
                                <a:pt x="364005" y="29864"/>
                              </a:lnTo>
                              <a:lnTo>
                                <a:pt x="366453" y="29871"/>
                              </a:lnTo>
                              <a:lnTo>
                                <a:pt x="368911" y="29981"/>
                              </a:lnTo>
                              <a:lnTo>
                                <a:pt x="371371" y="29879"/>
                              </a:lnTo>
                              <a:lnTo>
                                <a:pt x="373832" y="29778"/>
                              </a:lnTo>
                              <a:lnTo>
                                <a:pt x="376300" y="29499"/>
                              </a:lnTo>
                              <a:lnTo>
                                <a:pt x="378769" y="29256"/>
                              </a:lnTo>
                              <a:lnTo>
                                <a:pt x="381238" y="29013"/>
                              </a:lnTo>
                              <a:lnTo>
                                <a:pt x="383711" y="28692"/>
                              </a:lnTo>
                              <a:lnTo>
                                <a:pt x="386185" y="28419"/>
                              </a:lnTo>
                              <a:lnTo>
                                <a:pt x="388659" y="28147"/>
                              </a:lnTo>
                              <a:lnTo>
                                <a:pt x="391135" y="27860"/>
                              </a:lnTo>
                              <a:lnTo>
                                <a:pt x="393611" y="27619"/>
                              </a:lnTo>
                              <a:lnTo>
                                <a:pt x="396087" y="27377"/>
                              </a:lnTo>
                              <a:lnTo>
                                <a:pt x="398564" y="27261"/>
                              </a:lnTo>
                              <a:lnTo>
                                <a:pt x="401040" y="26972"/>
                              </a:lnTo>
                              <a:lnTo>
                                <a:pt x="403516" y="26682"/>
                              </a:lnTo>
                              <a:lnTo>
                                <a:pt x="405993" y="26251"/>
                              </a:lnTo>
                              <a:lnTo>
                                <a:pt x="408468" y="25881"/>
                              </a:lnTo>
                              <a:lnTo>
                                <a:pt x="410944" y="25512"/>
                              </a:lnTo>
                              <a:lnTo>
                                <a:pt x="413420" y="25101"/>
                              </a:lnTo>
                              <a:lnTo>
                                <a:pt x="415895" y="24755"/>
                              </a:lnTo>
                              <a:lnTo>
                                <a:pt x="418370" y="24408"/>
                              </a:lnTo>
                              <a:lnTo>
                                <a:pt x="420845" y="24078"/>
                              </a:lnTo>
                              <a:lnTo>
                                <a:pt x="423319" y="23801"/>
                              </a:lnTo>
                              <a:lnTo>
                                <a:pt x="425793" y="23525"/>
                              </a:lnTo>
                              <a:lnTo>
                                <a:pt x="445578" y="22376"/>
                              </a:lnTo>
                              <a:lnTo>
                                <a:pt x="448051" y="22313"/>
                              </a:lnTo>
                              <a:lnTo>
                                <a:pt x="450523" y="22284"/>
                              </a:lnTo>
                              <a:lnTo>
                                <a:pt x="452995" y="22260"/>
                              </a:lnTo>
                              <a:lnTo>
                                <a:pt x="455468" y="22237"/>
                              </a:lnTo>
                              <a:lnTo>
                                <a:pt x="457940" y="22236"/>
                              </a:lnTo>
                              <a:lnTo>
                                <a:pt x="460412" y="22236"/>
                              </a:lnTo>
                              <a:lnTo>
                                <a:pt x="462885" y="22237"/>
                              </a:lnTo>
                              <a:lnTo>
                                <a:pt x="465357" y="22250"/>
                              </a:lnTo>
                              <a:lnTo>
                                <a:pt x="467829" y="22262"/>
                              </a:lnTo>
                              <a:lnTo>
                                <a:pt x="470301" y="22275"/>
                              </a:lnTo>
                              <a:lnTo>
                                <a:pt x="472774" y="22293"/>
                              </a:lnTo>
                              <a:lnTo>
                                <a:pt x="475246" y="22309"/>
                              </a:lnTo>
                              <a:lnTo>
                                <a:pt x="477718" y="22325"/>
                              </a:lnTo>
                              <a:lnTo>
                                <a:pt x="480190" y="22238"/>
                              </a:lnTo>
                              <a:lnTo>
                                <a:pt x="482663" y="22358"/>
                              </a:lnTo>
                              <a:lnTo>
                                <a:pt x="485135" y="22479"/>
                              </a:lnTo>
                              <a:lnTo>
                                <a:pt x="487607" y="22774"/>
                              </a:lnTo>
                              <a:lnTo>
                                <a:pt x="490080" y="23031"/>
                              </a:lnTo>
                              <a:lnTo>
                                <a:pt x="492552" y="23288"/>
                              </a:lnTo>
                              <a:lnTo>
                                <a:pt x="495129" y="23619"/>
                              </a:lnTo>
                              <a:lnTo>
                                <a:pt x="497497" y="23900"/>
                              </a:lnTo>
                              <a:lnTo>
                                <a:pt x="499864" y="24182"/>
                              </a:lnTo>
                              <a:lnTo>
                                <a:pt x="502056" y="24475"/>
                              </a:lnTo>
                              <a:lnTo>
                                <a:pt x="504283" y="24721"/>
                              </a:lnTo>
                              <a:lnTo>
                                <a:pt x="506511" y="24967"/>
                              </a:lnTo>
                              <a:lnTo>
                                <a:pt x="508663" y="25086"/>
                              </a:lnTo>
                              <a:lnTo>
                                <a:pt x="510862" y="25377"/>
                              </a:lnTo>
                              <a:lnTo>
                                <a:pt x="513062" y="25669"/>
                              </a:lnTo>
                              <a:lnTo>
                                <a:pt x="515248" y="26101"/>
                              </a:lnTo>
                              <a:lnTo>
                                <a:pt x="517480" y="26471"/>
                              </a:lnTo>
                              <a:lnTo>
                                <a:pt x="519711" y="26840"/>
                              </a:lnTo>
                              <a:lnTo>
                                <a:pt x="521963" y="27250"/>
                              </a:lnTo>
                              <a:lnTo>
                                <a:pt x="524252" y="27596"/>
                              </a:lnTo>
                              <a:lnTo>
                                <a:pt x="560382" y="30078"/>
                              </a:lnTo>
                              <a:lnTo>
                                <a:pt x="562858" y="30101"/>
                              </a:lnTo>
                              <a:lnTo>
                                <a:pt x="565237" y="30102"/>
                              </a:lnTo>
                              <a:lnTo>
                                <a:pt x="567825" y="30102"/>
                              </a:lnTo>
                              <a:lnTo>
                                <a:pt x="570413" y="30101"/>
                              </a:lnTo>
                              <a:lnTo>
                                <a:pt x="573180" y="30087"/>
                              </a:lnTo>
                              <a:lnTo>
                                <a:pt x="575909" y="30075"/>
                              </a:lnTo>
                              <a:lnTo>
                                <a:pt x="578638" y="30063"/>
                              </a:lnTo>
                              <a:lnTo>
                                <a:pt x="581339" y="29939"/>
                              </a:lnTo>
                              <a:lnTo>
                                <a:pt x="584200" y="30028"/>
                              </a:lnTo>
                              <a:lnTo>
                                <a:pt x="587061" y="30117"/>
                              </a:lnTo>
                              <a:lnTo>
                                <a:pt x="590005" y="30380"/>
                              </a:lnTo>
                              <a:lnTo>
                                <a:pt x="593076" y="30609"/>
                              </a:lnTo>
                              <a:lnTo>
                                <a:pt x="596147" y="30839"/>
                              </a:lnTo>
                              <a:lnTo>
                                <a:pt x="599343" y="31145"/>
                              </a:lnTo>
                              <a:lnTo>
                                <a:pt x="602627" y="31406"/>
                              </a:lnTo>
                              <a:lnTo>
                                <a:pt x="605912" y="31667"/>
                              </a:lnTo>
                              <a:lnTo>
                                <a:pt x="609320" y="31943"/>
                              </a:lnTo>
                              <a:lnTo>
                                <a:pt x="612784" y="32175"/>
                              </a:lnTo>
                              <a:lnTo>
                                <a:pt x="616247" y="32408"/>
                              </a:lnTo>
                              <a:lnTo>
                                <a:pt x="619813" y="32726"/>
                              </a:lnTo>
                              <a:lnTo>
                                <a:pt x="623408" y="32800"/>
                              </a:lnTo>
                              <a:lnTo>
                                <a:pt x="627002" y="32873"/>
                              </a:lnTo>
                              <a:lnTo>
                                <a:pt x="630776" y="32739"/>
                              </a:lnTo>
                              <a:lnTo>
                                <a:pt x="634351" y="32615"/>
                              </a:lnTo>
                              <a:lnTo>
                                <a:pt x="637925" y="32491"/>
                              </a:lnTo>
                              <a:lnTo>
                                <a:pt x="641372" y="32259"/>
                              </a:lnTo>
                              <a:lnTo>
                                <a:pt x="644854" y="32057"/>
                              </a:lnTo>
                              <a:lnTo>
                                <a:pt x="648336" y="31856"/>
                              </a:lnTo>
                              <a:lnTo>
                                <a:pt x="651769" y="31719"/>
                              </a:lnTo>
                              <a:lnTo>
                                <a:pt x="655243" y="31408"/>
                              </a:lnTo>
                              <a:lnTo>
                                <a:pt x="658717" y="31097"/>
                              </a:lnTo>
                              <a:lnTo>
                                <a:pt x="662190" y="30610"/>
                              </a:lnTo>
                              <a:lnTo>
                                <a:pt x="665700" y="30193"/>
                              </a:lnTo>
                              <a:lnTo>
                                <a:pt x="669211" y="29775"/>
                              </a:lnTo>
                              <a:lnTo>
                                <a:pt x="672743" y="29301"/>
                              </a:lnTo>
                              <a:lnTo>
                                <a:pt x="676306" y="28901"/>
                              </a:lnTo>
                              <a:lnTo>
                                <a:pt x="679867" y="28501"/>
                              </a:lnTo>
                              <a:lnTo>
                                <a:pt x="683565" y="28219"/>
                              </a:lnTo>
                              <a:lnTo>
                                <a:pt x="687073" y="27791"/>
                              </a:lnTo>
                              <a:lnTo>
                                <a:pt x="690581" y="27362"/>
                              </a:lnTo>
                              <a:lnTo>
                                <a:pt x="694047" y="26804"/>
                              </a:lnTo>
                              <a:lnTo>
                                <a:pt x="697352" y="26329"/>
                              </a:lnTo>
                              <a:lnTo>
                                <a:pt x="700657" y="25855"/>
                              </a:lnTo>
                              <a:lnTo>
                                <a:pt x="703629" y="25463"/>
                              </a:lnTo>
                              <a:lnTo>
                                <a:pt x="706901" y="24941"/>
                              </a:lnTo>
                              <a:lnTo>
                                <a:pt x="723946" y="21667"/>
                              </a:lnTo>
                              <a:lnTo>
                                <a:pt x="727508" y="20936"/>
                              </a:lnTo>
                              <a:lnTo>
                                <a:pt x="731071" y="20204"/>
                              </a:lnTo>
                              <a:lnTo>
                                <a:pt x="734707" y="19444"/>
                              </a:lnTo>
                              <a:lnTo>
                                <a:pt x="738358" y="18805"/>
                              </a:lnTo>
                              <a:lnTo>
                                <a:pt x="742010" y="18165"/>
                              </a:lnTo>
                              <a:lnTo>
                                <a:pt x="745711" y="17689"/>
                              </a:lnTo>
                              <a:lnTo>
                                <a:pt x="749417" y="17099"/>
                              </a:lnTo>
                              <a:lnTo>
                                <a:pt x="753123" y="16510"/>
                              </a:lnTo>
                              <a:lnTo>
                                <a:pt x="756754" y="15836"/>
                              </a:lnTo>
                              <a:lnTo>
                                <a:pt x="760592" y="15267"/>
                              </a:lnTo>
                              <a:lnTo>
                                <a:pt x="764430" y="14697"/>
                              </a:lnTo>
                              <a:lnTo>
                                <a:pt x="768459" y="14250"/>
                              </a:lnTo>
                              <a:lnTo>
                                <a:pt x="772447" y="13682"/>
                              </a:lnTo>
                              <a:lnTo>
                                <a:pt x="776434" y="13114"/>
                              </a:lnTo>
                              <a:lnTo>
                                <a:pt x="780503" y="12436"/>
                              </a:lnTo>
                              <a:lnTo>
                                <a:pt x="784518" y="11860"/>
                              </a:lnTo>
                              <a:lnTo>
                                <a:pt x="816161" y="8447"/>
                              </a:lnTo>
                              <a:lnTo>
                                <a:pt x="820006" y="8114"/>
                              </a:lnTo>
                              <a:lnTo>
                                <a:pt x="823851" y="7780"/>
                              </a:lnTo>
                              <a:lnTo>
                                <a:pt x="827657" y="7343"/>
                              </a:lnTo>
                              <a:lnTo>
                                <a:pt x="831445" y="6971"/>
                              </a:lnTo>
                              <a:lnTo>
                                <a:pt x="835233" y="6599"/>
                              </a:lnTo>
                              <a:lnTo>
                                <a:pt x="839094" y="6209"/>
                              </a:lnTo>
                              <a:lnTo>
                                <a:pt x="842735" y="5881"/>
                              </a:lnTo>
                              <a:lnTo>
                                <a:pt x="859764" y="4652"/>
                              </a:lnTo>
                              <a:lnTo>
                                <a:pt x="862950" y="4378"/>
                              </a:lnTo>
                              <a:lnTo>
                                <a:pt x="866136" y="4104"/>
                              </a:lnTo>
                              <a:lnTo>
                                <a:pt x="869224" y="3702"/>
                              </a:lnTo>
                              <a:lnTo>
                                <a:pt x="872407" y="3357"/>
                              </a:lnTo>
                              <a:lnTo>
                                <a:pt x="875590" y="3013"/>
                              </a:lnTo>
                              <a:lnTo>
                                <a:pt x="878671" y="2633"/>
                              </a:lnTo>
                              <a:lnTo>
                                <a:pt x="882048" y="2312"/>
                              </a:lnTo>
                              <a:lnTo>
                                <a:pt x="903852" y="783"/>
                              </a:lnTo>
                              <a:lnTo>
                                <a:pt x="907628" y="605"/>
                              </a:lnTo>
                              <a:lnTo>
                                <a:pt x="947212" y="0"/>
                              </a:lnTo>
                              <a:lnTo>
                                <a:pt x="951281" y="0"/>
                              </a:lnTo>
                              <a:lnTo>
                                <a:pt x="955349" y="1"/>
                              </a:lnTo>
                              <a:lnTo>
                                <a:pt x="959413" y="14"/>
                              </a:lnTo>
                              <a:lnTo>
                                <a:pt x="963421" y="26"/>
                              </a:lnTo>
                              <a:lnTo>
                                <a:pt x="967427" y="37"/>
                              </a:lnTo>
                              <a:lnTo>
                                <a:pt x="971397" y="55"/>
                              </a:lnTo>
                              <a:lnTo>
                                <a:pt x="975322" y="69"/>
                              </a:lnTo>
                              <a:lnTo>
                                <a:pt x="979248" y="84"/>
                              </a:lnTo>
                              <a:lnTo>
                                <a:pt x="983125" y="101"/>
                              </a:lnTo>
                              <a:lnTo>
                                <a:pt x="986973" y="115"/>
                              </a:lnTo>
                              <a:lnTo>
                                <a:pt x="990821" y="129"/>
                              </a:lnTo>
                              <a:lnTo>
                                <a:pt x="994729" y="37"/>
                              </a:lnTo>
                              <a:lnTo>
                                <a:pt x="998409" y="154"/>
                              </a:lnTo>
                              <a:lnTo>
                                <a:pt x="1002089" y="270"/>
                              </a:lnTo>
                              <a:lnTo>
                                <a:pt x="1005558" y="560"/>
                              </a:lnTo>
                              <a:lnTo>
                                <a:pt x="1009055" y="813"/>
                              </a:lnTo>
                              <a:lnTo>
                                <a:pt x="1012551" y="1066"/>
                              </a:lnTo>
                              <a:lnTo>
                                <a:pt x="1016051" y="1392"/>
                              </a:lnTo>
                              <a:lnTo>
                                <a:pt x="1019387" y="1670"/>
                              </a:lnTo>
                              <a:lnTo>
                                <a:pt x="1022722" y="1948"/>
                              </a:lnTo>
                              <a:lnTo>
                                <a:pt x="1025853" y="2237"/>
                              </a:lnTo>
                              <a:lnTo>
                                <a:pt x="1029066" y="2481"/>
                              </a:lnTo>
                              <a:lnTo>
                                <a:pt x="1032279" y="2724"/>
                              </a:lnTo>
                              <a:lnTo>
                                <a:pt x="1035429" y="2841"/>
                              </a:lnTo>
                              <a:lnTo>
                                <a:pt x="1038665" y="3130"/>
                              </a:lnTo>
                              <a:lnTo>
                                <a:pt x="1041902" y="3420"/>
                              </a:lnTo>
                              <a:lnTo>
                                <a:pt x="1045051" y="3851"/>
                              </a:lnTo>
                              <a:lnTo>
                                <a:pt x="1048484" y="4219"/>
                              </a:lnTo>
                              <a:lnTo>
                                <a:pt x="1051917" y="4588"/>
                              </a:lnTo>
                              <a:lnTo>
                                <a:pt x="1055582" y="4997"/>
                              </a:lnTo>
                              <a:lnTo>
                                <a:pt x="1059265" y="5343"/>
                              </a:lnTo>
                              <a:lnTo>
                                <a:pt x="1062949" y="5688"/>
                              </a:lnTo>
                              <a:lnTo>
                                <a:pt x="1066353" y="5913"/>
                              </a:lnTo>
                              <a:lnTo>
                                <a:pt x="1070586" y="6293"/>
                              </a:lnTo>
                              <a:lnTo>
                                <a:pt x="1074819" y="6673"/>
                              </a:lnTo>
                              <a:lnTo>
                                <a:pt x="1079721" y="7187"/>
                              </a:lnTo>
                              <a:lnTo>
                                <a:pt x="1084665" y="7625"/>
                              </a:lnTo>
                              <a:lnTo>
                                <a:pt x="1089610" y="8063"/>
                              </a:lnTo>
                              <a:lnTo>
                                <a:pt x="1095058" y="8424"/>
                              </a:lnTo>
                              <a:lnTo>
                                <a:pt x="1100252" y="8921"/>
                              </a:lnTo>
                              <a:lnTo>
                                <a:pt x="1105448" y="9419"/>
                              </a:lnTo>
                              <a:lnTo>
                                <a:pt x="1110768" y="10063"/>
                              </a:lnTo>
                              <a:lnTo>
                                <a:pt x="1115835" y="10610"/>
                              </a:lnTo>
                              <a:lnTo>
                                <a:pt x="1120903" y="11158"/>
                              </a:lnTo>
                              <a:lnTo>
                                <a:pt x="1125885" y="11729"/>
                              </a:lnTo>
                              <a:lnTo>
                                <a:pt x="1130658" y="12208"/>
                              </a:lnTo>
                              <a:lnTo>
                                <a:pt x="1135431" y="12688"/>
                              </a:lnTo>
                              <a:lnTo>
                                <a:pt x="1140028" y="13125"/>
                              </a:lnTo>
                              <a:lnTo>
                                <a:pt x="1144472" y="13489"/>
                              </a:lnTo>
                              <a:lnTo>
                                <a:pt x="1148917" y="13854"/>
                              </a:lnTo>
                              <a:lnTo>
                                <a:pt x="1169404" y="14957"/>
                              </a:lnTo>
                              <a:lnTo>
                                <a:pt x="1173339" y="15100"/>
                              </a:lnTo>
                              <a:lnTo>
                                <a:pt x="1177042" y="15080"/>
                              </a:lnTo>
                              <a:lnTo>
                                <a:pt x="1180934" y="15253"/>
                              </a:lnTo>
                              <a:lnTo>
                                <a:pt x="1184824" y="15426"/>
                              </a:lnTo>
                              <a:lnTo>
                                <a:pt x="1188702" y="15732"/>
                              </a:lnTo>
                              <a:lnTo>
                                <a:pt x="1192750" y="15995"/>
                              </a:lnTo>
                              <a:lnTo>
                                <a:pt x="1196799" y="16259"/>
                              </a:lnTo>
                              <a:lnTo>
                                <a:pt x="1200944" y="16571"/>
                              </a:lnTo>
                              <a:lnTo>
                                <a:pt x="1205224" y="16835"/>
                              </a:lnTo>
                              <a:lnTo>
                                <a:pt x="1209504" y="17100"/>
                              </a:lnTo>
                              <a:lnTo>
                                <a:pt x="1213919" y="17362"/>
                              </a:lnTo>
                              <a:lnTo>
                                <a:pt x="1218427" y="17581"/>
                              </a:lnTo>
                              <a:lnTo>
                                <a:pt x="1222935" y="17801"/>
                              </a:lnTo>
                              <a:lnTo>
                                <a:pt x="1227576" y="17993"/>
                              </a:lnTo>
                              <a:lnTo>
                                <a:pt x="1232273" y="18153"/>
                              </a:lnTo>
                              <a:lnTo>
                                <a:pt x="1236969" y="18313"/>
                              </a:lnTo>
                              <a:lnTo>
                                <a:pt x="1241669" y="18333"/>
                              </a:lnTo>
                              <a:lnTo>
                                <a:pt x="1246607" y="18541"/>
                              </a:lnTo>
                              <a:lnTo>
                                <a:pt x="1251546" y="18749"/>
                              </a:lnTo>
                              <a:lnTo>
                                <a:pt x="1256737" y="19099"/>
                              </a:lnTo>
                              <a:lnTo>
                                <a:pt x="1261902" y="19401"/>
                              </a:lnTo>
                              <a:lnTo>
                                <a:pt x="1267067" y="19703"/>
                              </a:lnTo>
                              <a:lnTo>
                                <a:pt x="1272462" y="20054"/>
                              </a:lnTo>
                              <a:lnTo>
                                <a:pt x="1277598" y="20351"/>
                              </a:lnTo>
                              <a:lnTo>
                                <a:pt x="1282734" y="20648"/>
                              </a:lnTo>
                              <a:lnTo>
                                <a:pt x="1287735" y="20940"/>
                              </a:lnTo>
                              <a:lnTo>
                                <a:pt x="1292719" y="21185"/>
                              </a:lnTo>
                              <a:lnTo>
                                <a:pt x="1297703" y="21429"/>
                              </a:lnTo>
                              <a:lnTo>
                                <a:pt x="1302601" y="21537"/>
                              </a:lnTo>
                              <a:lnTo>
                                <a:pt x="1307503" y="21819"/>
                              </a:lnTo>
                              <a:lnTo>
                                <a:pt x="1312404" y="22100"/>
                              </a:lnTo>
                              <a:lnTo>
                                <a:pt x="1317364" y="22518"/>
                              </a:lnTo>
                              <a:lnTo>
                                <a:pt x="1322127" y="22875"/>
                              </a:lnTo>
                              <a:lnTo>
                                <a:pt x="1326889" y="23232"/>
                              </a:lnTo>
                              <a:lnTo>
                                <a:pt x="1331457" y="23628"/>
                              </a:lnTo>
                              <a:lnTo>
                                <a:pt x="1336076" y="23963"/>
                              </a:lnTo>
                              <a:lnTo>
                                <a:pt x="1358933" y="25269"/>
                              </a:lnTo>
                              <a:lnTo>
                                <a:pt x="1363690" y="25561"/>
                              </a:lnTo>
                              <a:lnTo>
                                <a:pt x="1368448" y="25852"/>
                              </a:lnTo>
                              <a:lnTo>
                                <a:pt x="1373412" y="26273"/>
                              </a:lnTo>
                              <a:lnTo>
                                <a:pt x="1378384" y="26634"/>
                              </a:lnTo>
                              <a:lnTo>
                                <a:pt x="1383356" y="26994"/>
                              </a:lnTo>
                              <a:lnTo>
                                <a:pt x="1388343" y="27389"/>
                              </a:lnTo>
                              <a:lnTo>
                                <a:pt x="1393522" y="27722"/>
                              </a:lnTo>
                              <a:lnTo>
                                <a:pt x="1398702" y="28055"/>
                              </a:lnTo>
                              <a:lnTo>
                                <a:pt x="1404113" y="28369"/>
                              </a:lnTo>
                              <a:lnTo>
                                <a:pt x="1409462" y="28632"/>
                              </a:lnTo>
                              <a:lnTo>
                                <a:pt x="1414810" y="28895"/>
                              </a:lnTo>
                              <a:lnTo>
                                <a:pt x="1420250" y="29116"/>
                              </a:lnTo>
                              <a:lnTo>
                                <a:pt x="1425614" y="29299"/>
                              </a:lnTo>
                              <a:lnTo>
                                <a:pt x="1430979" y="29482"/>
                              </a:lnTo>
                              <a:lnTo>
                                <a:pt x="1472902" y="30076"/>
                              </a:lnTo>
                              <a:lnTo>
                                <a:pt x="1478020" y="30097"/>
                              </a:lnTo>
                              <a:lnTo>
                                <a:pt x="1483085" y="30096"/>
                              </a:lnTo>
                              <a:lnTo>
                                <a:pt x="1488128" y="30095"/>
                              </a:lnTo>
                              <a:lnTo>
                                <a:pt x="1493171" y="30093"/>
                              </a:lnTo>
                              <a:lnTo>
                                <a:pt x="1498066" y="30079"/>
                              </a:lnTo>
                              <a:lnTo>
                                <a:pt x="1503160" y="30067"/>
                              </a:lnTo>
                              <a:lnTo>
                                <a:pt x="1508254" y="30055"/>
                              </a:lnTo>
                              <a:lnTo>
                                <a:pt x="1513492" y="30036"/>
                              </a:lnTo>
                              <a:lnTo>
                                <a:pt x="1518691" y="30021"/>
                              </a:lnTo>
                              <a:lnTo>
                                <a:pt x="1523890" y="30005"/>
                              </a:lnTo>
                              <a:lnTo>
                                <a:pt x="1529040" y="29988"/>
                              </a:lnTo>
                              <a:lnTo>
                                <a:pt x="1534354" y="29974"/>
                              </a:lnTo>
                              <a:lnTo>
                                <a:pt x="1539668" y="29959"/>
                              </a:lnTo>
                              <a:lnTo>
                                <a:pt x="1545054" y="29945"/>
                              </a:lnTo>
                              <a:lnTo>
                                <a:pt x="1550572" y="29934"/>
                              </a:lnTo>
                              <a:lnTo>
                                <a:pt x="1556091" y="29922"/>
                              </a:lnTo>
                              <a:lnTo>
                                <a:pt x="1561730" y="29912"/>
                              </a:lnTo>
                              <a:lnTo>
                                <a:pt x="1567464" y="29904"/>
                              </a:lnTo>
                              <a:lnTo>
                                <a:pt x="1573197" y="29896"/>
                              </a:lnTo>
                              <a:lnTo>
                                <a:pt x="1578740" y="29995"/>
                              </a:lnTo>
                              <a:lnTo>
                                <a:pt x="1584972" y="29885"/>
                              </a:lnTo>
                              <a:lnTo>
                                <a:pt x="1591204" y="29775"/>
                              </a:lnTo>
                              <a:lnTo>
                                <a:pt x="1597753" y="29596"/>
                              </a:lnTo>
                              <a:lnTo>
                                <a:pt x="1604856" y="29243"/>
                              </a:lnTo>
                              <a:lnTo>
                                <a:pt x="1611960" y="28891"/>
                              </a:lnTo>
                              <a:lnTo>
                                <a:pt x="1619895" y="28288"/>
                              </a:lnTo>
                              <a:lnTo>
                                <a:pt x="1627592" y="27770"/>
                              </a:lnTo>
                              <a:lnTo>
                                <a:pt x="1635290" y="27251"/>
                              </a:lnTo>
                              <a:lnTo>
                                <a:pt x="1643409" y="26644"/>
                              </a:lnTo>
                              <a:lnTo>
                                <a:pt x="1651041" y="26130"/>
                              </a:lnTo>
                              <a:lnTo>
                                <a:pt x="1658672" y="25616"/>
                              </a:lnTo>
                              <a:lnTo>
                                <a:pt x="1666135" y="25216"/>
                              </a:lnTo>
                              <a:lnTo>
                                <a:pt x="1673381" y="24687"/>
                              </a:lnTo>
                              <a:lnTo>
                                <a:pt x="1680629" y="24158"/>
                              </a:lnTo>
                              <a:lnTo>
                                <a:pt x="1687754" y="23508"/>
                              </a:lnTo>
                              <a:lnTo>
                                <a:pt x="1694523" y="22956"/>
                              </a:lnTo>
                              <a:lnTo>
                                <a:pt x="1701291" y="22404"/>
                              </a:lnTo>
                              <a:lnTo>
                                <a:pt x="1707773" y="21845"/>
                              </a:lnTo>
                              <a:lnTo>
                                <a:pt x="1713992" y="21376"/>
                              </a:lnTo>
                              <a:lnTo>
                                <a:pt x="1720211" y="20906"/>
                              </a:lnTo>
                              <a:lnTo>
                                <a:pt x="1726005" y="20593"/>
                              </a:lnTo>
                              <a:lnTo>
                                <a:pt x="1731837" y="20140"/>
                              </a:lnTo>
                              <a:lnTo>
                                <a:pt x="1737670" y="19686"/>
                              </a:lnTo>
                              <a:lnTo>
                                <a:pt x="1743395" y="19129"/>
                              </a:lnTo>
                              <a:lnTo>
                                <a:pt x="1748990" y="18655"/>
                              </a:lnTo>
                              <a:lnTo>
                                <a:pt x="1754583" y="18182"/>
                              </a:lnTo>
                              <a:lnTo>
                                <a:pt x="1760142" y="17702"/>
                              </a:lnTo>
                              <a:lnTo>
                                <a:pt x="1765401" y="17299"/>
                              </a:lnTo>
                              <a:lnTo>
                                <a:pt x="1770660" y="16896"/>
                              </a:lnTo>
                              <a:lnTo>
                                <a:pt x="1775610" y="16642"/>
                              </a:lnTo>
                              <a:lnTo>
                                <a:pt x="1780544" y="16237"/>
                              </a:lnTo>
                              <a:lnTo>
                                <a:pt x="1785477" y="15833"/>
                              </a:lnTo>
                              <a:lnTo>
                                <a:pt x="1790227" y="15314"/>
                              </a:lnTo>
                              <a:lnTo>
                                <a:pt x="1794999" y="14873"/>
                              </a:lnTo>
                              <a:lnTo>
                                <a:pt x="1799771" y="14432"/>
                              </a:lnTo>
                              <a:lnTo>
                                <a:pt x="1804560" y="13974"/>
                              </a:lnTo>
                              <a:lnTo>
                                <a:pt x="1809176" y="13589"/>
                              </a:lnTo>
                              <a:lnTo>
                                <a:pt x="1836738" y="11843"/>
                              </a:lnTo>
                              <a:lnTo>
                                <a:pt x="1841486" y="11648"/>
                              </a:lnTo>
                              <a:lnTo>
                                <a:pt x="1865885" y="11161"/>
                              </a:lnTo>
                              <a:lnTo>
                                <a:pt x="1870813" y="11108"/>
                              </a:lnTo>
                              <a:lnTo>
                                <a:pt x="1875780" y="10983"/>
                              </a:lnTo>
                              <a:lnTo>
                                <a:pt x="1880746" y="11074"/>
                              </a:lnTo>
                              <a:lnTo>
                                <a:pt x="1885712" y="11164"/>
                              </a:lnTo>
                              <a:lnTo>
                                <a:pt x="1890803" y="11452"/>
                              </a:lnTo>
                              <a:lnTo>
                                <a:pt x="1895679" y="11705"/>
                              </a:lnTo>
                              <a:lnTo>
                                <a:pt x="1900555" y="11957"/>
                              </a:lnTo>
                              <a:lnTo>
                                <a:pt x="1905369" y="12298"/>
                              </a:lnTo>
                              <a:lnTo>
                                <a:pt x="1910002" y="12588"/>
                              </a:lnTo>
                              <a:lnTo>
                                <a:pt x="1914635" y="12878"/>
                              </a:lnTo>
                              <a:lnTo>
                                <a:pt x="1919016" y="13187"/>
                              </a:lnTo>
                              <a:lnTo>
                                <a:pt x="1923475" y="13447"/>
                              </a:lnTo>
                              <a:lnTo>
                                <a:pt x="1927935" y="13707"/>
                              </a:lnTo>
                              <a:lnTo>
                                <a:pt x="1932406" y="13842"/>
                              </a:lnTo>
                              <a:lnTo>
                                <a:pt x="1936756" y="14147"/>
                              </a:lnTo>
                              <a:lnTo>
                                <a:pt x="1941106" y="14453"/>
                              </a:lnTo>
                              <a:lnTo>
                                <a:pt x="1944863" y="14899"/>
                              </a:lnTo>
                              <a:lnTo>
                                <a:pt x="1949574" y="15281"/>
                              </a:lnTo>
                              <a:lnTo>
                                <a:pt x="1954285" y="15662"/>
                              </a:lnTo>
                              <a:lnTo>
                                <a:pt x="1959673" y="15978"/>
                              </a:lnTo>
                              <a:lnTo>
                                <a:pt x="1965025" y="16437"/>
                              </a:lnTo>
                              <a:lnTo>
                                <a:pt x="1970377" y="16897"/>
                              </a:lnTo>
                              <a:lnTo>
                                <a:pt x="1976084" y="17514"/>
                              </a:lnTo>
                              <a:lnTo>
                                <a:pt x="1981688" y="18039"/>
                              </a:lnTo>
                              <a:lnTo>
                                <a:pt x="1987291" y="18565"/>
                              </a:lnTo>
                              <a:lnTo>
                                <a:pt x="1993029" y="19018"/>
                              </a:lnTo>
                              <a:lnTo>
                                <a:pt x="1998646" y="19592"/>
                              </a:lnTo>
                              <a:lnTo>
                                <a:pt x="2004263" y="20167"/>
                              </a:lnTo>
                              <a:lnTo>
                                <a:pt x="2009881" y="20880"/>
                              </a:lnTo>
                              <a:lnTo>
                                <a:pt x="2015390" y="21487"/>
                              </a:lnTo>
                              <a:lnTo>
                                <a:pt x="2020900" y="22093"/>
                              </a:lnTo>
                              <a:lnTo>
                                <a:pt x="2026344" y="22711"/>
                              </a:lnTo>
                              <a:lnTo>
                                <a:pt x="2031703" y="23230"/>
                              </a:lnTo>
                              <a:lnTo>
                                <a:pt x="2062990" y="25553"/>
                              </a:lnTo>
                              <a:lnTo>
                                <a:pt x="2067981" y="25809"/>
                              </a:lnTo>
                              <a:lnTo>
                                <a:pt x="2072728" y="25988"/>
                              </a:lnTo>
                              <a:lnTo>
                                <a:pt x="2077494" y="26134"/>
                              </a:lnTo>
                              <a:lnTo>
                                <a:pt x="2082260" y="26280"/>
                              </a:lnTo>
                              <a:lnTo>
                                <a:pt x="2086902" y="26364"/>
                              </a:lnTo>
                              <a:lnTo>
                                <a:pt x="2091587" y="26430"/>
                              </a:lnTo>
                              <a:lnTo>
                                <a:pt x="2096271" y="26497"/>
                              </a:lnTo>
                              <a:lnTo>
                                <a:pt x="2101017" y="26518"/>
                              </a:lnTo>
                              <a:lnTo>
                                <a:pt x="2105599" y="26534"/>
                              </a:lnTo>
                              <a:lnTo>
                                <a:pt x="2110182" y="26550"/>
                              </a:lnTo>
                              <a:lnTo>
                                <a:pt x="2114593" y="26536"/>
                              </a:lnTo>
                              <a:lnTo>
                                <a:pt x="2119081" y="26524"/>
                              </a:lnTo>
                              <a:lnTo>
                                <a:pt x="2123569" y="26511"/>
                              </a:lnTo>
                              <a:lnTo>
                                <a:pt x="2128009" y="26483"/>
                              </a:lnTo>
                              <a:lnTo>
                                <a:pt x="2132527" y="26458"/>
                              </a:lnTo>
                              <a:lnTo>
                                <a:pt x="2137046" y="26434"/>
                              </a:lnTo>
                              <a:lnTo>
                                <a:pt x="2141586" y="26403"/>
                              </a:lnTo>
                              <a:lnTo>
                                <a:pt x="2146192" y="26377"/>
                              </a:lnTo>
                              <a:lnTo>
                                <a:pt x="2150798" y="26350"/>
                              </a:lnTo>
                              <a:lnTo>
                                <a:pt x="2155457" y="26323"/>
                              </a:lnTo>
                              <a:lnTo>
                                <a:pt x="2160165" y="26300"/>
                              </a:lnTo>
                              <a:lnTo>
                                <a:pt x="2198735" y="26178"/>
                              </a:lnTo>
                              <a:lnTo>
                                <a:pt x="2203653" y="26172"/>
                              </a:lnTo>
                              <a:lnTo>
                                <a:pt x="2208570" y="26165"/>
                              </a:lnTo>
                              <a:lnTo>
                                <a:pt x="2213514" y="26161"/>
                              </a:lnTo>
                              <a:lnTo>
                                <a:pt x="2218460" y="26158"/>
                              </a:lnTo>
                              <a:lnTo>
                                <a:pt x="2223406" y="26155"/>
                              </a:lnTo>
                              <a:lnTo>
                                <a:pt x="2228473" y="26154"/>
                              </a:lnTo>
                              <a:lnTo>
                                <a:pt x="2233328" y="26153"/>
                              </a:lnTo>
                              <a:lnTo>
                                <a:pt x="2238183" y="26153"/>
                              </a:lnTo>
                              <a:lnTo>
                                <a:pt x="2242975" y="26258"/>
                              </a:lnTo>
                              <a:lnTo>
                                <a:pt x="2247590" y="26154"/>
                              </a:lnTo>
                              <a:lnTo>
                                <a:pt x="2252204" y="26049"/>
                              </a:lnTo>
                              <a:lnTo>
                                <a:pt x="2256675" y="25770"/>
                              </a:lnTo>
                              <a:lnTo>
                                <a:pt x="2261016" y="25526"/>
                              </a:lnTo>
                              <a:lnTo>
                                <a:pt x="2265356" y="25282"/>
                              </a:lnTo>
                              <a:lnTo>
                                <a:pt x="2269432" y="24963"/>
                              </a:lnTo>
                              <a:lnTo>
                                <a:pt x="2273632" y="24691"/>
                              </a:lnTo>
                              <a:lnTo>
                                <a:pt x="2277834" y="24419"/>
                              </a:lnTo>
                              <a:lnTo>
                                <a:pt x="2282069" y="24134"/>
                              </a:lnTo>
                              <a:lnTo>
                                <a:pt x="2286222" y="23894"/>
                              </a:lnTo>
                              <a:lnTo>
                                <a:pt x="2324316" y="22511"/>
                              </a:lnTo>
                              <a:lnTo>
                                <a:pt x="2328790" y="22439"/>
                              </a:lnTo>
                              <a:lnTo>
                                <a:pt x="2333368" y="22395"/>
                              </a:lnTo>
                              <a:lnTo>
                                <a:pt x="2338011" y="22360"/>
                              </a:lnTo>
                              <a:lnTo>
                                <a:pt x="2342653" y="22325"/>
                              </a:lnTo>
                              <a:lnTo>
                                <a:pt x="2347500" y="22312"/>
                              </a:lnTo>
                              <a:lnTo>
                                <a:pt x="2352173" y="22302"/>
                              </a:lnTo>
                              <a:lnTo>
                                <a:pt x="2356847" y="22292"/>
                              </a:lnTo>
                              <a:lnTo>
                                <a:pt x="2361424" y="22190"/>
                              </a:lnTo>
                              <a:lnTo>
                                <a:pt x="2366054" y="22299"/>
                              </a:lnTo>
                              <a:lnTo>
                                <a:pt x="2370684" y="22408"/>
                              </a:lnTo>
                              <a:lnTo>
                                <a:pt x="2375399" y="22701"/>
                              </a:lnTo>
                              <a:lnTo>
                                <a:pt x="2379956" y="22956"/>
                              </a:lnTo>
                              <a:lnTo>
                                <a:pt x="2384513" y="23211"/>
                              </a:lnTo>
                              <a:lnTo>
                                <a:pt x="2389020" y="23546"/>
                              </a:lnTo>
                              <a:lnTo>
                                <a:pt x="2393396" y="23831"/>
                              </a:lnTo>
                              <a:lnTo>
                                <a:pt x="2397772" y="24115"/>
                              </a:lnTo>
                              <a:lnTo>
                                <a:pt x="2402040" y="24309"/>
                              </a:lnTo>
                              <a:lnTo>
                                <a:pt x="2406212" y="24665"/>
                              </a:lnTo>
                              <a:lnTo>
                                <a:pt x="2410385" y="25022"/>
                              </a:lnTo>
                              <a:lnTo>
                                <a:pt x="2414438" y="25532"/>
                              </a:lnTo>
                              <a:lnTo>
                                <a:pt x="2418429" y="25969"/>
                              </a:lnTo>
                              <a:lnTo>
                                <a:pt x="2422421" y="26405"/>
                              </a:lnTo>
                              <a:lnTo>
                                <a:pt x="2426203" y="26883"/>
                              </a:lnTo>
                              <a:lnTo>
                                <a:pt x="2430161" y="27285"/>
                              </a:lnTo>
                              <a:lnTo>
                                <a:pt x="2434119" y="27688"/>
                              </a:lnTo>
                              <a:lnTo>
                                <a:pt x="2438174" y="27962"/>
                              </a:lnTo>
                              <a:lnTo>
                                <a:pt x="2442178" y="28384"/>
                              </a:lnTo>
                              <a:lnTo>
                                <a:pt x="2446182" y="28806"/>
                              </a:lnTo>
                              <a:lnTo>
                                <a:pt x="2450103" y="29353"/>
                              </a:lnTo>
                              <a:lnTo>
                                <a:pt x="2454185" y="29818"/>
                              </a:lnTo>
                              <a:lnTo>
                                <a:pt x="2458267" y="30283"/>
                              </a:lnTo>
                              <a:lnTo>
                                <a:pt x="2462296" y="30663"/>
                              </a:lnTo>
                              <a:lnTo>
                                <a:pt x="2466669" y="31175"/>
                              </a:lnTo>
                              <a:lnTo>
                                <a:pt x="2471041" y="31688"/>
                              </a:lnTo>
                              <a:lnTo>
                                <a:pt x="2475700" y="32340"/>
                              </a:lnTo>
                              <a:lnTo>
                                <a:pt x="2480421" y="32894"/>
                              </a:lnTo>
                              <a:lnTo>
                                <a:pt x="2485141" y="33449"/>
                              </a:lnTo>
                              <a:lnTo>
                                <a:pt x="2490058" y="33916"/>
                              </a:lnTo>
                              <a:lnTo>
                                <a:pt x="2494991" y="34502"/>
                              </a:lnTo>
                              <a:lnTo>
                                <a:pt x="2499923" y="35088"/>
                              </a:lnTo>
                              <a:lnTo>
                                <a:pt x="2505079" y="35804"/>
                              </a:lnTo>
                              <a:lnTo>
                                <a:pt x="2510015" y="36411"/>
                              </a:lnTo>
                              <a:lnTo>
                                <a:pt x="2514950" y="37019"/>
                              </a:lnTo>
                              <a:lnTo>
                                <a:pt x="2519769" y="37632"/>
                              </a:lnTo>
                              <a:lnTo>
                                <a:pt x="2524603" y="38146"/>
                              </a:lnTo>
                              <a:lnTo>
                                <a:pt x="2529436" y="38661"/>
                              </a:lnTo>
                              <a:lnTo>
                                <a:pt x="2534214" y="39014"/>
                              </a:lnTo>
                              <a:lnTo>
                                <a:pt x="2539015" y="39500"/>
                              </a:lnTo>
                              <a:lnTo>
                                <a:pt x="2543816" y="39986"/>
                              </a:lnTo>
                              <a:lnTo>
                                <a:pt x="2548601" y="40568"/>
                              </a:lnTo>
                              <a:lnTo>
                                <a:pt x="2553411" y="41062"/>
                              </a:lnTo>
                              <a:lnTo>
                                <a:pt x="2577179" y="43139"/>
                              </a:lnTo>
                              <a:lnTo>
                                <a:pt x="2581802" y="43547"/>
                              </a:lnTo>
                              <a:lnTo>
                                <a:pt x="2586426" y="43956"/>
                              </a:lnTo>
                              <a:lnTo>
                                <a:pt x="2590993" y="44476"/>
                              </a:lnTo>
                              <a:lnTo>
                                <a:pt x="2595618" y="44917"/>
                              </a:lnTo>
                              <a:lnTo>
                                <a:pt x="2600242" y="45359"/>
                              </a:lnTo>
                              <a:lnTo>
                                <a:pt x="2604345" y="45710"/>
                              </a:lnTo>
                              <a:lnTo>
                                <a:pt x="2609550" y="46198"/>
                              </a:lnTo>
                              <a:lnTo>
                                <a:pt x="2614755" y="46686"/>
                              </a:lnTo>
                              <a:lnTo>
                                <a:pt x="2620765" y="47208"/>
                              </a:lnTo>
                              <a:lnTo>
                                <a:pt x="2626846" y="47847"/>
                              </a:lnTo>
                              <a:lnTo>
                                <a:pt x="2632928" y="48485"/>
                              </a:lnTo>
                              <a:lnTo>
                                <a:pt x="2639606" y="49319"/>
                              </a:lnTo>
                              <a:lnTo>
                                <a:pt x="2646036" y="50029"/>
                              </a:lnTo>
                              <a:lnTo>
                                <a:pt x="2652468" y="50740"/>
                              </a:lnTo>
                              <a:lnTo>
                                <a:pt x="2659080" y="51483"/>
                              </a:lnTo>
                              <a:lnTo>
                                <a:pt x="2665434" y="52108"/>
                              </a:lnTo>
                              <a:lnTo>
                                <a:pt x="2671788" y="52734"/>
                              </a:lnTo>
                              <a:lnTo>
                                <a:pt x="2677978" y="53200"/>
                              </a:lnTo>
                              <a:lnTo>
                                <a:pt x="2684158" y="53782"/>
                              </a:lnTo>
                              <a:lnTo>
                                <a:pt x="2690338" y="54363"/>
                              </a:lnTo>
                              <a:lnTo>
                                <a:pt x="2696527" y="55033"/>
                              </a:lnTo>
                              <a:lnTo>
                                <a:pt x="2702516" y="55599"/>
                              </a:lnTo>
                              <a:lnTo>
                                <a:pt x="2708505" y="56165"/>
                              </a:lnTo>
                              <a:lnTo>
                                <a:pt x="2714270" y="56716"/>
                              </a:lnTo>
                              <a:lnTo>
                                <a:pt x="2720091" y="57178"/>
                              </a:lnTo>
                              <a:lnTo>
                                <a:pt x="2725911" y="57640"/>
                              </a:lnTo>
                              <a:lnTo>
                                <a:pt x="2731747" y="57934"/>
                              </a:lnTo>
                              <a:lnTo>
                                <a:pt x="2737439" y="58371"/>
                              </a:lnTo>
                              <a:lnTo>
                                <a:pt x="2743132" y="58807"/>
                              </a:lnTo>
                              <a:lnTo>
                                <a:pt x="2748640" y="59343"/>
                              </a:lnTo>
                              <a:lnTo>
                                <a:pt x="2754247" y="59797"/>
                              </a:lnTo>
                              <a:lnTo>
                                <a:pt x="2759854" y="60252"/>
                              </a:lnTo>
                              <a:lnTo>
                                <a:pt x="2765418" y="60607"/>
                              </a:lnTo>
                              <a:lnTo>
                                <a:pt x="2771079" y="61098"/>
                              </a:lnTo>
                              <a:lnTo>
                                <a:pt x="2776741" y="61590"/>
                              </a:lnTo>
                              <a:lnTo>
                                <a:pt x="2782438" y="62215"/>
                              </a:lnTo>
                              <a:lnTo>
                                <a:pt x="2788215" y="62746"/>
                              </a:lnTo>
                              <a:lnTo>
                                <a:pt x="2793992" y="63277"/>
                              </a:lnTo>
                              <a:lnTo>
                                <a:pt x="2799838" y="63826"/>
                              </a:lnTo>
                              <a:lnTo>
                                <a:pt x="2805741" y="64287"/>
                              </a:lnTo>
                              <a:lnTo>
                                <a:pt x="2841825" y="66372"/>
                              </a:lnTo>
                              <a:lnTo>
                                <a:pt x="2847818" y="66604"/>
                              </a:lnTo>
                              <a:lnTo>
                                <a:pt x="2887913" y="67263"/>
                              </a:lnTo>
                              <a:lnTo>
                                <a:pt x="2899289" y="67296"/>
                              </a:lnTo>
                              <a:lnTo>
                                <a:pt x="2904993" y="67286"/>
                              </a:lnTo>
                              <a:lnTo>
                                <a:pt x="2910775" y="67276"/>
                              </a:lnTo>
                              <a:lnTo>
                                <a:pt x="2916556" y="67267"/>
                              </a:lnTo>
                              <a:lnTo>
                                <a:pt x="2922393" y="67243"/>
                              </a:lnTo>
                              <a:lnTo>
                                <a:pt x="2928290" y="67222"/>
                              </a:lnTo>
                              <a:lnTo>
                                <a:pt x="2934186" y="67201"/>
                              </a:lnTo>
                              <a:lnTo>
                                <a:pt x="2940149" y="67174"/>
                              </a:lnTo>
                              <a:lnTo>
                                <a:pt x="2946151" y="67151"/>
                              </a:lnTo>
                              <a:lnTo>
                                <a:pt x="2952153" y="67128"/>
                              </a:lnTo>
                              <a:lnTo>
                                <a:pt x="2958321" y="67104"/>
                              </a:lnTo>
                              <a:lnTo>
                                <a:pt x="2964301" y="67083"/>
                              </a:lnTo>
                              <a:lnTo>
                                <a:pt x="2970282" y="67063"/>
                              </a:lnTo>
                              <a:lnTo>
                                <a:pt x="2976239" y="67045"/>
                              </a:lnTo>
                              <a:lnTo>
                                <a:pt x="2982032" y="67029"/>
                              </a:lnTo>
                              <a:lnTo>
                                <a:pt x="2987826" y="67014"/>
                              </a:lnTo>
                              <a:lnTo>
                                <a:pt x="2992665" y="67002"/>
                              </a:lnTo>
                              <a:lnTo>
                                <a:pt x="2999061" y="66991"/>
                              </a:lnTo>
                              <a:lnTo>
                                <a:pt x="3005458" y="66981"/>
                              </a:lnTo>
                              <a:lnTo>
                                <a:pt x="3042811" y="66955"/>
                              </a:lnTo>
                              <a:lnTo>
                                <a:pt x="3049731" y="66952"/>
                              </a:lnTo>
                              <a:lnTo>
                                <a:pt x="3058744" y="66951"/>
                              </a:lnTo>
                              <a:lnTo>
                                <a:pt x="3061930" y="66950"/>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2A435290" id="Graphic 6" o:spid="_x0000_s1026" style="position:absolute;margin-left:312.15pt;margin-top:10.05pt;width:241.1pt;height:6.45pt;z-index:15729664;visibility:visible;mso-wrap-style:square;mso-wrap-distance-left:0;mso-wrap-distance-top:0;mso-wrap-distance-right:0;mso-wrap-distance-bottom:0;mso-position-horizontal:absolute;mso-position-horizontal-relative:page;mso-position-vertical:absolute;mso-position-vertical-relative:text;v-text-anchor:top" coordsize="3061970,81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" path="m105,81798l,81413r105,-245l1581,79875r623,-346l2827,79184r782,-501l4473,78254r864,-428l6234,77460r1153,-502l8539,76456r1328,-551l11388,75242r1522,-664l14332,73923r2183,-947l18697,72029r2909,-1226l24484,69560r2878,-1242l30625,66804r3156,-1284l36938,64235r3305,-1190l43423,61853r3179,-1192l49893,59415r2965,-1048l55824,57319r2723,-852l61217,55564r2670,-903l66494,53730r2384,-782l71261,52165r2106,-601l75517,50870r2150,-694l79690,49421r2089,-637l83867,48148r2163,-494l88047,47049r2018,-605l92035,45745r1849,-591l95734,44562r1749,-472l99144,43501r1661,-589l102251,42212r1600,-593l111971,39121r1554,-466l115080,38189r1414,-562l118071,37149r1577,-477l121351,36193r1635,-402l124621,35388r1664,-250l127881,34737r1597,-402l131048,33821r1516,-437l134080,32946r1363,-454l136976,32111r1533,-381l140061,31383r1702,-288l143464,30807r1909,-234l147184,30380r1812,-193l150758,30050r1874,-113l154506,29825r2020,-171l158428,29706r1901,52l162240,30019r1803,231l165845,30480r1636,328l169243,31089r1762,280l172646,31675r1967,258l176580,32191r2205,137l181046,32636r2261,308l185735,33394r2443,386l190622,34165r2336,425l195708,34949r2751,359l201508,35753r3171,179l207851,36112r3518,-41l214737,36025r3368,-46l221154,35808r3735,-151l228624,35506r4187,-102l237145,35121r4334,-283l246365,34367r4527,-405l255419,33556r4614,-470l264308,32688r4274,-399l272697,31899r3841,-326l280380,31246r3585,-283l287358,30727r3393,-235l305428,29828r2729,-81l310726,29704r2545,-33l315816,29637r2440,-6l320696,29627r2440,-3l325518,29636r2393,12l330304,29660r2368,20l335055,29697r2384,18l339817,29735r2393,18l356682,29839r2432,10l361556,29858r2449,6l366453,29871r2458,110l371371,29879r2461,-101l376300,29499r2469,-243l381238,29013r2473,-321l386185,28419r2474,-272l391135,27860r2476,-241l396087,27377r2477,-116l401040,26972r2476,-290l405993,26251r2475,-370l410944,25512r2476,-411l415895,24755r2475,-347l420845,24078r2474,-277l425793,23525r19785,-1149l448051,22313r2472,-29l452995,22260r2473,-23l457940,22236r2472,l462885,22237r2472,13l467829,22262r2472,13l472774,22293r2472,16l477718,22325r2472,-87l482663,22358r2472,121l487607,22774r2473,257l492552,23288r2577,331l497497,23900r2367,282l502056,24475r2227,246l506511,24967r2152,119l510862,25377r2200,292l515248,26101r2232,370l519711,26840r2252,410l524252,27596r36130,2482l562858,30101r2379,1l567825,30102r2588,-1l573180,30087r2729,-12l578638,30063r2701,-124l584200,30028r2861,89l590005,30380r3071,229l596147,30839r3196,306l602627,31406r3285,261l609320,31943r3464,232l616247,32408r3566,318l623408,32800r3594,73l630776,32739r3575,-124l637925,32491r3447,-232l644854,32057r3482,-201l651769,31719r3474,-311l658717,31097r3473,-487l665700,30193r3511,-418l672743,29301r3563,-400l679867,28501r3698,-282l687073,27791r3508,-429l694047,26804r3305,-475l700657,25855r2972,-392l706901,24941r17045,-3274l727508,20936r3563,-732l734707,19444r3651,-639l742010,18165r3701,-476l749417,17099r3706,-589l756754,15836r3838,-569l764430,14697r4029,-447l772447,13682r3987,-568l780503,12436r4015,-576l816161,8447r3845,-333l823851,7780r3806,-437l831445,6971r3788,-372l839094,6209r3641,-328l859764,4652r3186,-274l866136,4104r3088,-402l872407,3357r3183,-344l878671,2633r3377,-321l903852,783r3776,-178l947212,r4069,l955349,1r4064,13l963421,26r4006,11l971397,55r3925,14l979248,84r3877,17l986973,115r3848,14l994729,37r3680,117l1002089,270r3469,290l1009055,813r3496,253l1016051,1392r3336,278l1022722,1948r3131,289l1029066,2481r3213,243l1035429,2841r3236,289l1041902,3420r3149,431l1048484,4219r3433,369l1055582,4997r3683,346l1062949,5688r3404,225l1070586,6293r4233,380l1079721,7187r4944,438l1089610,8063r5448,361l1100252,8921r5196,498l1110768,10063r5067,547l1120903,11158r4982,571l1130658,12208r4773,480l1140028,13125r4444,364l1148917,13854r20487,1103l1173339,15100r3703,-20l1180934,15253r3890,173l1188702,15732r4048,263l1196799,16259r4145,312l1205224,16835r4280,265l1213919,17362r4508,219l1222935,17801r4641,192l1232273,18153r4696,160l1241669,18333r4938,208l1251546,18749r5191,350l1261902,19401r5165,302l1272462,20054r5136,297l1282734,20648r5001,292l1292719,21185r4984,244l1302601,21537r4902,282l1312404,22100r4960,418l1322127,22875r4762,357l1331457,23628r4619,335l1358933,25269r4757,292l1368448,25852r4964,421l1378384,26634r4972,360l1388343,27389r5179,333l1398702,28055r5411,314l1409462,28632r5348,263l1420250,29116r5364,183l1430979,29482r41923,594l1478020,30097r5065,-1l1488128,30095r5043,-2l1498066,30079r5094,-12l1508254,30055r5238,-19l1518691,30021r5199,-16l1529040,29988r5314,-14l1539668,29959r5386,-14l1550572,29934r5519,-12l1561730,29912r5734,-8l1573197,29896r5543,99l1584972,29885r6232,-110l1597753,29596r7103,-353l1611960,28891r7935,-603l1627592,27770r7698,-519l1643409,26644r7632,-514l1658672,25616r7463,-400l1673381,24687r7248,-529l1687754,23508r6769,-552l1701291,22404r6482,-559l1713992,21376r6219,-470l1726005,20593r5832,-453l1737670,19686r5725,-557l1748990,18655r5593,-473l1760142,17702r5259,-403l1770660,16896r4950,-254l1780544,16237r4933,-404l1790227,15314r4772,-441l1799771,14432r4789,-458l1809176,13589r27562,-1746l1841486,11648r24399,-487l1870813,11108r4967,-125l1880746,11074r4966,90l1890803,11452r4876,253l1900555,11957r4814,341l1910002,12588r4633,290l1919016,13187r4459,260l1927935,13707r4471,135l1936756,14147r4350,306l1944863,14899r4711,382l1954285,15662r5388,316l1965025,16437r5352,460l1976084,17514r5604,525l1987291,18565r5738,453l1998646,19592r5617,575l2009881,20880r5509,607l2020900,22093r5444,618l2031703,23230r31287,2323l2067981,25809r4747,179l2077494,26134r4766,146l2086902,26364r4685,66l2096271,26497r4746,21l2105599,26534r4583,16l2114593,26536r4488,-12l2123569,26511r4440,-28l2132527,26458r4519,-24l2141586,26403r4606,-26l2150798,26350r4659,-27l2160165,26300r38570,-122l2203653,26172r4917,-7l2213514,26161r4946,-3l2223406,26155r5067,-1l2233328,26153r4855,l2242975,26258r4615,-104l2252204,26049r4471,-279l2261016,25526r4340,-244l2269432,24963r4200,-272l2277834,24419r4235,-285l2286222,23894r38094,-1383l2328790,22439r4578,-44l2338011,22360r4642,-35l2347500,22312r4673,-10l2356847,22292r4577,-102l2366054,22299r4630,109l2375399,22701r4557,255l2384513,23211r4507,335l2393396,23831r4376,284l2402040,24309r4172,356l2410385,25022r4053,510l2418429,25969r3992,436l2426203,26883r3958,402l2434119,27688r4055,274l2442178,28384r4004,422l2450103,29353r4082,465l2458267,30283r4029,380l2466669,31175r4372,513l2475700,32340r4721,554l2485141,33449r4917,467l2494991,34502r4932,586l2505079,35804r4936,607l2514950,37019r4819,613l2524603,38146r4833,515l2534214,39014r4801,486l2543816,39986r4785,582l2553411,41062r23768,2077l2581802,43547r4624,409l2590993,44476r4625,441l2600242,45359r4103,351l2609550,46198r5205,488l2620765,47208r6081,639l2632928,48485r6678,834l2646036,50029r6432,711l2659080,51483r6354,625l2671788,52734r6190,466l2684158,53782r6180,581l2696527,55033r5989,566l2708505,56165r5765,551l2720091,57178r5820,462l2731747,57934r5692,437l2743132,58807r5508,536l2754247,59797r5607,455l2765418,60607r5661,491l2776741,61590r5697,625l2788215,62746r5777,531l2799838,63826r5903,461l2841825,66372r5993,232l2887913,67263r11376,33l2904993,67286r5782,-10l2916556,67267r5837,-24l2928290,67222r5896,-21l2940149,67174r6002,-23l2952153,67128r6168,-24l2964301,67083r5981,-20l2976239,67045r5793,-16l2987826,67014r4839,-12l2999061,66991r6397,-10l3042811,66955r6920,-3l3058744,66951r3186,-1e" filled="f" strokecolor="#ff5400" strokeweight="1.5pt">
                <v:path arrowok="t"/>
                <w10:wrap anchorx="page"/>
              </v:shape>
            </w:pict>
          </mc:Fallback>
        </mc:AlternateContent>
      </w:r>
      <w:r>
        <w:t>Accounting for overlapping physiological responses is es-pecially salient in the context of stress and mental workload (MWL), two foundational yet often conflated constructs in physiological computing. These states represent distinct but interacting dimensions of cognitive–affective function that influence attention, decision-making, and overall task perfor-mance [1]–[3], [23]. Stress reflects an affective–autonomic response to perceived threat or evaluation, whereas MWL reflects the cognitive demands placed on limited attentional resources [1]–[3], [23]. Because both modulate arousal and engage cognitive control systems via overlapping autonomic and cortical mechanisms [8], [24], [25], their physiological signatures converge across modalities [1], creating ambiguity for machine-learning models that must distinguish between cognitive and affective sources of physiological activation [20], [21]. Despite these overlaps, converging evidence sug-gests</w:t>
      </w:r>
      <w:r>
        <w:rPr>
          <w:spacing w:val="24"/>
        </w:rPr>
        <w:t xml:space="preserve"> </w:t>
      </w:r>
      <w:r>
        <w:t>that</w:t>
      </w:r>
      <w:r>
        <w:rPr>
          <w:spacing w:val="24"/>
        </w:rPr>
        <w:t xml:space="preserve"> </w:t>
      </w:r>
      <w:r>
        <w:t>stress</w:t>
      </w:r>
      <w:r>
        <w:rPr>
          <w:spacing w:val="25"/>
        </w:rPr>
        <w:t xml:space="preserve"> </w:t>
      </w:r>
      <w:r>
        <w:t>and</w:t>
      </w:r>
      <w:r>
        <w:rPr>
          <w:spacing w:val="24"/>
        </w:rPr>
        <w:t xml:space="preserve"> </w:t>
      </w:r>
      <w:r>
        <w:t>MWL</w:t>
      </w:r>
      <w:r>
        <w:rPr>
          <w:spacing w:val="25"/>
        </w:rPr>
        <w:t xml:space="preserve"> </w:t>
      </w:r>
      <w:r>
        <w:t>are</w:t>
      </w:r>
      <w:r>
        <w:rPr>
          <w:spacing w:val="24"/>
        </w:rPr>
        <w:t xml:space="preserve"> </w:t>
      </w:r>
      <w:r>
        <w:t>elicited</w:t>
      </w:r>
      <w:r>
        <w:rPr>
          <w:spacing w:val="24"/>
        </w:rPr>
        <w:t xml:space="preserve"> </w:t>
      </w:r>
      <w:r>
        <w:t>by</w:t>
      </w:r>
      <w:r>
        <w:rPr>
          <w:spacing w:val="25"/>
        </w:rPr>
        <w:t xml:space="preserve"> </w:t>
      </w:r>
      <w:r>
        <w:t>different</w:t>
      </w:r>
      <w:r>
        <w:rPr>
          <w:spacing w:val="24"/>
        </w:rPr>
        <w:t xml:space="preserve"> </w:t>
      </w:r>
      <w:r>
        <w:t>kinds</w:t>
      </w:r>
      <w:r>
        <w:rPr>
          <w:spacing w:val="25"/>
        </w:rPr>
        <w:t xml:space="preserve"> </w:t>
      </w:r>
      <w:r>
        <w:rPr>
          <w:spacing w:val="-5"/>
        </w:rPr>
        <w:t>of</w:t>
      </w:r>
    </w:p>
    <w:p w14:paraId="4038D94E" w14:textId="77777777" w:rsidR="005E5D1A" w:rsidRDefault="005E5D1A">
      <w:pPr>
        <w:pStyle w:val="BodyText"/>
        <w:spacing w:line="249" w:lineRule="auto"/>
        <w:sectPr w:rsidR="005E5D1A">
          <w:type w:val="continuous"/>
          <w:pgSz w:w="12240" w:h="15840"/>
          <w:pgMar w:top="940" w:right="0" w:bottom="280" w:left="720" w:header="495" w:footer="0" w:gutter="0"/>
          <w:cols w:num="2" w:space="720" w:equalWidth="0">
            <w:col w:w="5281" w:space="40"/>
            <w:col w:w="6199"/>
          </w:cols>
        </w:sectPr>
      </w:pPr>
    </w:p>
    <w:p w14:paraId="4038D94F" w14:textId="77777777" w:rsidR="005E5D1A" w:rsidRDefault="00000000">
      <w:pPr>
        <w:pStyle w:val="BodyText"/>
        <w:spacing w:before="159" w:line="249" w:lineRule="auto"/>
      </w:pPr>
      <w:r>
        <w:rPr>
          <w:noProof/>
        </w:rPr>
        <w:lastRenderedPageBreak/>
        <mc:AlternateContent>
          <mc:Choice Requires="wps">
            <w:drawing>
              <wp:anchor distT="0" distB="0" distL="0" distR="0" simplePos="0" relativeHeight="15731712" behindDoc="0" locked="0" layoutInCell="1" allowOverlap="1" wp14:anchorId="4038DBB0" wp14:editId="4038DBB1">
                <wp:simplePos x="0" y="0"/>
                <wp:positionH relativeFrom="page">
                  <wp:posOffset>301869</wp:posOffset>
                </wp:positionH>
                <wp:positionV relativeFrom="page">
                  <wp:posOffset>7423137</wp:posOffset>
                </wp:positionV>
                <wp:extent cx="577215" cy="57975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 cy="579755"/>
                        </a:xfrm>
                        <a:custGeom>
                          <a:avLst/>
                          <a:gdLst/>
                          <a:ahLst/>
                          <a:cxnLst/>
                          <a:rect l="l" t="t" r="r" b="b"/>
                          <a:pathLst>
                            <a:path w="577215" h="579755">
                              <a:moveTo>
                                <a:pt x="72701" y="290807"/>
                              </a:moveTo>
                              <a:lnTo>
                                <a:pt x="72316" y="291088"/>
                              </a:lnTo>
                              <a:lnTo>
                                <a:pt x="72071" y="291437"/>
                              </a:lnTo>
                              <a:lnTo>
                                <a:pt x="70778" y="294207"/>
                              </a:lnTo>
                              <a:lnTo>
                                <a:pt x="70432" y="295175"/>
                              </a:lnTo>
                              <a:lnTo>
                                <a:pt x="70087" y="296144"/>
                              </a:lnTo>
                              <a:lnTo>
                                <a:pt x="69691" y="297322"/>
                              </a:lnTo>
                              <a:lnTo>
                                <a:pt x="69157" y="298720"/>
                              </a:lnTo>
                              <a:lnTo>
                                <a:pt x="68624" y="300117"/>
                              </a:lnTo>
                              <a:lnTo>
                                <a:pt x="67873" y="301660"/>
                              </a:lnTo>
                              <a:lnTo>
                                <a:pt x="67231" y="303560"/>
                              </a:lnTo>
                              <a:lnTo>
                                <a:pt x="66589" y="305459"/>
                              </a:lnTo>
                              <a:lnTo>
                                <a:pt x="65893" y="307658"/>
                              </a:lnTo>
                              <a:lnTo>
                                <a:pt x="65306" y="310117"/>
                              </a:lnTo>
                              <a:lnTo>
                                <a:pt x="64719" y="312575"/>
                              </a:lnTo>
                              <a:lnTo>
                                <a:pt x="62549" y="328447"/>
                              </a:lnTo>
                              <a:lnTo>
                                <a:pt x="62336" y="332017"/>
                              </a:lnTo>
                              <a:lnTo>
                                <a:pt x="62276" y="335771"/>
                              </a:lnTo>
                              <a:lnTo>
                                <a:pt x="62433" y="339727"/>
                              </a:lnTo>
                              <a:lnTo>
                                <a:pt x="62590" y="343683"/>
                              </a:lnTo>
                              <a:lnTo>
                                <a:pt x="62965" y="347970"/>
                              </a:lnTo>
                              <a:lnTo>
                                <a:pt x="63491" y="352181"/>
                              </a:lnTo>
                              <a:lnTo>
                                <a:pt x="64016" y="356393"/>
                              </a:lnTo>
                              <a:lnTo>
                                <a:pt x="64755" y="360638"/>
                              </a:lnTo>
                              <a:lnTo>
                                <a:pt x="65585" y="364998"/>
                              </a:lnTo>
                              <a:lnTo>
                                <a:pt x="66415" y="369357"/>
                              </a:lnTo>
                              <a:lnTo>
                                <a:pt x="73090" y="396778"/>
                              </a:lnTo>
                              <a:lnTo>
                                <a:pt x="74259" y="401278"/>
                              </a:lnTo>
                              <a:lnTo>
                                <a:pt x="75636" y="405844"/>
                              </a:lnTo>
                              <a:lnTo>
                                <a:pt x="77014" y="410411"/>
                              </a:lnTo>
                              <a:lnTo>
                                <a:pt x="78610" y="414971"/>
                              </a:lnTo>
                              <a:lnTo>
                                <a:pt x="80160" y="419592"/>
                              </a:lnTo>
                              <a:lnTo>
                                <a:pt x="81710" y="424214"/>
                              </a:lnTo>
                              <a:lnTo>
                                <a:pt x="83353" y="428870"/>
                              </a:lnTo>
                              <a:lnTo>
                                <a:pt x="84936" y="433574"/>
                              </a:lnTo>
                              <a:lnTo>
                                <a:pt x="86519" y="438279"/>
                              </a:lnTo>
                              <a:lnTo>
                                <a:pt x="88012" y="443032"/>
                              </a:lnTo>
                              <a:lnTo>
                                <a:pt x="89658" y="447818"/>
                              </a:lnTo>
                              <a:lnTo>
                                <a:pt x="91304" y="452605"/>
                              </a:lnTo>
                              <a:lnTo>
                                <a:pt x="93098" y="457439"/>
                              </a:lnTo>
                              <a:lnTo>
                                <a:pt x="94810" y="462294"/>
                              </a:lnTo>
                              <a:lnTo>
                                <a:pt x="96523" y="467148"/>
                              </a:lnTo>
                              <a:lnTo>
                                <a:pt x="98268" y="471831"/>
                              </a:lnTo>
                              <a:lnTo>
                                <a:pt x="99933" y="476945"/>
                              </a:lnTo>
                              <a:lnTo>
                                <a:pt x="101598" y="482059"/>
                              </a:lnTo>
                              <a:lnTo>
                                <a:pt x="103231" y="487763"/>
                              </a:lnTo>
                              <a:lnTo>
                                <a:pt x="104800" y="492978"/>
                              </a:lnTo>
                              <a:lnTo>
                                <a:pt x="106368" y="498193"/>
                              </a:lnTo>
                              <a:lnTo>
                                <a:pt x="107984" y="503226"/>
                              </a:lnTo>
                              <a:lnTo>
                                <a:pt x="109342" y="508236"/>
                              </a:lnTo>
                              <a:lnTo>
                                <a:pt x="110700" y="513245"/>
                              </a:lnTo>
                              <a:lnTo>
                                <a:pt x="111927" y="518349"/>
                              </a:lnTo>
                              <a:lnTo>
                                <a:pt x="112950" y="523034"/>
                              </a:lnTo>
                              <a:lnTo>
                                <a:pt x="113973" y="527720"/>
                              </a:lnTo>
                              <a:lnTo>
                                <a:pt x="114797" y="532201"/>
                              </a:lnTo>
                              <a:lnTo>
                                <a:pt x="115477" y="536349"/>
                              </a:lnTo>
                              <a:lnTo>
                                <a:pt x="116158" y="540496"/>
                              </a:lnTo>
                              <a:lnTo>
                                <a:pt x="117921" y="560160"/>
                              </a:lnTo>
                              <a:lnTo>
                                <a:pt x="117810" y="562907"/>
                              </a:lnTo>
                              <a:lnTo>
                                <a:pt x="117507" y="565205"/>
                              </a:lnTo>
                              <a:lnTo>
                                <a:pt x="117205" y="567503"/>
                              </a:lnTo>
                              <a:lnTo>
                                <a:pt x="116574" y="569346"/>
                              </a:lnTo>
                              <a:lnTo>
                                <a:pt x="116027" y="571066"/>
                              </a:lnTo>
                              <a:lnTo>
                                <a:pt x="115481" y="572787"/>
                              </a:lnTo>
                              <a:lnTo>
                                <a:pt x="114908" y="574285"/>
                              </a:lnTo>
                              <a:lnTo>
                                <a:pt x="114227" y="575529"/>
                              </a:lnTo>
                              <a:lnTo>
                                <a:pt x="113546" y="576774"/>
                              </a:lnTo>
                              <a:lnTo>
                                <a:pt x="112784" y="577844"/>
                              </a:lnTo>
                              <a:lnTo>
                                <a:pt x="111941" y="578534"/>
                              </a:lnTo>
                              <a:lnTo>
                                <a:pt x="111099" y="579224"/>
                              </a:lnTo>
                              <a:lnTo>
                                <a:pt x="110267" y="579584"/>
                              </a:lnTo>
                              <a:lnTo>
                                <a:pt x="109172" y="579669"/>
                              </a:lnTo>
                              <a:lnTo>
                                <a:pt x="108076" y="579754"/>
                              </a:lnTo>
                              <a:lnTo>
                                <a:pt x="106720" y="579487"/>
                              </a:lnTo>
                              <a:lnTo>
                                <a:pt x="105370" y="579045"/>
                              </a:lnTo>
                              <a:lnTo>
                                <a:pt x="104019" y="578604"/>
                              </a:lnTo>
                              <a:lnTo>
                                <a:pt x="102526" y="577858"/>
                              </a:lnTo>
                              <a:lnTo>
                                <a:pt x="101067" y="577018"/>
                              </a:lnTo>
                              <a:lnTo>
                                <a:pt x="99608" y="576178"/>
                              </a:lnTo>
                              <a:lnTo>
                                <a:pt x="98091" y="575215"/>
                              </a:lnTo>
                              <a:lnTo>
                                <a:pt x="96616" y="574003"/>
                              </a:lnTo>
                              <a:lnTo>
                                <a:pt x="95141" y="572791"/>
                              </a:lnTo>
                              <a:lnTo>
                                <a:pt x="93659" y="571358"/>
                              </a:lnTo>
                              <a:lnTo>
                                <a:pt x="92216" y="569746"/>
                              </a:lnTo>
                              <a:lnTo>
                                <a:pt x="90773" y="568134"/>
                              </a:lnTo>
                              <a:lnTo>
                                <a:pt x="89456" y="566289"/>
                              </a:lnTo>
                              <a:lnTo>
                                <a:pt x="87960" y="564330"/>
                              </a:lnTo>
                              <a:lnTo>
                                <a:pt x="86463" y="562372"/>
                              </a:lnTo>
                              <a:lnTo>
                                <a:pt x="84822" y="560319"/>
                              </a:lnTo>
                              <a:lnTo>
                                <a:pt x="83238" y="557995"/>
                              </a:lnTo>
                              <a:lnTo>
                                <a:pt x="81653" y="555671"/>
                              </a:lnTo>
                              <a:lnTo>
                                <a:pt x="80024" y="553233"/>
                              </a:lnTo>
                              <a:lnTo>
                                <a:pt x="78455" y="550386"/>
                              </a:lnTo>
                              <a:lnTo>
                                <a:pt x="76886" y="547539"/>
                              </a:lnTo>
                              <a:lnTo>
                                <a:pt x="75434" y="544377"/>
                              </a:lnTo>
                              <a:lnTo>
                                <a:pt x="73825" y="540911"/>
                              </a:lnTo>
                              <a:lnTo>
                                <a:pt x="72215" y="537446"/>
                              </a:lnTo>
                              <a:lnTo>
                                <a:pt x="70468" y="533724"/>
                              </a:lnTo>
                              <a:lnTo>
                                <a:pt x="68797" y="529593"/>
                              </a:lnTo>
                              <a:lnTo>
                                <a:pt x="59024" y="500718"/>
                              </a:lnTo>
                              <a:lnTo>
                                <a:pt x="57484" y="495227"/>
                              </a:lnTo>
                              <a:lnTo>
                                <a:pt x="56101" y="489337"/>
                              </a:lnTo>
                              <a:lnTo>
                                <a:pt x="54551" y="483179"/>
                              </a:lnTo>
                              <a:lnTo>
                                <a:pt x="53002" y="477022"/>
                              </a:lnTo>
                              <a:lnTo>
                                <a:pt x="51332" y="470583"/>
                              </a:lnTo>
                              <a:lnTo>
                                <a:pt x="49726" y="463773"/>
                              </a:lnTo>
                              <a:lnTo>
                                <a:pt x="48120" y="456963"/>
                              </a:lnTo>
                              <a:lnTo>
                                <a:pt x="46591" y="449873"/>
                              </a:lnTo>
                              <a:lnTo>
                                <a:pt x="44915" y="442318"/>
                              </a:lnTo>
                              <a:lnTo>
                                <a:pt x="43238" y="434763"/>
                              </a:lnTo>
                              <a:lnTo>
                                <a:pt x="41514" y="426873"/>
                              </a:lnTo>
                              <a:lnTo>
                                <a:pt x="39667" y="418444"/>
                              </a:lnTo>
                              <a:lnTo>
                                <a:pt x="38307" y="412278"/>
                              </a:lnTo>
                              <a:lnTo>
                                <a:pt x="36940" y="406099"/>
                              </a:lnTo>
                              <a:lnTo>
                                <a:pt x="35478" y="399417"/>
                              </a:lnTo>
                              <a:lnTo>
                                <a:pt x="25544" y="351777"/>
                              </a:lnTo>
                              <a:lnTo>
                                <a:pt x="16807" y="306928"/>
                              </a:lnTo>
                              <a:lnTo>
                                <a:pt x="9332" y="262849"/>
                              </a:lnTo>
                              <a:lnTo>
                                <a:pt x="3757" y="222866"/>
                              </a:lnTo>
                              <a:lnTo>
                                <a:pt x="324" y="179128"/>
                              </a:lnTo>
                              <a:lnTo>
                                <a:pt x="0" y="163595"/>
                              </a:lnTo>
                              <a:lnTo>
                                <a:pt x="79" y="156239"/>
                              </a:lnTo>
                              <a:lnTo>
                                <a:pt x="4517" y="113192"/>
                              </a:lnTo>
                              <a:lnTo>
                                <a:pt x="6181" y="105768"/>
                              </a:lnTo>
                              <a:lnTo>
                                <a:pt x="7845" y="98345"/>
                              </a:lnTo>
                              <a:lnTo>
                                <a:pt x="9879" y="91501"/>
                              </a:lnTo>
                              <a:lnTo>
                                <a:pt x="12004" y="84993"/>
                              </a:lnTo>
                              <a:lnTo>
                                <a:pt x="14129" y="78485"/>
                              </a:lnTo>
                              <a:lnTo>
                                <a:pt x="16515" y="72401"/>
                              </a:lnTo>
                              <a:lnTo>
                                <a:pt x="18929" y="66722"/>
                              </a:lnTo>
                              <a:lnTo>
                                <a:pt x="21344" y="61042"/>
                              </a:lnTo>
                              <a:lnTo>
                                <a:pt x="24026" y="55742"/>
                              </a:lnTo>
                              <a:lnTo>
                                <a:pt x="26489" y="50918"/>
                              </a:lnTo>
                              <a:lnTo>
                                <a:pt x="28953" y="46093"/>
                              </a:lnTo>
                              <a:lnTo>
                                <a:pt x="40800" y="26931"/>
                              </a:lnTo>
                              <a:lnTo>
                                <a:pt x="43160" y="23606"/>
                              </a:lnTo>
                              <a:lnTo>
                                <a:pt x="62206" y="5314"/>
                              </a:lnTo>
                              <a:lnTo>
                                <a:pt x="64619" y="3911"/>
                              </a:lnTo>
                              <a:lnTo>
                                <a:pt x="67047" y="2903"/>
                              </a:lnTo>
                              <a:lnTo>
                                <a:pt x="69483" y="2079"/>
                              </a:lnTo>
                              <a:lnTo>
                                <a:pt x="71919" y="1254"/>
                              </a:lnTo>
                              <a:lnTo>
                                <a:pt x="74263" y="658"/>
                              </a:lnTo>
                              <a:lnTo>
                                <a:pt x="76821" y="368"/>
                              </a:lnTo>
                              <a:lnTo>
                                <a:pt x="79380" y="79"/>
                              </a:lnTo>
                              <a:lnTo>
                                <a:pt x="82123" y="0"/>
                              </a:lnTo>
                              <a:lnTo>
                                <a:pt x="84834" y="342"/>
                              </a:lnTo>
                              <a:lnTo>
                                <a:pt x="101938" y="7095"/>
                              </a:lnTo>
                              <a:lnTo>
                                <a:pt x="104899" y="9156"/>
                              </a:lnTo>
                              <a:lnTo>
                                <a:pt x="130002" y="39005"/>
                              </a:lnTo>
                              <a:lnTo>
                                <a:pt x="148890" y="73844"/>
                              </a:lnTo>
                              <a:lnTo>
                                <a:pt x="157567" y="94784"/>
                              </a:lnTo>
                              <a:lnTo>
                                <a:pt x="160379" y="102105"/>
                              </a:lnTo>
                              <a:lnTo>
                                <a:pt x="172953" y="143551"/>
                              </a:lnTo>
                              <a:lnTo>
                                <a:pt x="181727" y="185844"/>
                              </a:lnTo>
                              <a:lnTo>
                                <a:pt x="188618" y="230491"/>
                              </a:lnTo>
                              <a:lnTo>
                                <a:pt x="194417" y="275695"/>
                              </a:lnTo>
                              <a:lnTo>
                                <a:pt x="195322" y="283104"/>
                              </a:lnTo>
                              <a:lnTo>
                                <a:pt x="196221" y="290451"/>
                              </a:lnTo>
                              <a:lnTo>
                                <a:pt x="197129" y="297747"/>
                              </a:lnTo>
                              <a:lnTo>
                                <a:pt x="198036" y="304996"/>
                              </a:lnTo>
                              <a:lnTo>
                                <a:pt x="198918" y="312167"/>
                              </a:lnTo>
                              <a:lnTo>
                                <a:pt x="203200" y="353742"/>
                              </a:lnTo>
                              <a:lnTo>
                                <a:pt x="205681" y="399214"/>
                              </a:lnTo>
                              <a:lnTo>
                                <a:pt x="206792" y="441547"/>
                              </a:lnTo>
                              <a:lnTo>
                                <a:pt x="206961" y="448776"/>
                              </a:lnTo>
                              <a:lnTo>
                                <a:pt x="206905" y="455389"/>
                              </a:lnTo>
                              <a:lnTo>
                                <a:pt x="206848" y="462003"/>
                              </a:lnTo>
                              <a:lnTo>
                                <a:pt x="206553" y="467832"/>
                              </a:lnTo>
                              <a:lnTo>
                                <a:pt x="206293" y="473080"/>
                              </a:lnTo>
                              <a:lnTo>
                                <a:pt x="206033" y="478328"/>
                              </a:lnTo>
                              <a:lnTo>
                                <a:pt x="205661" y="482783"/>
                              </a:lnTo>
                              <a:lnTo>
                                <a:pt x="205343" y="486876"/>
                              </a:lnTo>
                              <a:lnTo>
                                <a:pt x="205025" y="490969"/>
                              </a:lnTo>
                              <a:lnTo>
                                <a:pt x="204783" y="494399"/>
                              </a:lnTo>
                              <a:lnTo>
                                <a:pt x="204385" y="497639"/>
                              </a:lnTo>
                              <a:lnTo>
                                <a:pt x="203987" y="500880"/>
                              </a:lnTo>
                              <a:lnTo>
                                <a:pt x="203431" y="503740"/>
                              </a:lnTo>
                              <a:lnTo>
                                <a:pt x="202956" y="506318"/>
                              </a:lnTo>
                              <a:lnTo>
                                <a:pt x="202481" y="508897"/>
                              </a:lnTo>
                              <a:lnTo>
                                <a:pt x="202072" y="511195"/>
                              </a:lnTo>
                              <a:lnTo>
                                <a:pt x="201534" y="513109"/>
                              </a:lnTo>
                              <a:lnTo>
                                <a:pt x="197069" y="520395"/>
                              </a:lnTo>
                              <a:lnTo>
                                <a:pt x="196687" y="519989"/>
                              </a:lnTo>
                              <a:lnTo>
                                <a:pt x="196305" y="519582"/>
                              </a:lnTo>
                              <a:lnTo>
                                <a:pt x="195996" y="518723"/>
                              </a:lnTo>
                              <a:lnTo>
                                <a:pt x="195741" y="517580"/>
                              </a:lnTo>
                              <a:lnTo>
                                <a:pt x="195486" y="516437"/>
                              </a:lnTo>
                              <a:lnTo>
                                <a:pt x="195305" y="514867"/>
                              </a:lnTo>
                              <a:lnTo>
                                <a:pt x="195157" y="513130"/>
                              </a:lnTo>
                              <a:lnTo>
                                <a:pt x="195009" y="511393"/>
                              </a:lnTo>
                              <a:lnTo>
                                <a:pt x="194922" y="509315"/>
                              </a:lnTo>
                              <a:lnTo>
                                <a:pt x="194853" y="507155"/>
                              </a:lnTo>
                              <a:lnTo>
                                <a:pt x="194783" y="504996"/>
                              </a:lnTo>
                              <a:lnTo>
                                <a:pt x="194759" y="502597"/>
                              </a:lnTo>
                              <a:lnTo>
                                <a:pt x="194740" y="500173"/>
                              </a:lnTo>
                              <a:lnTo>
                                <a:pt x="194722" y="497749"/>
                              </a:lnTo>
                              <a:lnTo>
                                <a:pt x="194627" y="495177"/>
                              </a:lnTo>
                              <a:lnTo>
                                <a:pt x="194743" y="492613"/>
                              </a:lnTo>
                              <a:lnTo>
                                <a:pt x="194858" y="490049"/>
                              </a:lnTo>
                              <a:lnTo>
                                <a:pt x="195165" y="487407"/>
                              </a:lnTo>
                              <a:lnTo>
                                <a:pt x="195433" y="484789"/>
                              </a:lnTo>
                              <a:lnTo>
                                <a:pt x="195701" y="482170"/>
                              </a:lnTo>
                              <a:lnTo>
                                <a:pt x="196051" y="479627"/>
                              </a:lnTo>
                              <a:lnTo>
                                <a:pt x="196350" y="476901"/>
                              </a:lnTo>
                              <a:lnTo>
                                <a:pt x="196648" y="474174"/>
                              </a:lnTo>
                              <a:lnTo>
                                <a:pt x="196855" y="471273"/>
                              </a:lnTo>
                              <a:lnTo>
                                <a:pt x="197224" y="468431"/>
                              </a:lnTo>
                              <a:lnTo>
                                <a:pt x="197592" y="465589"/>
                              </a:lnTo>
                              <a:lnTo>
                                <a:pt x="198113" y="462686"/>
                              </a:lnTo>
                              <a:lnTo>
                                <a:pt x="198558" y="459849"/>
                              </a:lnTo>
                              <a:lnTo>
                                <a:pt x="199004" y="457012"/>
                              </a:lnTo>
                              <a:lnTo>
                                <a:pt x="199383" y="454182"/>
                              </a:lnTo>
                              <a:lnTo>
                                <a:pt x="199896" y="451409"/>
                              </a:lnTo>
                              <a:lnTo>
                                <a:pt x="200410" y="448637"/>
                              </a:lnTo>
                              <a:lnTo>
                                <a:pt x="201074" y="445903"/>
                              </a:lnTo>
                              <a:lnTo>
                                <a:pt x="201639" y="443214"/>
                              </a:lnTo>
                              <a:lnTo>
                                <a:pt x="202204" y="440525"/>
                              </a:lnTo>
                              <a:lnTo>
                                <a:pt x="202687" y="437779"/>
                              </a:lnTo>
                              <a:lnTo>
                                <a:pt x="203288" y="435274"/>
                              </a:lnTo>
                              <a:lnTo>
                                <a:pt x="207642" y="422085"/>
                              </a:lnTo>
                              <a:lnTo>
                                <a:pt x="208517" y="420099"/>
                              </a:lnTo>
                              <a:lnTo>
                                <a:pt x="209585" y="418122"/>
                              </a:lnTo>
                              <a:lnTo>
                                <a:pt x="210491" y="416265"/>
                              </a:lnTo>
                              <a:lnTo>
                                <a:pt x="211398" y="414408"/>
                              </a:lnTo>
                              <a:lnTo>
                                <a:pt x="215729" y="406140"/>
                              </a:lnTo>
                              <a:lnTo>
                                <a:pt x="216646" y="404614"/>
                              </a:lnTo>
                              <a:lnTo>
                                <a:pt x="217698" y="403181"/>
                              </a:lnTo>
                              <a:lnTo>
                                <a:pt x="218587" y="401785"/>
                              </a:lnTo>
                              <a:lnTo>
                                <a:pt x="219477" y="400390"/>
                              </a:lnTo>
                              <a:lnTo>
                                <a:pt x="220236" y="399068"/>
                              </a:lnTo>
                              <a:lnTo>
                                <a:pt x="221065" y="397765"/>
                              </a:lnTo>
                              <a:lnTo>
                                <a:pt x="221894" y="396461"/>
                              </a:lnTo>
                              <a:lnTo>
                                <a:pt x="222799" y="395210"/>
                              </a:lnTo>
                              <a:lnTo>
                                <a:pt x="223562" y="393964"/>
                              </a:lnTo>
                              <a:lnTo>
                                <a:pt x="224325" y="392718"/>
                              </a:lnTo>
                              <a:lnTo>
                                <a:pt x="224938" y="391399"/>
                              </a:lnTo>
                              <a:lnTo>
                                <a:pt x="225644" y="390288"/>
                              </a:lnTo>
                              <a:lnTo>
                                <a:pt x="226349" y="389177"/>
                              </a:lnTo>
                              <a:lnTo>
                                <a:pt x="227133" y="388259"/>
                              </a:lnTo>
                              <a:lnTo>
                                <a:pt x="227794" y="387300"/>
                              </a:lnTo>
                              <a:lnTo>
                                <a:pt x="228456" y="386341"/>
                              </a:lnTo>
                              <a:lnTo>
                                <a:pt x="229192" y="385359"/>
                              </a:lnTo>
                              <a:lnTo>
                                <a:pt x="229614" y="384534"/>
                              </a:lnTo>
                              <a:lnTo>
                                <a:pt x="230036" y="383708"/>
                              </a:lnTo>
                              <a:lnTo>
                                <a:pt x="230308" y="382861"/>
                              </a:lnTo>
                              <a:lnTo>
                                <a:pt x="230328" y="382348"/>
                              </a:lnTo>
                              <a:lnTo>
                                <a:pt x="230349" y="381835"/>
                              </a:lnTo>
                              <a:lnTo>
                                <a:pt x="230132" y="381619"/>
                              </a:lnTo>
                              <a:lnTo>
                                <a:pt x="229738" y="381455"/>
                              </a:lnTo>
                              <a:lnTo>
                                <a:pt x="229344" y="381290"/>
                              </a:lnTo>
                              <a:lnTo>
                                <a:pt x="225272" y="382310"/>
                              </a:lnTo>
                              <a:lnTo>
                                <a:pt x="224269" y="382793"/>
                              </a:lnTo>
                              <a:lnTo>
                                <a:pt x="223119" y="383578"/>
                              </a:lnTo>
                              <a:lnTo>
                                <a:pt x="221946" y="384253"/>
                              </a:lnTo>
                              <a:lnTo>
                                <a:pt x="220774" y="384928"/>
                              </a:lnTo>
                              <a:lnTo>
                                <a:pt x="219402" y="385599"/>
                              </a:lnTo>
                              <a:lnTo>
                                <a:pt x="218239" y="386361"/>
                              </a:lnTo>
                              <a:lnTo>
                                <a:pt x="217077" y="387123"/>
                              </a:lnTo>
                              <a:lnTo>
                                <a:pt x="216037" y="387938"/>
                              </a:lnTo>
                              <a:lnTo>
                                <a:pt x="214971" y="388824"/>
                              </a:lnTo>
                              <a:lnTo>
                                <a:pt x="213906" y="389709"/>
                              </a:lnTo>
                              <a:lnTo>
                                <a:pt x="212894" y="390668"/>
                              </a:lnTo>
                              <a:lnTo>
                                <a:pt x="211848" y="391676"/>
                              </a:lnTo>
                              <a:lnTo>
                                <a:pt x="210803" y="392683"/>
                              </a:lnTo>
                              <a:lnTo>
                                <a:pt x="209661" y="393761"/>
                              </a:lnTo>
                              <a:lnTo>
                                <a:pt x="208698" y="394868"/>
                              </a:lnTo>
                              <a:lnTo>
                                <a:pt x="207735" y="395975"/>
                              </a:lnTo>
                              <a:lnTo>
                                <a:pt x="206933" y="397139"/>
                              </a:lnTo>
                              <a:lnTo>
                                <a:pt x="206070" y="398318"/>
                              </a:lnTo>
                              <a:lnTo>
                                <a:pt x="205207" y="399497"/>
                              </a:lnTo>
                              <a:lnTo>
                                <a:pt x="204291" y="400717"/>
                              </a:lnTo>
                              <a:lnTo>
                                <a:pt x="203519" y="401941"/>
                              </a:lnTo>
                              <a:lnTo>
                                <a:pt x="202748" y="403166"/>
                              </a:lnTo>
                              <a:lnTo>
                                <a:pt x="202140" y="404521"/>
                              </a:lnTo>
                              <a:lnTo>
                                <a:pt x="201441" y="405666"/>
                              </a:lnTo>
                              <a:lnTo>
                                <a:pt x="200741" y="406810"/>
                              </a:lnTo>
                              <a:lnTo>
                                <a:pt x="199971" y="407792"/>
                              </a:lnTo>
                              <a:lnTo>
                                <a:pt x="199321" y="408807"/>
                              </a:lnTo>
                              <a:lnTo>
                                <a:pt x="198671" y="409822"/>
                              </a:lnTo>
                              <a:lnTo>
                                <a:pt x="198056" y="410766"/>
                              </a:lnTo>
                              <a:lnTo>
                                <a:pt x="197541" y="411754"/>
                              </a:lnTo>
                              <a:lnTo>
                                <a:pt x="197027" y="412741"/>
                              </a:lnTo>
                              <a:lnTo>
                                <a:pt x="196488" y="413716"/>
                              </a:lnTo>
                              <a:lnTo>
                                <a:pt x="196234" y="414732"/>
                              </a:lnTo>
                              <a:lnTo>
                                <a:pt x="195980" y="415749"/>
                              </a:lnTo>
                              <a:lnTo>
                                <a:pt x="195887" y="416888"/>
                              </a:lnTo>
                              <a:lnTo>
                                <a:pt x="196016" y="417851"/>
                              </a:lnTo>
                              <a:lnTo>
                                <a:pt x="198440" y="421856"/>
                              </a:lnTo>
                              <a:lnTo>
                                <a:pt x="199018" y="422157"/>
                              </a:lnTo>
                              <a:lnTo>
                                <a:pt x="199700" y="422250"/>
                              </a:lnTo>
                              <a:lnTo>
                                <a:pt x="200477" y="422317"/>
                              </a:lnTo>
                              <a:lnTo>
                                <a:pt x="201254" y="422384"/>
                              </a:lnTo>
                              <a:lnTo>
                                <a:pt x="202146" y="422424"/>
                              </a:lnTo>
                              <a:lnTo>
                                <a:pt x="203101" y="422257"/>
                              </a:lnTo>
                              <a:lnTo>
                                <a:pt x="204055" y="422090"/>
                              </a:lnTo>
                              <a:lnTo>
                                <a:pt x="205217" y="421782"/>
                              </a:lnTo>
                              <a:lnTo>
                                <a:pt x="206202" y="421317"/>
                              </a:lnTo>
                              <a:lnTo>
                                <a:pt x="207188" y="420851"/>
                              </a:lnTo>
                              <a:lnTo>
                                <a:pt x="208077" y="420106"/>
                              </a:lnTo>
                              <a:lnTo>
                                <a:pt x="209016" y="419465"/>
                              </a:lnTo>
                              <a:lnTo>
                                <a:pt x="209955" y="418824"/>
                              </a:lnTo>
                              <a:lnTo>
                                <a:pt x="214814" y="415118"/>
                              </a:lnTo>
                              <a:lnTo>
                                <a:pt x="215839" y="414265"/>
                              </a:lnTo>
                              <a:lnTo>
                                <a:pt x="216901" y="413336"/>
                              </a:lnTo>
                              <a:lnTo>
                                <a:pt x="217992" y="412353"/>
                              </a:lnTo>
                              <a:lnTo>
                                <a:pt x="219083" y="411370"/>
                              </a:lnTo>
                              <a:lnTo>
                                <a:pt x="220213" y="410312"/>
                              </a:lnTo>
                              <a:lnTo>
                                <a:pt x="221361" y="409221"/>
                              </a:lnTo>
                              <a:lnTo>
                                <a:pt x="222510" y="408130"/>
                              </a:lnTo>
                              <a:lnTo>
                                <a:pt x="228515" y="402205"/>
                              </a:lnTo>
                              <a:lnTo>
                                <a:pt x="229736" y="400985"/>
                              </a:lnTo>
                              <a:lnTo>
                                <a:pt x="230974" y="399736"/>
                              </a:lnTo>
                              <a:lnTo>
                                <a:pt x="232213" y="398488"/>
                              </a:lnTo>
                              <a:lnTo>
                                <a:pt x="233451" y="397240"/>
                              </a:lnTo>
                              <a:lnTo>
                                <a:pt x="234700" y="395871"/>
                              </a:lnTo>
                              <a:lnTo>
                                <a:pt x="235946" y="394716"/>
                              </a:lnTo>
                              <a:lnTo>
                                <a:pt x="237193" y="393561"/>
                              </a:lnTo>
                              <a:lnTo>
                                <a:pt x="238444" y="392680"/>
                              </a:lnTo>
                              <a:lnTo>
                                <a:pt x="239693" y="391558"/>
                              </a:lnTo>
                              <a:lnTo>
                                <a:pt x="240943" y="390435"/>
                              </a:lnTo>
                              <a:lnTo>
                                <a:pt x="242193" y="389107"/>
                              </a:lnTo>
                              <a:lnTo>
                                <a:pt x="243441" y="387982"/>
                              </a:lnTo>
                              <a:lnTo>
                                <a:pt x="244689" y="386857"/>
                              </a:lnTo>
                              <a:lnTo>
                                <a:pt x="246041" y="385846"/>
                              </a:lnTo>
                              <a:lnTo>
                                <a:pt x="247182" y="384805"/>
                              </a:lnTo>
                              <a:lnTo>
                                <a:pt x="252175" y="378535"/>
                              </a:lnTo>
                              <a:lnTo>
                                <a:pt x="252030" y="377846"/>
                              </a:lnTo>
                              <a:lnTo>
                                <a:pt x="251887" y="377467"/>
                              </a:lnTo>
                              <a:lnTo>
                                <a:pt x="251743" y="377089"/>
                              </a:lnTo>
                              <a:lnTo>
                                <a:pt x="251476" y="377019"/>
                              </a:lnTo>
                              <a:lnTo>
                                <a:pt x="251047" y="376976"/>
                              </a:lnTo>
                              <a:lnTo>
                                <a:pt x="250617" y="376934"/>
                              </a:lnTo>
                              <a:lnTo>
                                <a:pt x="250019" y="377081"/>
                              </a:lnTo>
                              <a:lnTo>
                                <a:pt x="249309" y="377213"/>
                              </a:lnTo>
                              <a:lnTo>
                                <a:pt x="248600" y="377346"/>
                              </a:lnTo>
                              <a:lnTo>
                                <a:pt x="247728" y="377576"/>
                              </a:lnTo>
                              <a:lnTo>
                                <a:pt x="246788" y="377774"/>
                              </a:lnTo>
                              <a:lnTo>
                                <a:pt x="245849" y="377972"/>
                              </a:lnTo>
                              <a:lnTo>
                                <a:pt x="244778" y="378204"/>
                              </a:lnTo>
                              <a:lnTo>
                                <a:pt x="243674" y="378401"/>
                              </a:lnTo>
                              <a:lnTo>
                                <a:pt x="242569" y="378598"/>
                              </a:lnTo>
                              <a:lnTo>
                                <a:pt x="241371" y="378687"/>
                              </a:lnTo>
                              <a:lnTo>
                                <a:pt x="240161" y="378955"/>
                              </a:lnTo>
                              <a:lnTo>
                                <a:pt x="238952" y="379223"/>
                              </a:lnTo>
                              <a:lnTo>
                                <a:pt x="237683" y="379645"/>
                              </a:lnTo>
                              <a:lnTo>
                                <a:pt x="236416" y="380008"/>
                              </a:lnTo>
                              <a:lnTo>
                                <a:pt x="235150" y="380371"/>
                              </a:lnTo>
                              <a:lnTo>
                                <a:pt x="233956" y="380678"/>
                              </a:lnTo>
                              <a:lnTo>
                                <a:pt x="232561" y="381132"/>
                              </a:lnTo>
                              <a:lnTo>
                                <a:pt x="231166" y="381586"/>
                              </a:lnTo>
                              <a:lnTo>
                                <a:pt x="229583" y="382204"/>
                              </a:lnTo>
                              <a:lnTo>
                                <a:pt x="228046" y="382731"/>
                              </a:lnTo>
                              <a:lnTo>
                                <a:pt x="226509" y="383258"/>
                              </a:lnTo>
                              <a:lnTo>
                                <a:pt x="224895" y="383716"/>
                              </a:lnTo>
                              <a:lnTo>
                                <a:pt x="223338" y="384296"/>
                              </a:lnTo>
                              <a:lnTo>
                                <a:pt x="215529" y="387724"/>
                              </a:lnTo>
                              <a:lnTo>
                                <a:pt x="213631" y="388598"/>
                              </a:lnTo>
                              <a:lnTo>
                                <a:pt x="211733" y="389472"/>
                              </a:lnTo>
                              <a:lnTo>
                                <a:pt x="209448" y="390438"/>
                              </a:lnTo>
                              <a:lnTo>
                                <a:pt x="207312" y="391453"/>
                              </a:lnTo>
                              <a:lnTo>
                                <a:pt x="189816" y="401856"/>
                              </a:lnTo>
                              <a:lnTo>
                                <a:pt x="188325" y="403095"/>
                              </a:lnTo>
                              <a:lnTo>
                                <a:pt x="187027" y="404254"/>
                              </a:lnTo>
                              <a:lnTo>
                                <a:pt x="185749" y="405619"/>
                              </a:lnTo>
                              <a:lnTo>
                                <a:pt x="184471" y="406984"/>
                              </a:lnTo>
                              <a:lnTo>
                                <a:pt x="173636" y="432261"/>
                              </a:lnTo>
                              <a:lnTo>
                                <a:pt x="173385" y="434495"/>
                              </a:lnTo>
                              <a:lnTo>
                                <a:pt x="176669" y="455958"/>
                              </a:lnTo>
                              <a:lnTo>
                                <a:pt x="177620" y="459492"/>
                              </a:lnTo>
                              <a:lnTo>
                                <a:pt x="178820" y="463913"/>
                              </a:lnTo>
                              <a:lnTo>
                                <a:pt x="180238" y="468267"/>
                              </a:lnTo>
                              <a:lnTo>
                                <a:pt x="181656" y="472621"/>
                              </a:lnTo>
                              <a:lnTo>
                                <a:pt x="196585" y="507842"/>
                              </a:lnTo>
                              <a:lnTo>
                                <a:pt x="198672" y="511698"/>
                              </a:lnTo>
                              <a:lnTo>
                                <a:pt x="200866" y="515400"/>
                              </a:lnTo>
                              <a:lnTo>
                                <a:pt x="203110" y="518697"/>
                              </a:lnTo>
                              <a:lnTo>
                                <a:pt x="205354" y="521995"/>
                              </a:lnTo>
                              <a:lnTo>
                                <a:pt x="217283" y="534702"/>
                              </a:lnTo>
                              <a:lnTo>
                                <a:pt x="219723" y="536706"/>
                              </a:lnTo>
                              <a:lnTo>
                                <a:pt x="222207" y="538318"/>
                              </a:lnTo>
                              <a:lnTo>
                                <a:pt x="224691" y="539650"/>
                              </a:lnTo>
                              <a:lnTo>
                                <a:pt x="227175" y="540981"/>
                              </a:lnTo>
                              <a:lnTo>
                                <a:pt x="239718" y="544264"/>
                              </a:lnTo>
                              <a:lnTo>
                                <a:pt x="242227" y="544621"/>
                              </a:lnTo>
                              <a:lnTo>
                                <a:pt x="244738" y="544849"/>
                              </a:lnTo>
                              <a:lnTo>
                                <a:pt x="247243" y="544835"/>
                              </a:lnTo>
                              <a:lnTo>
                                <a:pt x="249748" y="544820"/>
                              </a:lnTo>
                              <a:lnTo>
                                <a:pt x="274225" y="536398"/>
                              </a:lnTo>
                              <a:lnTo>
                                <a:pt x="276112" y="535128"/>
                              </a:lnTo>
                              <a:lnTo>
                                <a:pt x="284229" y="526108"/>
                              </a:lnTo>
                              <a:lnTo>
                                <a:pt x="285608" y="523831"/>
                              </a:lnTo>
                              <a:lnTo>
                                <a:pt x="286812" y="521225"/>
                              </a:lnTo>
                              <a:lnTo>
                                <a:pt x="287812" y="518425"/>
                              </a:lnTo>
                              <a:lnTo>
                                <a:pt x="288813" y="515624"/>
                              </a:lnTo>
                              <a:lnTo>
                                <a:pt x="289592" y="512625"/>
                              </a:lnTo>
                              <a:lnTo>
                                <a:pt x="290233" y="509303"/>
                              </a:lnTo>
                              <a:lnTo>
                                <a:pt x="290874" y="505980"/>
                              </a:lnTo>
                              <a:lnTo>
                                <a:pt x="292349" y="486149"/>
                              </a:lnTo>
                              <a:lnTo>
                                <a:pt x="292392" y="481837"/>
                              </a:lnTo>
                              <a:lnTo>
                                <a:pt x="292144" y="477370"/>
                              </a:lnTo>
                              <a:lnTo>
                                <a:pt x="291920" y="472619"/>
                              </a:lnTo>
                              <a:lnTo>
                                <a:pt x="291696" y="467868"/>
                              </a:lnTo>
                              <a:lnTo>
                                <a:pt x="291535" y="462857"/>
                              </a:lnTo>
                              <a:lnTo>
                                <a:pt x="291005" y="457643"/>
                              </a:lnTo>
                              <a:lnTo>
                                <a:pt x="290476" y="452429"/>
                              </a:lnTo>
                              <a:lnTo>
                                <a:pt x="285560" y="423986"/>
                              </a:lnTo>
                              <a:lnTo>
                                <a:pt x="284407" y="418082"/>
                              </a:lnTo>
                              <a:lnTo>
                                <a:pt x="283222" y="412114"/>
                              </a:lnTo>
                              <a:lnTo>
                                <a:pt x="281828" y="405910"/>
                              </a:lnTo>
                              <a:lnTo>
                                <a:pt x="280434" y="399706"/>
                              </a:lnTo>
                              <a:lnTo>
                                <a:pt x="269550" y="359665"/>
                              </a:lnTo>
                              <a:lnTo>
                                <a:pt x="264672" y="345458"/>
                              </a:lnTo>
                              <a:lnTo>
                                <a:pt x="262220" y="338322"/>
                              </a:lnTo>
                              <a:lnTo>
                                <a:pt x="259563" y="331041"/>
                              </a:lnTo>
                              <a:lnTo>
                                <a:pt x="256925" y="323731"/>
                              </a:lnTo>
                              <a:lnTo>
                                <a:pt x="254287" y="316420"/>
                              </a:lnTo>
                              <a:lnTo>
                                <a:pt x="251651" y="309116"/>
                              </a:lnTo>
                              <a:lnTo>
                                <a:pt x="248844" y="301596"/>
                              </a:lnTo>
                              <a:lnTo>
                                <a:pt x="246036" y="294075"/>
                              </a:lnTo>
                              <a:lnTo>
                                <a:pt x="231198" y="254685"/>
                              </a:lnTo>
                              <a:lnTo>
                                <a:pt x="228897" y="248480"/>
                              </a:lnTo>
                              <a:lnTo>
                                <a:pt x="214942" y="209283"/>
                              </a:lnTo>
                              <a:lnTo>
                                <a:pt x="205986" y="181882"/>
                              </a:lnTo>
                              <a:lnTo>
                                <a:pt x="203810" y="175105"/>
                              </a:lnTo>
                              <a:lnTo>
                                <a:pt x="201633" y="168428"/>
                              </a:lnTo>
                              <a:lnTo>
                                <a:pt x="199464" y="161817"/>
                              </a:lnTo>
                              <a:lnTo>
                                <a:pt x="197359" y="155304"/>
                              </a:lnTo>
                              <a:lnTo>
                                <a:pt x="195377" y="148921"/>
                              </a:lnTo>
                              <a:lnTo>
                                <a:pt x="192840" y="140510"/>
                              </a:lnTo>
                              <a:lnTo>
                                <a:pt x="190627" y="132204"/>
                              </a:lnTo>
                              <a:lnTo>
                                <a:pt x="188589" y="124643"/>
                              </a:lnTo>
                              <a:lnTo>
                                <a:pt x="178673" y="85124"/>
                              </a:lnTo>
                              <a:lnTo>
                                <a:pt x="177389" y="79514"/>
                              </a:lnTo>
                              <a:lnTo>
                                <a:pt x="176325" y="74483"/>
                              </a:lnTo>
                              <a:lnTo>
                                <a:pt x="175444" y="69894"/>
                              </a:lnTo>
                              <a:lnTo>
                                <a:pt x="174562" y="65306"/>
                              </a:lnTo>
                              <a:lnTo>
                                <a:pt x="173915" y="61311"/>
                              </a:lnTo>
                              <a:lnTo>
                                <a:pt x="173385" y="57593"/>
                              </a:lnTo>
                              <a:lnTo>
                                <a:pt x="172855" y="53876"/>
                              </a:lnTo>
                              <a:lnTo>
                                <a:pt x="171711" y="36627"/>
                              </a:lnTo>
                              <a:lnTo>
                                <a:pt x="171620" y="34187"/>
                              </a:lnTo>
                              <a:lnTo>
                                <a:pt x="171742" y="32344"/>
                              </a:lnTo>
                              <a:lnTo>
                                <a:pt x="171864" y="30500"/>
                              </a:lnTo>
                              <a:lnTo>
                                <a:pt x="172220" y="28973"/>
                              </a:lnTo>
                              <a:lnTo>
                                <a:pt x="172530" y="28107"/>
                              </a:lnTo>
                              <a:lnTo>
                                <a:pt x="172841" y="27241"/>
                              </a:lnTo>
                              <a:lnTo>
                                <a:pt x="173149" y="26956"/>
                              </a:lnTo>
                              <a:lnTo>
                                <a:pt x="173607" y="27146"/>
                              </a:lnTo>
                              <a:lnTo>
                                <a:pt x="174064" y="27335"/>
                              </a:lnTo>
                              <a:lnTo>
                                <a:pt x="174611" y="28035"/>
                              </a:lnTo>
                              <a:lnTo>
                                <a:pt x="175274" y="29246"/>
                              </a:lnTo>
                              <a:lnTo>
                                <a:pt x="175937" y="30457"/>
                              </a:lnTo>
                              <a:lnTo>
                                <a:pt x="179824" y="42123"/>
                              </a:lnTo>
                              <a:lnTo>
                                <a:pt x="180606" y="45108"/>
                              </a:lnTo>
                              <a:lnTo>
                                <a:pt x="181406" y="48582"/>
                              </a:lnTo>
                              <a:lnTo>
                                <a:pt x="182277" y="52319"/>
                              </a:lnTo>
                              <a:lnTo>
                                <a:pt x="183148" y="56056"/>
                              </a:lnTo>
                              <a:lnTo>
                                <a:pt x="184073" y="60121"/>
                              </a:lnTo>
                              <a:lnTo>
                                <a:pt x="185051" y="64545"/>
                              </a:lnTo>
                              <a:lnTo>
                                <a:pt x="186028" y="68968"/>
                              </a:lnTo>
                              <a:lnTo>
                                <a:pt x="187069" y="73794"/>
                              </a:lnTo>
                              <a:lnTo>
                                <a:pt x="188144" y="78860"/>
                              </a:lnTo>
                              <a:lnTo>
                                <a:pt x="189219" y="83925"/>
                              </a:lnTo>
                              <a:lnTo>
                                <a:pt x="190245" y="89257"/>
                              </a:lnTo>
                              <a:lnTo>
                                <a:pt x="191501" y="94938"/>
                              </a:lnTo>
                              <a:lnTo>
                                <a:pt x="192757" y="100620"/>
                              </a:lnTo>
                              <a:lnTo>
                                <a:pt x="194127" y="106664"/>
                              </a:lnTo>
                              <a:lnTo>
                                <a:pt x="195680" y="112948"/>
                              </a:lnTo>
                              <a:lnTo>
                                <a:pt x="197234" y="119232"/>
                              </a:lnTo>
                              <a:lnTo>
                                <a:pt x="199068" y="125761"/>
                              </a:lnTo>
                              <a:lnTo>
                                <a:pt x="200821" y="132644"/>
                              </a:lnTo>
                              <a:lnTo>
                                <a:pt x="202575" y="139528"/>
                              </a:lnTo>
                              <a:lnTo>
                                <a:pt x="204329" y="146870"/>
                              </a:lnTo>
                              <a:lnTo>
                                <a:pt x="206200" y="154249"/>
                              </a:lnTo>
                              <a:lnTo>
                                <a:pt x="208070" y="161628"/>
                              </a:lnTo>
                              <a:lnTo>
                                <a:pt x="210012" y="169179"/>
                              </a:lnTo>
                              <a:lnTo>
                                <a:pt x="212043" y="176918"/>
                              </a:lnTo>
                              <a:lnTo>
                                <a:pt x="214075" y="184656"/>
                              </a:lnTo>
                              <a:lnTo>
                                <a:pt x="216200" y="192815"/>
                              </a:lnTo>
                              <a:lnTo>
                                <a:pt x="218387" y="200678"/>
                              </a:lnTo>
                              <a:lnTo>
                                <a:pt x="220574" y="208541"/>
                              </a:lnTo>
                              <a:lnTo>
                                <a:pt x="222745" y="216248"/>
                              </a:lnTo>
                              <a:lnTo>
                                <a:pt x="225163" y="224097"/>
                              </a:lnTo>
                              <a:lnTo>
                                <a:pt x="227581" y="231947"/>
                              </a:lnTo>
                              <a:lnTo>
                                <a:pt x="230247" y="239903"/>
                              </a:lnTo>
                              <a:lnTo>
                                <a:pt x="232895" y="247778"/>
                              </a:lnTo>
                              <a:lnTo>
                                <a:pt x="235543" y="255653"/>
                              </a:lnTo>
                              <a:lnTo>
                                <a:pt x="249925" y="294635"/>
                              </a:lnTo>
                              <a:lnTo>
                                <a:pt x="252901" y="302240"/>
                              </a:lnTo>
                              <a:lnTo>
                                <a:pt x="255950" y="309716"/>
                              </a:lnTo>
                              <a:lnTo>
                                <a:pt x="258909" y="316977"/>
                              </a:lnTo>
                              <a:lnTo>
                                <a:pt x="261869" y="324238"/>
                              </a:lnTo>
                              <a:lnTo>
                                <a:pt x="264709" y="331400"/>
                              </a:lnTo>
                              <a:lnTo>
                                <a:pt x="267683" y="338200"/>
                              </a:lnTo>
                              <a:lnTo>
                                <a:pt x="270656" y="345000"/>
                              </a:lnTo>
                              <a:lnTo>
                                <a:pt x="273855" y="351523"/>
                              </a:lnTo>
                              <a:lnTo>
                                <a:pt x="276751" y="357777"/>
                              </a:lnTo>
                              <a:lnTo>
                                <a:pt x="279646" y="364031"/>
                              </a:lnTo>
                              <a:lnTo>
                                <a:pt x="282375" y="370177"/>
                              </a:lnTo>
                              <a:lnTo>
                                <a:pt x="285055" y="375725"/>
                              </a:lnTo>
                              <a:lnTo>
                                <a:pt x="287734" y="381274"/>
                              </a:lnTo>
                              <a:lnTo>
                                <a:pt x="290395" y="386396"/>
                              </a:lnTo>
                              <a:lnTo>
                                <a:pt x="292826" y="391068"/>
                              </a:lnTo>
                              <a:lnTo>
                                <a:pt x="295257" y="395741"/>
                              </a:lnTo>
                              <a:lnTo>
                                <a:pt x="297537" y="400006"/>
                              </a:lnTo>
                              <a:lnTo>
                                <a:pt x="299640" y="403762"/>
                              </a:lnTo>
                              <a:lnTo>
                                <a:pt x="301744" y="407518"/>
                              </a:lnTo>
                              <a:lnTo>
                                <a:pt x="303761" y="410629"/>
                              </a:lnTo>
                              <a:lnTo>
                                <a:pt x="305448" y="413603"/>
                              </a:lnTo>
                              <a:lnTo>
                                <a:pt x="307136" y="416577"/>
                              </a:lnTo>
                              <a:lnTo>
                                <a:pt x="308468" y="419213"/>
                              </a:lnTo>
                              <a:lnTo>
                                <a:pt x="309766" y="421606"/>
                              </a:lnTo>
                              <a:lnTo>
                                <a:pt x="311063" y="423999"/>
                              </a:lnTo>
                              <a:lnTo>
                                <a:pt x="312247" y="426055"/>
                              </a:lnTo>
                              <a:lnTo>
                                <a:pt x="313234" y="427960"/>
                              </a:lnTo>
                              <a:lnTo>
                                <a:pt x="314221" y="429866"/>
                              </a:lnTo>
                              <a:lnTo>
                                <a:pt x="314919" y="431596"/>
                              </a:lnTo>
                              <a:lnTo>
                                <a:pt x="315689" y="433040"/>
                              </a:lnTo>
                              <a:lnTo>
                                <a:pt x="316458" y="434483"/>
                              </a:lnTo>
                              <a:lnTo>
                                <a:pt x="317215" y="435757"/>
                              </a:lnTo>
                              <a:lnTo>
                                <a:pt x="317849" y="436618"/>
                              </a:lnTo>
                              <a:lnTo>
                                <a:pt x="318484" y="437480"/>
                              </a:lnTo>
                              <a:lnTo>
                                <a:pt x="319037" y="437994"/>
                              </a:lnTo>
                              <a:lnTo>
                                <a:pt x="319496" y="438208"/>
                              </a:lnTo>
                              <a:lnTo>
                                <a:pt x="319955" y="438422"/>
                              </a:lnTo>
                              <a:lnTo>
                                <a:pt x="320417" y="438259"/>
                              </a:lnTo>
                              <a:lnTo>
                                <a:pt x="320605" y="437902"/>
                              </a:lnTo>
                              <a:lnTo>
                                <a:pt x="320794" y="437546"/>
                              </a:lnTo>
                              <a:lnTo>
                                <a:pt x="320711" y="436862"/>
                              </a:lnTo>
                              <a:lnTo>
                                <a:pt x="320627" y="436071"/>
                              </a:lnTo>
                              <a:lnTo>
                                <a:pt x="320543" y="435280"/>
                              </a:lnTo>
                              <a:lnTo>
                                <a:pt x="320413" y="434346"/>
                              </a:lnTo>
                              <a:lnTo>
                                <a:pt x="320102" y="433157"/>
                              </a:lnTo>
                              <a:lnTo>
                                <a:pt x="319790" y="431968"/>
                              </a:lnTo>
                              <a:lnTo>
                                <a:pt x="319238" y="430542"/>
                              </a:lnTo>
                              <a:lnTo>
                                <a:pt x="318761" y="428936"/>
                              </a:lnTo>
                              <a:lnTo>
                                <a:pt x="318284" y="427330"/>
                              </a:lnTo>
                              <a:lnTo>
                                <a:pt x="317825" y="425481"/>
                              </a:lnTo>
                              <a:lnTo>
                                <a:pt x="317241" y="423519"/>
                              </a:lnTo>
                              <a:lnTo>
                                <a:pt x="316657" y="421557"/>
                              </a:lnTo>
                              <a:lnTo>
                                <a:pt x="316007" y="419495"/>
                              </a:lnTo>
                              <a:lnTo>
                                <a:pt x="315259" y="417163"/>
                              </a:lnTo>
                              <a:lnTo>
                                <a:pt x="314511" y="414831"/>
                              </a:lnTo>
                              <a:lnTo>
                                <a:pt x="313666" y="412278"/>
                              </a:lnTo>
                              <a:lnTo>
                                <a:pt x="312753" y="409527"/>
                              </a:lnTo>
                              <a:lnTo>
                                <a:pt x="311840" y="406776"/>
                              </a:lnTo>
                              <a:lnTo>
                                <a:pt x="310831" y="403781"/>
                              </a:lnTo>
                              <a:lnTo>
                                <a:pt x="309780" y="400658"/>
                              </a:lnTo>
                              <a:lnTo>
                                <a:pt x="308729" y="397535"/>
                              </a:lnTo>
                              <a:lnTo>
                                <a:pt x="307599" y="394303"/>
                              </a:lnTo>
                              <a:lnTo>
                                <a:pt x="306448" y="390789"/>
                              </a:lnTo>
                              <a:lnTo>
                                <a:pt x="305297" y="387275"/>
                              </a:lnTo>
                              <a:lnTo>
                                <a:pt x="304089" y="383527"/>
                              </a:lnTo>
                              <a:lnTo>
                                <a:pt x="302874" y="379575"/>
                              </a:lnTo>
                              <a:lnTo>
                                <a:pt x="301658" y="375623"/>
                              </a:lnTo>
                              <a:lnTo>
                                <a:pt x="300406" y="371309"/>
                              </a:lnTo>
                              <a:lnTo>
                                <a:pt x="299155" y="367074"/>
                              </a:lnTo>
                              <a:lnTo>
                                <a:pt x="297903" y="362838"/>
                              </a:lnTo>
                              <a:lnTo>
                                <a:pt x="292185" y="341349"/>
                              </a:lnTo>
                              <a:lnTo>
                                <a:pt x="291265" y="337240"/>
                              </a:lnTo>
                              <a:lnTo>
                                <a:pt x="290491" y="333141"/>
                              </a:lnTo>
                              <a:lnTo>
                                <a:pt x="289849" y="329503"/>
                              </a:lnTo>
                              <a:lnTo>
                                <a:pt x="289207" y="325865"/>
                              </a:lnTo>
                              <a:lnTo>
                                <a:pt x="288728" y="322517"/>
                              </a:lnTo>
                              <a:lnTo>
                                <a:pt x="288334" y="319523"/>
                              </a:lnTo>
                              <a:lnTo>
                                <a:pt x="287940" y="316530"/>
                              </a:lnTo>
                              <a:lnTo>
                                <a:pt x="287478" y="313811"/>
                              </a:lnTo>
                              <a:lnTo>
                                <a:pt x="287485" y="311543"/>
                              </a:lnTo>
                              <a:lnTo>
                                <a:pt x="287492" y="309276"/>
                              </a:lnTo>
                              <a:lnTo>
                                <a:pt x="287854" y="307438"/>
                              </a:lnTo>
                              <a:lnTo>
                                <a:pt x="288376" y="305919"/>
                              </a:lnTo>
                              <a:lnTo>
                                <a:pt x="288898" y="304400"/>
                              </a:lnTo>
                              <a:lnTo>
                                <a:pt x="293778" y="301231"/>
                              </a:lnTo>
                              <a:lnTo>
                                <a:pt x="295030" y="301161"/>
                              </a:lnTo>
                              <a:lnTo>
                                <a:pt x="296386" y="301398"/>
                              </a:lnTo>
                              <a:lnTo>
                                <a:pt x="298127" y="302012"/>
                              </a:lnTo>
                              <a:lnTo>
                                <a:pt x="299867" y="302625"/>
                              </a:lnTo>
                              <a:lnTo>
                                <a:pt x="316838" y="312739"/>
                              </a:lnTo>
                              <a:lnTo>
                                <a:pt x="319819" y="314895"/>
                              </a:lnTo>
                              <a:lnTo>
                                <a:pt x="322800" y="317051"/>
                              </a:lnTo>
                              <a:lnTo>
                                <a:pt x="326002" y="319485"/>
                              </a:lnTo>
                              <a:lnTo>
                                <a:pt x="329298" y="321941"/>
                              </a:lnTo>
                              <a:lnTo>
                                <a:pt x="332594" y="324396"/>
                              </a:lnTo>
                              <a:lnTo>
                                <a:pt x="336070" y="327125"/>
                              </a:lnTo>
                              <a:lnTo>
                                <a:pt x="339593" y="329628"/>
                              </a:lnTo>
                              <a:lnTo>
                                <a:pt x="343116" y="332131"/>
                              </a:lnTo>
                              <a:lnTo>
                                <a:pt x="346768" y="334543"/>
                              </a:lnTo>
                              <a:lnTo>
                                <a:pt x="350436" y="336959"/>
                              </a:lnTo>
                              <a:lnTo>
                                <a:pt x="354105" y="339376"/>
                              </a:lnTo>
                              <a:lnTo>
                                <a:pt x="388073" y="358088"/>
                              </a:lnTo>
                              <a:lnTo>
                                <a:pt x="391964" y="359711"/>
                              </a:lnTo>
                              <a:lnTo>
                                <a:pt x="395633" y="361263"/>
                              </a:lnTo>
                              <a:lnTo>
                                <a:pt x="399303" y="362816"/>
                              </a:lnTo>
                              <a:lnTo>
                                <a:pt x="402790" y="364242"/>
                              </a:lnTo>
                              <a:lnTo>
                                <a:pt x="406302" y="365630"/>
                              </a:lnTo>
                              <a:lnTo>
                                <a:pt x="409815" y="367019"/>
                              </a:lnTo>
                              <a:lnTo>
                                <a:pt x="426480" y="372683"/>
                              </a:lnTo>
                              <a:lnTo>
                                <a:pt x="429616" y="373552"/>
                              </a:lnTo>
                              <a:lnTo>
                                <a:pt x="432619" y="374241"/>
                              </a:lnTo>
                              <a:lnTo>
                                <a:pt x="435529" y="374809"/>
                              </a:lnTo>
                              <a:lnTo>
                                <a:pt x="438440" y="375378"/>
                              </a:lnTo>
                              <a:lnTo>
                                <a:pt x="441324" y="375772"/>
                              </a:lnTo>
                              <a:lnTo>
                                <a:pt x="443942" y="376093"/>
                              </a:lnTo>
                              <a:lnTo>
                                <a:pt x="446560" y="376414"/>
                              </a:lnTo>
                              <a:lnTo>
                                <a:pt x="457362" y="376951"/>
                              </a:lnTo>
                              <a:lnTo>
                                <a:pt x="459238" y="376981"/>
                              </a:lnTo>
                              <a:lnTo>
                                <a:pt x="466253" y="376128"/>
                              </a:lnTo>
                              <a:lnTo>
                                <a:pt x="467286" y="375721"/>
                              </a:lnTo>
                              <a:lnTo>
                                <a:pt x="468162" y="375154"/>
                              </a:lnTo>
                              <a:lnTo>
                                <a:pt x="468690" y="374470"/>
                              </a:lnTo>
                              <a:lnTo>
                                <a:pt x="469217" y="373787"/>
                              </a:lnTo>
                              <a:lnTo>
                                <a:pt x="469339" y="372943"/>
                              </a:lnTo>
                              <a:lnTo>
                                <a:pt x="469419" y="372028"/>
                              </a:lnTo>
                              <a:lnTo>
                                <a:pt x="469500" y="371113"/>
                              </a:lnTo>
                              <a:lnTo>
                                <a:pt x="467847" y="364882"/>
                              </a:lnTo>
                              <a:lnTo>
                                <a:pt x="467143" y="363440"/>
                              </a:lnTo>
                              <a:lnTo>
                                <a:pt x="456227" y="350537"/>
                              </a:lnTo>
                              <a:lnTo>
                                <a:pt x="454434" y="348817"/>
                              </a:lnTo>
                              <a:lnTo>
                                <a:pt x="452548" y="347158"/>
                              </a:lnTo>
                              <a:lnTo>
                                <a:pt x="450365" y="345372"/>
                              </a:lnTo>
                              <a:lnTo>
                                <a:pt x="448181" y="343585"/>
                              </a:lnTo>
                              <a:lnTo>
                                <a:pt x="445658" y="341649"/>
                              </a:lnTo>
                              <a:lnTo>
                                <a:pt x="443125" y="339818"/>
                              </a:lnTo>
                              <a:lnTo>
                                <a:pt x="440592" y="337986"/>
                              </a:lnTo>
                              <a:lnTo>
                                <a:pt x="437864" y="336241"/>
                              </a:lnTo>
                              <a:lnTo>
                                <a:pt x="435167" y="334383"/>
                              </a:lnTo>
                              <a:lnTo>
                                <a:pt x="432469" y="332526"/>
                              </a:lnTo>
                              <a:lnTo>
                                <a:pt x="429787" y="330542"/>
                              </a:lnTo>
                              <a:lnTo>
                                <a:pt x="426941" y="328671"/>
                              </a:lnTo>
                              <a:lnTo>
                                <a:pt x="424095" y="326801"/>
                              </a:lnTo>
                              <a:lnTo>
                                <a:pt x="421051" y="325035"/>
                              </a:lnTo>
                              <a:lnTo>
                                <a:pt x="418088" y="323161"/>
                              </a:lnTo>
                              <a:lnTo>
                                <a:pt x="415126" y="321287"/>
                              </a:lnTo>
                              <a:lnTo>
                                <a:pt x="412209" y="319405"/>
                              </a:lnTo>
                              <a:lnTo>
                                <a:pt x="409166" y="317428"/>
                              </a:lnTo>
                              <a:lnTo>
                                <a:pt x="406124" y="315450"/>
                              </a:lnTo>
                              <a:lnTo>
                                <a:pt x="402925" y="313305"/>
                              </a:lnTo>
                              <a:lnTo>
                                <a:pt x="399835" y="311296"/>
                              </a:lnTo>
                              <a:lnTo>
                                <a:pt x="396745" y="309288"/>
                              </a:lnTo>
                              <a:lnTo>
                                <a:pt x="393634" y="307270"/>
                              </a:lnTo>
                              <a:lnTo>
                                <a:pt x="390625" y="305378"/>
                              </a:lnTo>
                              <a:lnTo>
                                <a:pt x="387615" y="303485"/>
                              </a:lnTo>
                              <a:lnTo>
                                <a:pt x="373990" y="295671"/>
                              </a:lnTo>
                              <a:lnTo>
                                <a:pt x="371492" y="294465"/>
                              </a:lnTo>
                              <a:lnTo>
                                <a:pt x="369043" y="293398"/>
                              </a:lnTo>
                              <a:lnTo>
                                <a:pt x="366791" y="292708"/>
                              </a:lnTo>
                              <a:lnTo>
                                <a:pt x="364540" y="292019"/>
                              </a:lnTo>
                              <a:lnTo>
                                <a:pt x="362437" y="291638"/>
                              </a:lnTo>
                              <a:lnTo>
                                <a:pt x="360482" y="291534"/>
                              </a:lnTo>
                              <a:lnTo>
                                <a:pt x="358527" y="291430"/>
                              </a:lnTo>
                              <a:lnTo>
                                <a:pt x="347274" y="304529"/>
                              </a:lnTo>
                              <a:lnTo>
                                <a:pt x="347302" y="306545"/>
                              </a:lnTo>
                              <a:lnTo>
                                <a:pt x="347533" y="308840"/>
                              </a:lnTo>
                              <a:lnTo>
                                <a:pt x="347765" y="311136"/>
                              </a:lnTo>
                              <a:lnTo>
                                <a:pt x="351663" y="325328"/>
                              </a:lnTo>
                              <a:lnTo>
                                <a:pt x="352777" y="328360"/>
                              </a:lnTo>
                              <a:lnTo>
                                <a:pt x="372882" y="363294"/>
                              </a:lnTo>
                              <a:lnTo>
                                <a:pt x="387447" y="380156"/>
                              </a:lnTo>
                              <a:lnTo>
                                <a:pt x="390055" y="382824"/>
                              </a:lnTo>
                              <a:lnTo>
                                <a:pt x="392880" y="385517"/>
                              </a:lnTo>
                              <a:lnTo>
                                <a:pt x="395660" y="387976"/>
                              </a:lnTo>
                              <a:lnTo>
                                <a:pt x="398440" y="390436"/>
                              </a:lnTo>
                              <a:lnTo>
                                <a:pt x="401209" y="392765"/>
                              </a:lnTo>
                              <a:lnTo>
                                <a:pt x="404128" y="394912"/>
                              </a:lnTo>
                              <a:lnTo>
                                <a:pt x="407047" y="397059"/>
                              </a:lnTo>
                              <a:lnTo>
                                <a:pt x="436057" y="410327"/>
                              </a:lnTo>
                              <a:lnTo>
                                <a:pt x="439988" y="411613"/>
                              </a:lnTo>
                              <a:lnTo>
                                <a:pt x="472709" y="417140"/>
                              </a:lnTo>
                              <a:lnTo>
                                <a:pt x="476642" y="417349"/>
                              </a:lnTo>
                              <a:lnTo>
                                <a:pt x="501721" y="414908"/>
                              </a:lnTo>
                              <a:lnTo>
                                <a:pt x="504339" y="414269"/>
                              </a:lnTo>
                              <a:lnTo>
                                <a:pt x="506872" y="413472"/>
                              </a:lnTo>
                              <a:lnTo>
                                <a:pt x="509192" y="412595"/>
                              </a:lnTo>
                              <a:lnTo>
                                <a:pt x="511512" y="411718"/>
                              </a:lnTo>
                              <a:lnTo>
                                <a:pt x="528500" y="400052"/>
                              </a:lnTo>
                              <a:lnTo>
                                <a:pt x="529921" y="398771"/>
                              </a:lnTo>
                              <a:lnTo>
                                <a:pt x="531343" y="397491"/>
                              </a:lnTo>
                              <a:lnTo>
                                <a:pt x="532854" y="396192"/>
                              </a:lnTo>
                              <a:lnTo>
                                <a:pt x="534325" y="394902"/>
                              </a:lnTo>
                              <a:lnTo>
                                <a:pt x="535797" y="393612"/>
                              </a:lnTo>
                              <a:lnTo>
                                <a:pt x="537399" y="392318"/>
                              </a:lnTo>
                              <a:lnTo>
                                <a:pt x="538751" y="391033"/>
                              </a:lnTo>
                              <a:lnTo>
                                <a:pt x="540103" y="389748"/>
                              </a:lnTo>
                              <a:lnTo>
                                <a:pt x="541268" y="388466"/>
                              </a:lnTo>
                              <a:lnTo>
                                <a:pt x="542435" y="387191"/>
                              </a:lnTo>
                              <a:lnTo>
                                <a:pt x="550704" y="375920"/>
                              </a:lnTo>
                              <a:lnTo>
                                <a:pt x="551552" y="374403"/>
                              </a:lnTo>
                              <a:lnTo>
                                <a:pt x="552399" y="372885"/>
                              </a:lnTo>
                              <a:lnTo>
                                <a:pt x="553288" y="371360"/>
                              </a:lnTo>
                              <a:lnTo>
                                <a:pt x="554037" y="369880"/>
                              </a:lnTo>
                              <a:lnTo>
                                <a:pt x="554786" y="368400"/>
                              </a:lnTo>
                              <a:lnTo>
                                <a:pt x="555367" y="366944"/>
                              </a:lnTo>
                              <a:lnTo>
                                <a:pt x="556044" y="365524"/>
                              </a:lnTo>
                              <a:lnTo>
                                <a:pt x="556721" y="364105"/>
                              </a:lnTo>
                              <a:lnTo>
                                <a:pt x="557469" y="362721"/>
                              </a:lnTo>
                              <a:lnTo>
                                <a:pt x="558101" y="361362"/>
                              </a:lnTo>
                              <a:lnTo>
                                <a:pt x="558732" y="360004"/>
                              </a:lnTo>
                              <a:lnTo>
                                <a:pt x="559227" y="358681"/>
                              </a:lnTo>
                              <a:lnTo>
                                <a:pt x="559833" y="357374"/>
                              </a:lnTo>
                              <a:lnTo>
                                <a:pt x="560439" y="356068"/>
                              </a:lnTo>
                              <a:lnTo>
                                <a:pt x="561143" y="354790"/>
                              </a:lnTo>
                              <a:lnTo>
                                <a:pt x="561739" y="353521"/>
                              </a:lnTo>
                              <a:lnTo>
                                <a:pt x="562335" y="352252"/>
                              </a:lnTo>
                              <a:lnTo>
                                <a:pt x="562918" y="351004"/>
                              </a:lnTo>
                              <a:lnTo>
                                <a:pt x="563407" y="349760"/>
                              </a:lnTo>
                              <a:lnTo>
                                <a:pt x="563897" y="348515"/>
                              </a:lnTo>
                              <a:lnTo>
                                <a:pt x="564216" y="347284"/>
                              </a:lnTo>
                              <a:lnTo>
                                <a:pt x="564674" y="346053"/>
                              </a:lnTo>
                              <a:lnTo>
                                <a:pt x="565132" y="344822"/>
                              </a:lnTo>
                              <a:lnTo>
                                <a:pt x="565685" y="343598"/>
                              </a:lnTo>
                              <a:lnTo>
                                <a:pt x="566154" y="342373"/>
                              </a:lnTo>
                              <a:lnTo>
                                <a:pt x="566623" y="341148"/>
                              </a:lnTo>
                              <a:lnTo>
                                <a:pt x="566989" y="339926"/>
                              </a:lnTo>
                              <a:lnTo>
                                <a:pt x="567490" y="338702"/>
                              </a:lnTo>
                              <a:lnTo>
                                <a:pt x="567990" y="337478"/>
                              </a:lnTo>
                              <a:lnTo>
                                <a:pt x="568621" y="336255"/>
                              </a:lnTo>
                              <a:lnTo>
                                <a:pt x="569157" y="335029"/>
                              </a:lnTo>
                              <a:lnTo>
                                <a:pt x="569693" y="333804"/>
                              </a:lnTo>
                              <a:lnTo>
                                <a:pt x="570138" y="332472"/>
                              </a:lnTo>
                              <a:lnTo>
                                <a:pt x="570706" y="331349"/>
                              </a:lnTo>
                              <a:lnTo>
                                <a:pt x="571273" y="330226"/>
                              </a:lnTo>
                              <a:lnTo>
                                <a:pt x="571971" y="329277"/>
                              </a:lnTo>
                              <a:lnTo>
                                <a:pt x="572563" y="328291"/>
                              </a:lnTo>
                              <a:lnTo>
                                <a:pt x="573155" y="327305"/>
                              </a:lnTo>
                              <a:lnTo>
                                <a:pt x="573755" y="326394"/>
                              </a:lnTo>
                              <a:lnTo>
                                <a:pt x="574259" y="325434"/>
                              </a:lnTo>
                              <a:lnTo>
                                <a:pt x="574762" y="324474"/>
                              </a:lnTo>
                              <a:lnTo>
                                <a:pt x="575211" y="323525"/>
                              </a:lnTo>
                              <a:lnTo>
                                <a:pt x="575585" y="322532"/>
                              </a:lnTo>
                              <a:lnTo>
                                <a:pt x="575959" y="321538"/>
                              </a:lnTo>
                              <a:lnTo>
                                <a:pt x="576256" y="320522"/>
                              </a:lnTo>
                              <a:lnTo>
                                <a:pt x="576502" y="319470"/>
                              </a:lnTo>
                              <a:lnTo>
                                <a:pt x="576747" y="318418"/>
                              </a:lnTo>
                              <a:lnTo>
                                <a:pt x="577023" y="317226"/>
                              </a:lnTo>
                              <a:lnTo>
                                <a:pt x="577057" y="316219"/>
                              </a:lnTo>
                              <a:lnTo>
                                <a:pt x="577092" y="315212"/>
                              </a:lnTo>
                              <a:lnTo>
                                <a:pt x="576890" y="314345"/>
                              </a:lnTo>
                              <a:lnTo>
                                <a:pt x="576708" y="313426"/>
                              </a:lnTo>
                              <a:lnTo>
                                <a:pt x="576526" y="312507"/>
                              </a:lnTo>
                              <a:lnTo>
                                <a:pt x="576329" y="311634"/>
                              </a:lnTo>
                              <a:lnTo>
                                <a:pt x="575965" y="310706"/>
                              </a:lnTo>
                              <a:lnTo>
                                <a:pt x="575600" y="309777"/>
                              </a:lnTo>
                              <a:lnTo>
                                <a:pt x="575230" y="308735"/>
                              </a:lnTo>
                              <a:lnTo>
                                <a:pt x="574521" y="307854"/>
                              </a:lnTo>
                              <a:lnTo>
                                <a:pt x="573812" y="306974"/>
                              </a:lnTo>
                              <a:lnTo>
                                <a:pt x="572787" y="306234"/>
                              </a:lnTo>
                              <a:lnTo>
                                <a:pt x="571712" y="305422"/>
                              </a:lnTo>
                              <a:lnTo>
                                <a:pt x="570636" y="304610"/>
                              </a:lnTo>
                              <a:lnTo>
                                <a:pt x="570088" y="304147"/>
                              </a:lnTo>
                              <a:lnTo>
                                <a:pt x="568066" y="302982"/>
                              </a:lnTo>
                              <a:lnTo>
                                <a:pt x="566044" y="301817"/>
                              </a:lnTo>
                              <a:lnTo>
                                <a:pt x="562991" y="300101"/>
                              </a:lnTo>
                              <a:lnTo>
                                <a:pt x="559579" y="298431"/>
                              </a:lnTo>
                              <a:lnTo>
                                <a:pt x="556166" y="296763"/>
                              </a:lnTo>
                              <a:lnTo>
                                <a:pt x="553221" y="295026"/>
                              </a:lnTo>
                              <a:lnTo>
                                <a:pt x="547592" y="292969"/>
                              </a:lnTo>
                              <a:lnTo>
                                <a:pt x="541963" y="290911"/>
                              </a:lnTo>
                              <a:lnTo>
                                <a:pt x="534002" y="288409"/>
                              </a:lnTo>
                              <a:lnTo>
                                <a:pt x="525805" y="286087"/>
                              </a:lnTo>
                              <a:lnTo>
                                <a:pt x="519646" y="284339"/>
                              </a:lnTo>
                              <a:lnTo>
                                <a:pt x="513248" y="282581"/>
                              </a:lnTo>
                              <a:lnTo>
                                <a:pt x="469347" y="273647"/>
                              </a:lnTo>
                              <a:lnTo>
                                <a:pt x="421408" y="266273"/>
                              </a:lnTo>
                              <a:lnTo>
                                <a:pt x="383317" y="261289"/>
                              </a:lnTo>
                              <a:lnTo>
                                <a:pt x="334354" y="255920"/>
                              </a:lnTo>
                              <a:lnTo>
                                <a:pt x="290531" y="252507"/>
                              </a:lnTo>
                              <a:lnTo>
                                <a:pt x="253261" y="251322"/>
                              </a:lnTo>
                              <a:lnTo>
                                <a:pt x="245012" y="251353"/>
                              </a:lnTo>
                              <a:lnTo>
                                <a:pt x="201872" y="253774"/>
                              </a:lnTo>
                              <a:lnTo>
                                <a:pt x="188757" y="255836"/>
                              </a:lnTo>
                              <a:lnTo>
                                <a:pt x="182484" y="256894"/>
                              </a:lnTo>
                              <a:lnTo>
                                <a:pt x="177244" y="258139"/>
                              </a:lnTo>
                              <a:lnTo>
                                <a:pt x="172305" y="259392"/>
                              </a:lnTo>
                              <a:lnTo>
                                <a:pt x="167367" y="260646"/>
                              </a:lnTo>
                              <a:lnTo>
                                <a:pt x="162978" y="262115"/>
                              </a:lnTo>
                              <a:lnTo>
                                <a:pt x="159126" y="263358"/>
                              </a:lnTo>
                              <a:lnTo>
                                <a:pt x="155273" y="264602"/>
                              </a:lnTo>
                              <a:lnTo>
                                <a:pt x="152056" y="265723"/>
                              </a:lnTo>
                              <a:lnTo>
                                <a:pt x="149192" y="266856"/>
                              </a:lnTo>
                              <a:lnTo>
                                <a:pt x="146328" y="267988"/>
                              </a:lnTo>
                              <a:lnTo>
                                <a:pt x="138522" y="272162"/>
                              </a:lnTo>
                              <a:lnTo>
                                <a:pt x="138009" y="272667"/>
                              </a:lnTo>
                              <a:lnTo>
                                <a:pt x="138026" y="273164"/>
                              </a:lnTo>
                              <a:lnTo>
                                <a:pt x="138864" y="273183"/>
                              </a:lnTo>
                              <a:lnTo>
                                <a:pt x="139701" y="273202"/>
                              </a:lnTo>
                              <a:lnTo>
                                <a:pt x="141337" y="272924"/>
                              </a:lnTo>
                              <a:lnTo>
                                <a:pt x="163724" y="264532"/>
                              </a:lnTo>
                              <a:lnTo>
                                <a:pt x="168141" y="262613"/>
                              </a:lnTo>
                              <a:lnTo>
                                <a:pt x="197083" y="248681"/>
                              </a:lnTo>
                              <a:lnTo>
                                <a:pt x="203845" y="245181"/>
                              </a:lnTo>
                              <a:lnTo>
                                <a:pt x="238305" y="226218"/>
                              </a:lnTo>
                              <a:lnTo>
                                <a:pt x="274110" y="205362"/>
                              </a:lnTo>
                              <a:lnTo>
                                <a:pt x="297899" y="191084"/>
                              </a:lnTo>
                              <a:lnTo>
                                <a:pt x="306082" y="186164"/>
                              </a:lnTo>
                              <a:lnTo>
                                <a:pt x="314216" y="181281"/>
                              </a:lnTo>
                              <a:lnTo>
                                <a:pt x="322372" y="176385"/>
                              </a:lnTo>
                              <a:lnTo>
                                <a:pt x="330805" y="171332"/>
                              </a:lnTo>
                              <a:lnTo>
                                <a:pt x="339766" y="165983"/>
                              </a:lnTo>
                              <a:lnTo>
                                <a:pt x="349425" y="160244"/>
                              </a:lnTo>
                              <a:lnTo>
                                <a:pt x="359614" y="154210"/>
                              </a:lnTo>
                              <a:lnTo>
                                <a:pt x="370076" y="148018"/>
                              </a:lnTo>
                              <a:lnTo>
                                <a:pt x="380558" y="141807"/>
                              </a:lnTo>
                              <a:lnTo>
                                <a:pt x="423014" y="116590"/>
                              </a:lnTo>
                              <a:lnTo>
                                <a:pt x="461647" y="93551"/>
                              </a:lnTo>
                              <a:lnTo>
                                <a:pt x="474845" y="85683"/>
                              </a:lnTo>
                              <a:lnTo>
                                <a:pt x="514542" y="62054"/>
                              </a:lnTo>
                              <a:lnTo>
                                <a:pt x="551927" y="39823"/>
                              </a:lnTo>
                              <a:lnTo>
                                <a:pt x="562777" y="33375"/>
                              </a:lnTo>
                              <a:lnTo>
                                <a:pt x="570372" y="28861"/>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7D1D8D54" id="Graphic 7" o:spid="_x0000_s1026" style="position:absolute;margin-left:23.75pt;margin-top:584.5pt;width:45.45pt;height:45.65pt;z-index:15731712;visibility:visible;mso-wrap-style:square;mso-wrap-distance-left:0;mso-wrap-distance-top:0;mso-wrap-distance-right:0;mso-wrap-distance-bottom:0;mso-position-horizontal:absolute;mso-position-horizontal-relative:page;mso-position-vertical:absolute;mso-position-vertical-relative:page;v-text-anchor:top" coordsize="577215,579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" path="m72701,290807r-385,281l72071,291437r-1293,2770l70432,295175r-345,969l69691,297322r-534,1398l68624,300117r-751,1543l67231,303560r-642,1899l65893,307658r-587,2459l64719,312575r-2170,15872l62336,332017r-60,3754l62433,339727r157,3956l62965,347970r526,4211l64016,356393r739,4245l65585,364998r830,4359l73090,396778r1169,4500l75636,405844r1378,4567l78610,414971r1550,4621l81710,424214r1643,4656l84936,433574r1583,4705l88012,443032r1646,4786l91304,452605r1794,4834l94810,462294r1713,4854l98268,471831r1665,5114l101598,482059r1633,5704l104800,492978r1568,5215l107984,503226r1358,5010l110700,513245r1227,5104l112950,523034r1023,4686l114797,532201r680,4148l116158,540496r1763,19664l117810,562907r-303,2298l117205,567503r-631,1843l116027,571066r-546,1721l114908,574285r-681,1244l113546,576774r-762,1070l111941,578534r-842,690l110267,579584r-1095,85l108076,579754r-1356,-267l105370,579045r-1351,-441l102526,577858r-1459,-840l99608,576178r-1517,-963l96616,574003r-1475,-1212l93659,571358r-1443,-1612l90773,568134r-1317,-1845l87960,564330r-1497,-1958l84822,560319r-1584,-2324l81653,555671r-1629,-2438l78455,550386r-1569,-2847l75434,544377r-1609,-3466l72215,537446r-1747,-3722l68797,529593,59024,500718r-1540,-5491l56101,489337r-1550,-6158l53002,477022r-1670,-6439l49726,463773r-1606,-6810l46591,449873r-1676,-7555l43238,434763r-1724,-7890l39667,418444r-1360,-6166l36940,406099r-1462,-6682l25544,351777,16807,306928,9332,262849,3757,222866,324,179128,,163595r79,-7356l4517,113192r1664,-7424l7845,98345,9879,91501r2125,-6508l14129,78485r2386,-6084l18929,66722r2415,-5680l24026,55742r2463,-4824l28953,46093,40800,26931r2360,-3325l62206,5314,64619,3911,67047,2903r2436,-824l71919,1254,74263,658,76821,368,79380,79,82123,r2711,342l101938,7095r2961,2061l130002,39005r18888,34839l157567,94784r2812,7321l172953,143551r8774,42293l188618,230491r5799,45204l195322,283104r899,7347l197129,297747r907,7249l198918,312167r4282,41575l205681,399214r1111,42333l206961,448776r-56,6613l206848,462003r-295,5829l206293,473080r-260,5248l205661,482783r-318,4093l205025,490969r-242,3430l204385,497639r-398,3241l203431,503740r-475,2578l202481,508897r-409,2298l201534,513109r-4465,7286l196687,519989r-382,-407l195996,518723r-255,-1143l195486,516437r-181,-1570l195157,513130r-148,-1737l194922,509315r-69,-2160l194783,504996r-24,-2399l194740,500173r-18,-2424l194627,495177r116,-2564l194858,490049r307,-2642l195433,484789r268,-2619l196051,479627r299,-2726l196648,474174r207,-2901l197224,468431r368,-2842l198113,462686r445,-2837l199004,457012r379,-2830l199896,451409r514,-2772l201074,445903r565,-2689l202204,440525r483,-2746l203288,435274r4354,-13189l208517,420099r1068,-1977l210491,416265r907,-1857l215729,406140r917,-1526l217698,403181r889,-1396l219477,400390r759,-1322l221065,397765r829,-1304l222799,395210r763,-1246l224325,392718r613,-1319l225644,390288r705,-1111l227133,388259r661,-959l228456,386341r736,-982l229614,384534r422,-826l230308,382861r20,-513l230349,381835r-217,-216l229738,381455r-394,-165l225272,382310r-1003,483l223119,383578r-1173,675l220774,384928r-1372,671l218239,386361r-1162,762l216037,387938r-1066,886l213906,389709r-1012,959l211848,391676r-1045,1007l209661,393761r-963,1107l207735,395975r-802,1164l206070,398318r-863,1179l204291,400717r-772,1224l202748,403166r-608,1355l201441,405666r-700,1144l199971,407792r-650,1015l198671,409822r-615,944l197541,411754r-514,987l196488,413716r-254,1016l195980,415749r-93,1139l196016,417851r2424,4005l199018,422157r682,93l200477,422317r777,67l202146,422424r955,-167l204055,422090r1162,-308l206202,421317r986,-466l208077,420106r939,-641l209955,418824r4859,-3706l215839,414265r1062,-929l217992,412353r1091,-983l220213,410312r1148,-1091l222510,408130r6005,-5925l229736,400985r1238,-1249l232213,398488r1238,-1248l234700,395871r1246,-1155l237193,393561r1251,-881l239693,391558r1250,-1123l242193,389107r1248,-1125l244689,386857r1352,-1011l247182,384805r4993,-6270l252030,377846r-143,-379l251743,377089r-267,-70l251047,376976r-430,-42l250019,377081r-710,132l248600,377346r-872,230l246788,377774r-939,198l244778,378204r-1104,197l242569,378598r-1198,89l240161,378955r-1209,268l237683,379645r-1267,363l235150,380371r-1194,307l232561,381132r-1395,454l229583,382204r-1537,527l226509,383258r-1614,458l223338,384296r-7809,3428l213631,388598r-1898,874l209448,390438r-2136,1015l189816,401856r-1491,1239l187027,404254r-1278,1365l184471,406984r-10835,25277l173385,434495r3284,21463l177620,459492r1200,4421l180238,468267r1418,4354l196585,507842r2087,3856l200866,515400r2244,3297l205354,521995r11929,12707l219723,536706r2484,1612l224691,539650r2484,1331l239718,544264r2509,357l244738,544849r2505,-14l249748,544820r24477,-8422l276112,535128r8117,-9020l285608,523831r1204,-2606l287812,518425r1001,-2801l289592,512625r641,-3322l290874,505980r1475,-19831l292392,481837r-248,-4467l291920,472619r-224,-4751l291535,462857r-530,-5214l290476,452429r-4916,-28443l284407,418082r-1185,-5968l281828,405910r-1394,-6204l269550,359665r-4878,-14207l262220,338322r-2657,-7281l256925,323731r-2638,-7311l251651,309116r-2807,-7520l246036,294075,231198,254685r-2301,-6205l214942,209283r-8956,-27401l203810,175105r-2177,-6677l199464,161817r-2105,-6513l195377,148921r-2537,-8411l190627,132204r-2038,-7561l178673,85124r-1284,-5610l176325,74483r-881,-4589l174562,65306r-647,-3995l173385,57593r-530,-3717l171711,36627r-91,-2440l171742,32344r122,-1844l172220,28973r310,-866l172841,27241r308,-285l173607,27146r457,189l174611,28035r663,1211l175937,30457r3887,11666l180606,45108r800,3474l182277,52319r871,3737l184073,60121r978,4424l186028,68968r1041,4826l188144,78860r1075,5065l190245,89257r1256,5681l192757,100620r1370,6044l195680,112948r1554,6284l199068,125761r1753,6883l202575,139528r1754,7342l206200,154249r1870,7379l210012,169179r2031,7739l214075,184656r2125,8159l218387,200678r2187,7863l222745,216248r2418,7849l227581,231947r2666,7956l232895,247778r2648,7875l249925,294635r2976,7605l255950,309716r2959,7261l261869,324238r2840,7162l267683,338200r2973,6800l273855,351523r2896,6254l279646,364031r2729,6146l285055,375725r2679,5549l290395,386396r2431,4672l295257,395741r2280,4265l299640,403762r2104,3756l303761,410629r1687,2974l307136,416577r1332,2636l309766,421606r1297,2393l312247,426055r987,1905l314221,429866r698,1730l315689,433040r769,1443l317215,435757r634,861l318484,437480r553,514l319496,438208r459,214l320417,438259r188,-357l320794,437546r-83,-684l320627,436071r-84,-791l320413,434346r-311,-1189l319790,431968r-552,-1426l318761,428936r-477,-1606l317825,425481r-584,-1962l316657,421557r-650,-2062l315259,417163r-748,-2332l313666,412278r-913,-2751l311840,406776r-1009,-2995l309780,400658r-1051,-3123l307599,394303r-1151,-3514l305297,387275r-1208,-3748l302874,379575r-1216,-3952l300406,371309r-1251,-4235l297903,362838r-5718,-21489l291265,337240r-774,-4099l289849,329503r-642,-3638l288728,322517r-394,-2994l287940,316530r-462,-2719l287485,311543r7,-2267l287854,307438r522,-1519l288898,304400r4880,-3169l295030,301161r1356,237l298127,302012r1740,613l316838,312739r2981,2156l322800,317051r3202,2434l329298,321941r3296,2455l336070,327125r3523,2503l343116,332131r3652,2412l350436,336959r3669,2417l388073,358088r3891,1623l395633,361263r3670,1553l402790,364242r3512,1388l409815,367019r16665,5664l429616,373552r3003,689l435529,374809r2911,569l441324,375772r2618,321l446560,376414r10802,537l459238,376981r7015,-853l467286,375721r876,-567l468690,374470r527,-683l469339,372943r80,-915l469500,371113r-1653,-6231l467143,363440,456227,350537r-1793,-1720l452548,347158r-2183,-1786l448181,343585r-2523,-1936l443125,339818r-2533,-1832l437864,336241r-2697,-1858l432469,332526r-2682,-1984l426941,328671r-2846,-1870l421051,325035r-2963,-1874l415126,321287r-2917,-1882l409166,317428r-3042,-1978l402925,313305r-3090,-2009l396745,309288r-3111,-2018l390625,305378r-3010,-1893l373990,295671r-2498,-1206l369043,293398r-2252,-690l364540,292019r-2103,-381l360482,291534r-1955,-104l347274,304529r28,2016l347533,308840r232,2296l351663,325328r1114,3032l372882,363294r14565,16862l390055,382824r2825,2693l395660,387976r2780,2460l401209,392765r2919,2147l407047,397059r29010,13268l439988,411613r32721,5527l476642,417349r25079,-2441l504339,414269r2533,-797l509192,412595r2320,-877l528500,400052r1421,-1281l531343,397491r1511,-1299l534325,394902r1472,-1290l537399,392318r1352,-1285l540103,389748r1165,-1282l542435,387191r8269,-11271l551552,374403r847,-1518l553288,371360r749,-1480l554786,368400r581,-1456l556044,365524r677,-1419l557469,362721r632,-1359l558732,360004r495,-1323l559833,357374r606,-1306l561143,354790r596,-1269l562335,352252r583,-1248l563407,349760r490,-1245l564216,347284r458,-1231l565132,344822r553,-1224l566154,342373r469,-1225l566989,339926r501,-1224l567990,337478r631,-1223l569157,335029r536,-1225l570138,332472r568,-1123l571273,330226r698,-949l572563,328291r592,-986l573755,326394r504,-960l574762,324474r449,-949l575585,322532r374,-994l576256,320522r246,-1052l576747,318418r276,-1192l577057,316219r35,-1007l576890,314345r-182,-919l576526,312507r-197,-873l575965,310706r-365,-929l575230,308735r-709,-881l573812,306974r-1025,-740l571712,305422r-1076,-812l570088,304147r-2022,-1165l566044,301817r-3053,-1716l559579,298431r-3413,-1668l553221,295026r-5629,-2057l541963,290911r-7961,-2502l525805,286087r-6159,-1748l513248,282581r-43901,-8934l421408,266273r-38091,-4984l334354,255920r-43823,-3413l253261,251322r-8249,31l201872,253774r-13115,2062l182484,256894r-5240,1245l172305,259392r-4938,1254l162978,262115r-3852,1243l155273,264602r-3217,1121l149192,266856r-2864,1132l138522,272162r-513,505l138026,273164r838,19l139701,273202r1636,-278l163724,264532r4417,-1919l197083,248681r6762,-3500l238305,226218r35805,-20856l297899,191084r8183,-4920l314216,181281r8156,-4896l330805,171332r8961,-5349l349425,160244r10189,-6034l370076,148018r10482,-6211l423014,116590,461647,93551r13198,-7868l514542,62054,551927,39823r10850,-6448l570372,28861e" filled="f" strokecolor="#ff5400" strokeweight="1.5pt">
                <v:path arrowok="t"/>
                <w10:wrap anchorx="page" anchory="page"/>
              </v:shape>
            </w:pict>
          </mc:Fallback>
        </mc:AlternateContent>
      </w:r>
      <w:r>
        <w:rPr>
          <w:noProof/>
        </w:rPr>
        <mc:AlternateContent>
          <mc:Choice Requires="wps">
            <w:drawing>
              <wp:anchor distT="0" distB="0" distL="0" distR="0" simplePos="0" relativeHeight="15732224" behindDoc="0" locked="0" layoutInCell="1" allowOverlap="1" wp14:anchorId="4038DBB2" wp14:editId="4038DBB3">
                <wp:simplePos x="0" y="0"/>
                <wp:positionH relativeFrom="page">
                  <wp:posOffset>300293</wp:posOffset>
                </wp:positionH>
                <wp:positionV relativeFrom="page">
                  <wp:posOffset>7311031</wp:posOffset>
                </wp:positionV>
                <wp:extent cx="1058545" cy="11264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8545" cy="1126490"/>
                        </a:xfrm>
                        <a:custGeom>
                          <a:avLst/>
                          <a:gdLst/>
                          <a:ahLst/>
                          <a:cxnLst/>
                          <a:rect l="l" t="t" r="r" b="b"/>
                          <a:pathLst>
                            <a:path w="1058545" h="1126490">
                              <a:moveTo>
                                <a:pt x="105" y="1126096"/>
                              </a:moveTo>
                              <a:lnTo>
                                <a:pt x="0" y="1125815"/>
                              </a:lnTo>
                              <a:lnTo>
                                <a:pt x="105" y="1125465"/>
                              </a:lnTo>
                              <a:lnTo>
                                <a:pt x="210" y="1125115"/>
                              </a:lnTo>
                              <a:lnTo>
                                <a:pt x="385" y="1124619"/>
                              </a:lnTo>
                              <a:lnTo>
                                <a:pt x="735" y="1123996"/>
                              </a:lnTo>
                              <a:lnTo>
                                <a:pt x="1085" y="1123373"/>
                              </a:lnTo>
                              <a:lnTo>
                                <a:pt x="1581" y="1122696"/>
                              </a:lnTo>
                              <a:lnTo>
                                <a:pt x="2204" y="1121727"/>
                              </a:lnTo>
                              <a:lnTo>
                                <a:pt x="2827" y="1120758"/>
                              </a:lnTo>
                              <a:lnTo>
                                <a:pt x="3504" y="1119685"/>
                              </a:lnTo>
                              <a:lnTo>
                                <a:pt x="4473" y="1118183"/>
                              </a:lnTo>
                              <a:lnTo>
                                <a:pt x="5442" y="1116680"/>
                              </a:lnTo>
                              <a:lnTo>
                                <a:pt x="6515" y="1114962"/>
                              </a:lnTo>
                              <a:lnTo>
                                <a:pt x="8017" y="1112712"/>
                              </a:lnTo>
                              <a:lnTo>
                                <a:pt x="9520" y="1110463"/>
                              </a:lnTo>
                              <a:lnTo>
                                <a:pt x="11238" y="1107978"/>
                              </a:lnTo>
                              <a:lnTo>
                                <a:pt x="13488" y="1104687"/>
                              </a:lnTo>
                              <a:lnTo>
                                <a:pt x="15737" y="1101395"/>
                              </a:lnTo>
                              <a:lnTo>
                                <a:pt x="18433" y="1097583"/>
                              </a:lnTo>
                              <a:lnTo>
                                <a:pt x="21514" y="1092965"/>
                              </a:lnTo>
                              <a:lnTo>
                                <a:pt x="24595" y="1088346"/>
                              </a:lnTo>
                              <a:lnTo>
                                <a:pt x="27951" y="1083153"/>
                              </a:lnTo>
                              <a:lnTo>
                                <a:pt x="31974" y="1076974"/>
                              </a:lnTo>
                              <a:lnTo>
                                <a:pt x="35998" y="1070796"/>
                              </a:lnTo>
                              <a:lnTo>
                                <a:pt x="40375" y="1063799"/>
                              </a:lnTo>
                              <a:lnTo>
                                <a:pt x="45657" y="1055894"/>
                              </a:lnTo>
                              <a:lnTo>
                                <a:pt x="68823" y="1022143"/>
                              </a:lnTo>
                              <a:lnTo>
                                <a:pt x="92005" y="989579"/>
                              </a:lnTo>
                              <a:lnTo>
                                <a:pt x="119009" y="953175"/>
                              </a:lnTo>
                              <a:lnTo>
                                <a:pt x="149120" y="913976"/>
                              </a:lnTo>
                              <a:lnTo>
                                <a:pt x="173606" y="882992"/>
                              </a:lnTo>
                              <a:lnTo>
                                <a:pt x="199763" y="850974"/>
                              </a:lnTo>
                              <a:lnTo>
                                <a:pt x="227299" y="818220"/>
                              </a:lnTo>
                              <a:lnTo>
                                <a:pt x="256179" y="784944"/>
                              </a:lnTo>
                              <a:lnTo>
                                <a:pt x="286374" y="751339"/>
                              </a:lnTo>
                              <a:lnTo>
                                <a:pt x="317192" y="718152"/>
                              </a:lnTo>
                              <a:lnTo>
                                <a:pt x="352730" y="680344"/>
                              </a:lnTo>
                              <a:lnTo>
                                <a:pt x="391723" y="639209"/>
                              </a:lnTo>
                              <a:lnTo>
                                <a:pt x="418579" y="611095"/>
                              </a:lnTo>
                              <a:lnTo>
                                <a:pt x="445451" y="583326"/>
                              </a:lnTo>
                              <a:lnTo>
                                <a:pt x="472338" y="555901"/>
                              </a:lnTo>
                              <a:lnTo>
                                <a:pt x="500549" y="527335"/>
                              </a:lnTo>
                              <a:lnTo>
                                <a:pt x="530083" y="497627"/>
                              </a:lnTo>
                              <a:lnTo>
                                <a:pt x="561397" y="466603"/>
                              </a:lnTo>
                              <a:lnTo>
                                <a:pt x="594494" y="434262"/>
                              </a:lnTo>
                              <a:lnTo>
                                <a:pt x="627268" y="402570"/>
                              </a:lnTo>
                              <a:lnTo>
                                <a:pt x="659721" y="371525"/>
                              </a:lnTo>
                              <a:lnTo>
                                <a:pt x="690643" y="342024"/>
                              </a:lnTo>
                              <a:lnTo>
                                <a:pt x="720035" y="314067"/>
                              </a:lnTo>
                              <a:lnTo>
                                <a:pt x="760650" y="275713"/>
                              </a:lnTo>
                              <a:lnTo>
                                <a:pt x="797313" y="241451"/>
                              </a:lnTo>
                              <a:lnTo>
                                <a:pt x="819667" y="220785"/>
                              </a:lnTo>
                              <a:lnTo>
                                <a:pt x="830291" y="210963"/>
                              </a:lnTo>
                              <a:lnTo>
                                <a:pt x="840353" y="201634"/>
                              </a:lnTo>
                              <a:lnTo>
                                <a:pt x="849907" y="192770"/>
                              </a:lnTo>
                              <a:lnTo>
                                <a:pt x="859371" y="183998"/>
                              </a:lnTo>
                              <a:lnTo>
                                <a:pt x="869166" y="174946"/>
                              </a:lnTo>
                              <a:lnTo>
                                <a:pt x="879490" y="165442"/>
                              </a:lnTo>
                              <a:lnTo>
                                <a:pt x="890090" y="155709"/>
                              </a:lnTo>
                              <a:lnTo>
                                <a:pt x="900709" y="145965"/>
                              </a:lnTo>
                              <a:lnTo>
                                <a:pt x="911089" y="136428"/>
                              </a:lnTo>
                              <a:lnTo>
                                <a:pt x="940644" y="109208"/>
                              </a:lnTo>
                              <a:lnTo>
                                <a:pt x="971194" y="80985"/>
                              </a:lnTo>
                              <a:lnTo>
                                <a:pt x="1001334" y="53015"/>
                              </a:lnTo>
                              <a:lnTo>
                                <a:pt x="1037402" y="19317"/>
                              </a:lnTo>
                              <a:lnTo>
                                <a:pt x="1052944" y="4732"/>
                              </a:lnTo>
                              <a:lnTo>
                                <a:pt x="1057985" y="0"/>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2A159A7D" id="Graphic 8" o:spid="_x0000_s1026" style="position:absolute;margin-left:23.65pt;margin-top:575.65pt;width:83.35pt;height:88.7pt;z-index:15732224;visibility:visible;mso-wrap-style:square;mso-wrap-distance-left:0;mso-wrap-distance-top:0;mso-wrap-distance-right:0;mso-wrap-distance-bottom:0;mso-position-horizontal:absolute;mso-position-horizontal-relative:page;mso-position-vertical:absolute;mso-position-vertical-relative:page;v-text-anchor:top" coordsize="1058545,1126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" path="m105,1126096l,1125815r105,-350l210,1125115r175,-496l735,1123996r350,-623l1581,1122696r623,-969l2827,1120758r677,-1073l4473,1118183r969,-1503l6515,1114962r1502,-2250l9520,1110463r1718,-2485l13488,1104687r2249,-3292l18433,1097583r3081,-4618l24595,1088346r3356,-5193l31974,1076974r4024,-6178l40375,1063799r5282,-7905l68823,1022143,92005,989579r27004,-36404l149120,913976r24486,-30984l199763,850974r27536,-32754l256179,784944r30195,-33605l317192,718152r35538,-37808l391723,639209r26856,-28114l445451,583326r26887,-27425l500549,527335r29534,-29708l561397,466603r33097,-32341l627268,402570r32453,-31045l690643,342024r29392,-27957l760650,275713r36663,-34262l819667,220785r10624,-9822l840353,201634r9554,-8864l859371,183998r9795,-9052l879490,165442r10600,-9733l900709,145965r10380,-9537l940644,109208,971194,80985r30140,-27970l1037402,19317,1052944,4732,1057985,e" filled="f" strokecolor="#ff5400" strokeweight="1.5pt">
                <v:path arrowok="t"/>
                <w10:wrap anchorx="page" anchory="page"/>
              </v:shape>
            </w:pict>
          </mc:Fallback>
        </mc:AlternateContent>
      </w:r>
      <w:r>
        <w:t>challenges and engage distinct neurophysiological processes. MWL primarily increases activation within the executive-control network as cognitive demands intensify [2], whereas stress involves affective–autonomic responses [26] that can further</w:t>
      </w:r>
      <w:r>
        <w:rPr>
          <w:spacing w:val="-1"/>
        </w:rPr>
        <w:t xml:space="preserve"> </w:t>
      </w:r>
      <w:r>
        <w:t>recruit</w:t>
      </w:r>
      <w:r>
        <w:rPr>
          <w:spacing w:val="-1"/>
        </w:rPr>
        <w:t xml:space="preserve"> </w:t>
      </w:r>
      <w:r>
        <w:t>these</w:t>
      </w:r>
      <w:r>
        <w:rPr>
          <w:spacing w:val="-1"/>
        </w:rPr>
        <w:t xml:space="preserve"> </w:t>
      </w:r>
      <w:r>
        <w:t>networks</w:t>
      </w:r>
      <w:r>
        <w:rPr>
          <w:spacing w:val="-1"/>
        </w:rPr>
        <w:t xml:space="preserve"> </w:t>
      </w:r>
      <w:r>
        <w:t>under</w:t>
      </w:r>
      <w:r>
        <w:rPr>
          <w:spacing w:val="-1"/>
        </w:rPr>
        <w:t xml:space="preserve"> </w:t>
      </w:r>
      <w:r>
        <w:t>social</w:t>
      </w:r>
      <w:r>
        <w:rPr>
          <w:spacing w:val="-1"/>
        </w:rPr>
        <w:t xml:space="preserve"> </w:t>
      </w:r>
      <w:r>
        <w:t>evaluation</w:t>
      </w:r>
      <w:r>
        <w:rPr>
          <w:spacing w:val="-1"/>
        </w:rPr>
        <w:t xml:space="preserve"> </w:t>
      </w:r>
      <w:r>
        <w:t>or</w:t>
      </w:r>
      <w:r>
        <w:rPr>
          <w:spacing w:val="-1"/>
        </w:rPr>
        <w:t xml:space="preserve"> </w:t>
      </w:r>
      <w:r>
        <w:t>threat [27]. Understanding the shared and distinct physiological signatures of stress and MWL is crucial for informing the design of systems that can infer and respond appropriately to each state.</w:t>
      </w:r>
    </w:p>
    <w:p w14:paraId="4038D950" w14:textId="77777777" w:rsidR="005E5D1A" w:rsidRDefault="00000000">
      <w:pPr>
        <w:pStyle w:val="BodyText"/>
        <w:spacing w:line="249" w:lineRule="auto"/>
        <w:ind w:firstLine="199"/>
      </w:pPr>
      <w:r>
        <w:rPr>
          <w:noProof/>
        </w:rPr>
        <mc:AlternateContent>
          <mc:Choice Requires="wps">
            <w:drawing>
              <wp:anchor distT="0" distB="0" distL="0" distR="0" simplePos="0" relativeHeight="15730688" behindDoc="0" locked="0" layoutInCell="1" allowOverlap="1" wp14:anchorId="4038DBB4" wp14:editId="4038DBB5">
                <wp:simplePos x="0" y="0"/>
                <wp:positionH relativeFrom="page">
                  <wp:posOffset>1431457</wp:posOffset>
                </wp:positionH>
                <wp:positionV relativeFrom="paragraph">
                  <wp:posOffset>684689</wp:posOffset>
                </wp:positionV>
                <wp:extent cx="2200275" cy="14293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0275" cy="1429385"/>
                        </a:xfrm>
                        <a:custGeom>
                          <a:avLst/>
                          <a:gdLst/>
                          <a:ahLst/>
                          <a:cxnLst/>
                          <a:rect l="l" t="t" r="r" b="b"/>
                          <a:pathLst>
                            <a:path w="2200275" h="1429385">
                              <a:moveTo>
                                <a:pt x="33450" y="1320744"/>
                              </a:moveTo>
                              <a:lnTo>
                                <a:pt x="33029" y="1320849"/>
                              </a:lnTo>
                              <a:lnTo>
                                <a:pt x="32012" y="1321130"/>
                              </a:lnTo>
                              <a:lnTo>
                                <a:pt x="30928" y="1321375"/>
                              </a:lnTo>
                              <a:lnTo>
                                <a:pt x="29844" y="1321619"/>
                              </a:lnTo>
                              <a:lnTo>
                                <a:pt x="28386" y="1321835"/>
                              </a:lnTo>
                              <a:lnTo>
                                <a:pt x="26943" y="1322213"/>
                              </a:lnTo>
                              <a:lnTo>
                                <a:pt x="25501" y="1322591"/>
                              </a:lnTo>
                              <a:lnTo>
                                <a:pt x="23756" y="1323053"/>
                              </a:lnTo>
                              <a:lnTo>
                                <a:pt x="22274" y="1323644"/>
                              </a:lnTo>
                              <a:lnTo>
                                <a:pt x="20793" y="1324234"/>
                              </a:lnTo>
                              <a:lnTo>
                                <a:pt x="19411" y="1324845"/>
                              </a:lnTo>
                              <a:lnTo>
                                <a:pt x="18057" y="1325757"/>
                              </a:lnTo>
                              <a:lnTo>
                                <a:pt x="16703" y="1326669"/>
                              </a:lnTo>
                              <a:lnTo>
                                <a:pt x="15422" y="1327882"/>
                              </a:lnTo>
                              <a:lnTo>
                                <a:pt x="14152" y="1329114"/>
                              </a:lnTo>
                              <a:lnTo>
                                <a:pt x="12882" y="1330347"/>
                              </a:lnTo>
                              <a:lnTo>
                                <a:pt x="11554" y="1331549"/>
                              </a:lnTo>
                              <a:lnTo>
                                <a:pt x="10436" y="1333153"/>
                              </a:lnTo>
                              <a:lnTo>
                                <a:pt x="9319" y="1334756"/>
                              </a:lnTo>
                              <a:lnTo>
                                <a:pt x="8403" y="1336695"/>
                              </a:lnTo>
                              <a:lnTo>
                                <a:pt x="7447" y="1338736"/>
                              </a:lnTo>
                              <a:lnTo>
                                <a:pt x="6491" y="1340779"/>
                              </a:lnTo>
                              <a:lnTo>
                                <a:pt x="5517" y="1343071"/>
                              </a:lnTo>
                              <a:lnTo>
                                <a:pt x="4699" y="1345405"/>
                              </a:lnTo>
                              <a:lnTo>
                                <a:pt x="3880" y="1347739"/>
                              </a:lnTo>
                              <a:lnTo>
                                <a:pt x="3148" y="1350239"/>
                              </a:lnTo>
                              <a:lnTo>
                                <a:pt x="2538" y="1352743"/>
                              </a:lnTo>
                              <a:lnTo>
                                <a:pt x="1928" y="1355247"/>
                              </a:lnTo>
                              <a:lnTo>
                                <a:pt x="0" y="1370848"/>
                              </a:lnTo>
                              <a:lnTo>
                                <a:pt x="149" y="1373463"/>
                              </a:lnTo>
                              <a:lnTo>
                                <a:pt x="289" y="1376055"/>
                              </a:lnTo>
                              <a:lnTo>
                                <a:pt x="429" y="1378647"/>
                              </a:lnTo>
                              <a:lnTo>
                                <a:pt x="716" y="1381231"/>
                              </a:lnTo>
                              <a:lnTo>
                                <a:pt x="965" y="1383798"/>
                              </a:lnTo>
                              <a:lnTo>
                                <a:pt x="1214" y="1386363"/>
                              </a:lnTo>
                              <a:lnTo>
                                <a:pt x="1416" y="1389019"/>
                              </a:lnTo>
                              <a:lnTo>
                                <a:pt x="1782" y="1391450"/>
                              </a:lnTo>
                              <a:lnTo>
                                <a:pt x="4533" y="1402550"/>
                              </a:lnTo>
                              <a:lnTo>
                                <a:pt x="5216" y="1404419"/>
                              </a:lnTo>
                              <a:lnTo>
                                <a:pt x="5899" y="1406288"/>
                              </a:lnTo>
                              <a:lnTo>
                                <a:pt x="6533" y="1407987"/>
                              </a:lnTo>
                              <a:lnTo>
                                <a:pt x="7261" y="1409602"/>
                              </a:lnTo>
                              <a:lnTo>
                                <a:pt x="7989" y="1411217"/>
                              </a:lnTo>
                              <a:lnTo>
                                <a:pt x="14654" y="1419470"/>
                              </a:lnTo>
                              <a:lnTo>
                                <a:pt x="15966" y="1420419"/>
                              </a:lnTo>
                              <a:lnTo>
                                <a:pt x="17278" y="1421368"/>
                              </a:lnTo>
                              <a:lnTo>
                                <a:pt x="18728" y="1422368"/>
                              </a:lnTo>
                              <a:lnTo>
                                <a:pt x="20151" y="1423210"/>
                              </a:lnTo>
                              <a:lnTo>
                                <a:pt x="21574" y="1424052"/>
                              </a:lnTo>
                              <a:lnTo>
                                <a:pt x="29463" y="1427080"/>
                              </a:lnTo>
                              <a:lnTo>
                                <a:pt x="31235" y="1427517"/>
                              </a:lnTo>
                              <a:lnTo>
                                <a:pt x="41476" y="1428632"/>
                              </a:lnTo>
                              <a:lnTo>
                                <a:pt x="43673" y="1428757"/>
                              </a:lnTo>
                              <a:lnTo>
                                <a:pt x="45982" y="1428912"/>
                              </a:lnTo>
                              <a:lnTo>
                                <a:pt x="48323" y="1428844"/>
                              </a:lnTo>
                              <a:lnTo>
                                <a:pt x="50664" y="1428777"/>
                              </a:lnTo>
                              <a:lnTo>
                                <a:pt x="53087" y="1428484"/>
                              </a:lnTo>
                              <a:lnTo>
                                <a:pt x="55522" y="1428227"/>
                              </a:lnTo>
                              <a:lnTo>
                                <a:pt x="57958" y="1427969"/>
                              </a:lnTo>
                              <a:lnTo>
                                <a:pt x="60341" y="1427713"/>
                              </a:lnTo>
                              <a:lnTo>
                                <a:pt x="62935" y="1427299"/>
                              </a:lnTo>
                              <a:lnTo>
                                <a:pt x="65529" y="1426885"/>
                              </a:lnTo>
                              <a:lnTo>
                                <a:pt x="68329" y="1426270"/>
                              </a:lnTo>
                              <a:lnTo>
                                <a:pt x="71086" y="1425743"/>
                              </a:lnTo>
                              <a:lnTo>
                                <a:pt x="73844" y="1425217"/>
                              </a:lnTo>
                              <a:lnTo>
                                <a:pt x="76165" y="1424947"/>
                              </a:lnTo>
                              <a:lnTo>
                                <a:pt x="79482" y="1424138"/>
                              </a:lnTo>
                              <a:lnTo>
                                <a:pt x="82798" y="1423329"/>
                              </a:lnTo>
                              <a:lnTo>
                                <a:pt x="86797" y="1422228"/>
                              </a:lnTo>
                              <a:lnTo>
                                <a:pt x="90985" y="1420890"/>
                              </a:lnTo>
                              <a:lnTo>
                                <a:pt x="95173" y="1419552"/>
                              </a:lnTo>
                              <a:lnTo>
                                <a:pt x="99436" y="1418116"/>
                              </a:lnTo>
                              <a:lnTo>
                                <a:pt x="104609" y="1416111"/>
                              </a:lnTo>
                              <a:lnTo>
                                <a:pt x="109781" y="1414106"/>
                              </a:lnTo>
                              <a:lnTo>
                                <a:pt x="116079" y="1411487"/>
                              </a:lnTo>
                              <a:lnTo>
                                <a:pt x="122020" y="1408858"/>
                              </a:lnTo>
                              <a:lnTo>
                                <a:pt x="127962" y="1406229"/>
                              </a:lnTo>
                              <a:lnTo>
                                <a:pt x="162742" y="1388223"/>
                              </a:lnTo>
                              <a:lnTo>
                                <a:pt x="200357" y="1364915"/>
                              </a:lnTo>
                              <a:lnTo>
                                <a:pt x="233987" y="1342426"/>
                              </a:lnTo>
                              <a:lnTo>
                                <a:pt x="270576" y="1316443"/>
                              </a:lnTo>
                              <a:lnTo>
                                <a:pt x="303119" y="1292114"/>
                              </a:lnTo>
                              <a:lnTo>
                                <a:pt x="336988" y="1266060"/>
                              </a:lnTo>
                              <a:lnTo>
                                <a:pt x="375134" y="1236266"/>
                              </a:lnTo>
                              <a:lnTo>
                                <a:pt x="419312" y="1201324"/>
                              </a:lnTo>
                              <a:lnTo>
                                <a:pt x="452897" y="1174506"/>
                              </a:lnTo>
                              <a:lnTo>
                                <a:pt x="487237" y="1146996"/>
                              </a:lnTo>
                              <a:lnTo>
                                <a:pt x="522332" y="1118796"/>
                              </a:lnTo>
                              <a:lnTo>
                                <a:pt x="540663" y="1104069"/>
                              </a:lnTo>
                              <a:lnTo>
                                <a:pt x="559776" y="1088712"/>
                              </a:lnTo>
                              <a:lnTo>
                                <a:pt x="579519" y="1072845"/>
                              </a:lnTo>
                              <a:lnTo>
                                <a:pt x="599569" y="1056744"/>
                              </a:lnTo>
                              <a:lnTo>
                                <a:pt x="639657" y="1024650"/>
                              </a:lnTo>
                              <a:lnTo>
                                <a:pt x="680040" y="992430"/>
                              </a:lnTo>
                              <a:lnTo>
                                <a:pt x="719802" y="960837"/>
                              </a:lnTo>
                              <a:lnTo>
                                <a:pt x="758943" y="929870"/>
                              </a:lnTo>
                              <a:lnTo>
                                <a:pt x="797313" y="899800"/>
                              </a:lnTo>
                              <a:lnTo>
                                <a:pt x="834913" y="870626"/>
                              </a:lnTo>
                              <a:lnTo>
                                <a:pt x="871582" y="842317"/>
                              </a:lnTo>
                              <a:lnTo>
                                <a:pt x="907319" y="814872"/>
                              </a:lnTo>
                              <a:lnTo>
                                <a:pt x="942405" y="788330"/>
                              </a:lnTo>
                              <a:lnTo>
                                <a:pt x="976839" y="762691"/>
                              </a:lnTo>
                              <a:lnTo>
                                <a:pt x="1010858" y="737604"/>
                              </a:lnTo>
                              <a:lnTo>
                                <a:pt x="1044461" y="713070"/>
                              </a:lnTo>
                              <a:lnTo>
                                <a:pt x="1077852" y="689020"/>
                              </a:lnTo>
                              <a:lnTo>
                                <a:pt x="1111031" y="665455"/>
                              </a:lnTo>
                              <a:lnTo>
                                <a:pt x="1143933" y="642245"/>
                              </a:lnTo>
                              <a:lnTo>
                                <a:pt x="1176559" y="619389"/>
                              </a:lnTo>
                              <a:lnTo>
                                <a:pt x="1209111" y="596761"/>
                              </a:lnTo>
                              <a:lnTo>
                                <a:pt x="1241589" y="574361"/>
                              </a:lnTo>
                              <a:lnTo>
                                <a:pt x="1274278" y="552088"/>
                              </a:lnTo>
                              <a:lnTo>
                                <a:pt x="1307179" y="529942"/>
                              </a:lnTo>
                              <a:lnTo>
                                <a:pt x="1340414" y="507851"/>
                              </a:lnTo>
                              <a:lnTo>
                                <a:pt x="1373982" y="485814"/>
                              </a:lnTo>
                              <a:lnTo>
                                <a:pt x="1390758" y="474799"/>
                              </a:lnTo>
                              <a:lnTo>
                                <a:pt x="1407484" y="463771"/>
                              </a:lnTo>
                              <a:lnTo>
                                <a:pt x="1424194" y="452737"/>
                              </a:lnTo>
                              <a:lnTo>
                                <a:pt x="1440919" y="441722"/>
                              </a:lnTo>
                              <a:lnTo>
                                <a:pt x="1474505" y="419840"/>
                              </a:lnTo>
                              <a:lnTo>
                                <a:pt x="1508239" y="398125"/>
                              </a:lnTo>
                              <a:lnTo>
                                <a:pt x="1542175" y="376419"/>
                              </a:lnTo>
                              <a:lnTo>
                                <a:pt x="1576313" y="354720"/>
                              </a:lnTo>
                              <a:lnTo>
                                <a:pt x="1610660" y="333137"/>
                              </a:lnTo>
                              <a:lnTo>
                                <a:pt x="1645215" y="311668"/>
                              </a:lnTo>
                              <a:lnTo>
                                <a:pt x="1679745" y="290520"/>
                              </a:lnTo>
                              <a:lnTo>
                                <a:pt x="1714250" y="269693"/>
                              </a:lnTo>
                              <a:lnTo>
                                <a:pt x="1748833" y="249235"/>
                              </a:lnTo>
                              <a:lnTo>
                                <a:pt x="1783495" y="229147"/>
                              </a:lnTo>
                              <a:lnTo>
                                <a:pt x="1800798" y="219159"/>
                              </a:lnTo>
                              <a:lnTo>
                                <a:pt x="1818058" y="209187"/>
                              </a:lnTo>
                              <a:lnTo>
                                <a:pt x="1852521" y="189356"/>
                              </a:lnTo>
                              <a:lnTo>
                                <a:pt x="1886749" y="169847"/>
                              </a:lnTo>
                              <a:lnTo>
                                <a:pt x="1920742" y="150660"/>
                              </a:lnTo>
                              <a:lnTo>
                                <a:pt x="1957854" y="130136"/>
                              </a:lnTo>
                              <a:lnTo>
                                <a:pt x="1998087" y="108277"/>
                              </a:lnTo>
                              <a:lnTo>
                                <a:pt x="2042464" y="84332"/>
                              </a:lnTo>
                              <a:lnTo>
                                <a:pt x="2090986" y="58302"/>
                              </a:lnTo>
                              <a:lnTo>
                                <a:pt x="2138502" y="32892"/>
                              </a:lnTo>
                              <a:lnTo>
                                <a:pt x="2185012" y="8103"/>
                              </a:lnTo>
                              <a:lnTo>
                                <a:pt x="2200222" y="0"/>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3BDC2A57" id="Graphic 9" o:spid="_x0000_s1026" style="position:absolute;margin-left:112.7pt;margin-top:53.9pt;width:173.25pt;height:112.55pt;z-index:15730688;visibility:visible;mso-wrap-style:square;mso-wrap-distance-left:0;mso-wrap-distance-top:0;mso-wrap-distance-right:0;mso-wrap-distance-bottom:0;mso-position-horizontal:absolute;mso-position-horizontal-relative:page;mso-position-vertical:absolute;mso-position-vertical-relative:text;v-text-anchor:top" coordsize="2200275,1429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" path="m33450,1320744r-421,105l32012,1321130r-1084,245l29844,1321619r-1458,216l26943,1322213r-1442,378l23756,1323053r-1482,591l20793,1324234r-1382,611l18057,1325757r-1354,912l15422,1327882r-1270,1232l12882,1330347r-1328,1202l10436,1333153r-1117,1603l8403,1336695r-956,2041l6491,1340779r-974,2292l4699,1345405r-819,2334l3148,1350239r-610,2504l1928,1355247,,1370848r149,2615l289,1376055r140,2592l716,1381231r249,2567l1214,1386363r202,2656l1782,1391450r2751,11100l5216,1404419r683,1869l6533,1407987r728,1615l7989,1411217r6665,8253l15966,1420419r1312,949l18728,1422368r1423,842l21574,1424052r7889,3028l31235,1427517r10241,1115l43673,1428757r2309,155l48323,1428844r2341,-67l53087,1428484r2435,-257l57958,1427969r2383,-256l62935,1427299r2594,-414l68329,1426270r2757,-527l73844,1425217r2321,-270l79482,1424138r3316,-809l86797,1422228r4188,-1338l95173,1419552r4263,-1436l104609,1416111r5172,-2005l116079,1411487r5941,-2629l127962,1406229r34780,-18006l200357,1364915r33630,-22489l270576,1316443r32543,-24329l336988,1266060r38146,-29794l419312,1201324r33585,-26818l487237,1146996r35095,-28200l540663,1104069r19113,-15357l579519,1072845r20050,-16101l639657,1024650r40383,-32220l719802,960837r39141,-30967l797313,899800r37600,-29174l871582,842317r35737,-27445l942405,788330r34434,-25639l1010858,737604r33603,-24534l1077852,689020r33179,-23565l1143933,642245r32626,-22856l1209111,596761r32478,-22400l1274278,552088r32901,-22146l1340414,507851r33568,-22037l1390758,474799r16726,-11028l1424194,452737r16725,-11015l1474505,419840r33734,-21715l1542175,376419r34138,-21699l1610660,333137r34555,-21469l1679745,290520r34505,-20827l1748833,249235r34662,-20088l1800798,219159r17260,-9972l1852521,189356r34228,-19509l1920742,150660r37112,-20524l1998087,108277r44377,-23945l2090986,58302r47516,-25410l2185012,8103,2200222,e" filled="f" strokecolor="#ff5400" strokeweight="1.5pt">
                <v:path arrowok="t"/>
                <w10:wrap anchorx="page"/>
              </v:shape>
            </w:pict>
          </mc:Fallback>
        </mc:AlternateContent>
      </w:r>
      <w:r>
        <w:t>Most of the prior research on the physiological discrim-inability of stress and MWL has relied on conventional computer-based laboratory paradigms that simulate stress or MWL through onscreen tasks [20]–[22], [28]–[32]. Within these paradigms, stress was typically induced through tightly controlled</w:t>
      </w:r>
      <w:r>
        <w:rPr>
          <w:spacing w:val="47"/>
        </w:rPr>
        <w:t xml:space="preserve"> </w:t>
      </w:r>
      <w:r>
        <w:t>manipulations,</w:t>
      </w:r>
      <w:r>
        <w:rPr>
          <w:spacing w:val="47"/>
        </w:rPr>
        <w:t xml:space="preserve"> </w:t>
      </w:r>
      <w:r>
        <w:t>such</w:t>
      </w:r>
      <w:r>
        <w:rPr>
          <w:spacing w:val="47"/>
        </w:rPr>
        <w:t xml:space="preserve"> </w:t>
      </w:r>
      <w:r>
        <w:t>as</w:t>
      </w:r>
      <w:r>
        <w:rPr>
          <w:spacing w:val="47"/>
        </w:rPr>
        <w:t xml:space="preserve"> </w:t>
      </w:r>
      <w:r>
        <w:t>aversive</w:t>
      </w:r>
      <w:r>
        <w:rPr>
          <w:spacing w:val="47"/>
        </w:rPr>
        <w:t xml:space="preserve"> </w:t>
      </w:r>
      <w:r>
        <w:t>auditory</w:t>
      </w:r>
      <w:r>
        <w:rPr>
          <w:spacing w:val="47"/>
        </w:rPr>
        <w:t xml:space="preserve"> </w:t>
      </w:r>
      <w:r>
        <w:rPr>
          <w:spacing w:val="-2"/>
        </w:rPr>
        <w:t>stimuli</w:t>
      </w:r>
    </w:p>
    <w:p w14:paraId="4038D951" w14:textId="77777777" w:rsidR="005E5D1A" w:rsidRDefault="00000000">
      <w:pPr>
        <w:pStyle w:val="BodyText"/>
        <w:spacing w:line="249" w:lineRule="auto"/>
      </w:pPr>
      <w:r>
        <w:t>[20] or anticipated public speaking [21], [22], which, while effective for eliciting acute stress under controlled conditions, offer limited generalisation to more ecologically valid con-texts.</w:t>
      </w:r>
      <w:r>
        <w:rPr>
          <w:spacing w:val="-7"/>
        </w:rPr>
        <w:t xml:space="preserve"> </w:t>
      </w:r>
      <w:r>
        <w:t>In</w:t>
      </w:r>
      <w:r>
        <w:rPr>
          <w:spacing w:val="-7"/>
        </w:rPr>
        <w:t xml:space="preserve"> </w:t>
      </w:r>
      <w:r>
        <w:t>addition,</w:t>
      </w:r>
      <w:r>
        <w:rPr>
          <w:spacing w:val="-7"/>
        </w:rPr>
        <w:t xml:space="preserve"> </w:t>
      </w:r>
      <w:r>
        <w:t>many</w:t>
      </w:r>
      <w:r>
        <w:rPr>
          <w:spacing w:val="-7"/>
        </w:rPr>
        <w:t xml:space="preserve"> </w:t>
      </w:r>
      <w:r>
        <w:t>investigations</w:t>
      </w:r>
      <w:r>
        <w:rPr>
          <w:spacing w:val="-7"/>
        </w:rPr>
        <w:t xml:space="preserve"> </w:t>
      </w:r>
      <w:r>
        <w:t>have</w:t>
      </w:r>
      <w:r>
        <w:rPr>
          <w:spacing w:val="-7"/>
        </w:rPr>
        <w:t xml:space="preserve"> </w:t>
      </w:r>
      <w:r>
        <w:t>drawn</w:t>
      </w:r>
      <w:r>
        <w:rPr>
          <w:spacing w:val="-7"/>
        </w:rPr>
        <w:t xml:space="preserve"> </w:t>
      </w:r>
      <w:r>
        <w:t>on</w:t>
      </w:r>
      <w:r>
        <w:rPr>
          <w:spacing w:val="-7"/>
        </w:rPr>
        <w:t xml:space="preserve"> </w:t>
      </w:r>
      <w:r>
        <w:t>a</w:t>
      </w:r>
      <w:r>
        <w:rPr>
          <w:spacing w:val="-7"/>
        </w:rPr>
        <w:t xml:space="preserve"> </w:t>
      </w:r>
      <w:r>
        <w:t>narrow range of physiological measures, often a single modality [21], [22],</w:t>
      </w:r>
      <w:r>
        <w:rPr>
          <w:spacing w:val="-9"/>
        </w:rPr>
        <w:t xml:space="preserve"> </w:t>
      </w:r>
      <w:r>
        <w:t>[28],</w:t>
      </w:r>
      <w:r>
        <w:rPr>
          <w:spacing w:val="-9"/>
        </w:rPr>
        <w:t xml:space="preserve"> </w:t>
      </w:r>
      <w:r>
        <w:t>[30],</w:t>
      </w:r>
      <w:r>
        <w:rPr>
          <w:spacing w:val="-9"/>
        </w:rPr>
        <w:t xml:space="preserve"> </w:t>
      </w:r>
      <w:r>
        <w:t>[33]</w:t>
      </w:r>
      <w:r>
        <w:rPr>
          <w:spacing w:val="-9"/>
        </w:rPr>
        <w:t xml:space="preserve"> </w:t>
      </w:r>
      <w:r>
        <w:t>or</w:t>
      </w:r>
      <w:r>
        <w:rPr>
          <w:spacing w:val="-9"/>
        </w:rPr>
        <w:t xml:space="preserve"> </w:t>
      </w:r>
      <w:r>
        <w:t>sparse</w:t>
      </w:r>
      <w:r>
        <w:rPr>
          <w:spacing w:val="-9"/>
        </w:rPr>
        <w:t xml:space="preserve"> </w:t>
      </w:r>
      <w:r>
        <w:t>sensor</w:t>
      </w:r>
      <w:r>
        <w:rPr>
          <w:spacing w:val="-9"/>
        </w:rPr>
        <w:t xml:space="preserve"> </w:t>
      </w:r>
      <w:r>
        <w:t>arrays</w:t>
      </w:r>
      <w:r>
        <w:rPr>
          <w:spacing w:val="-9"/>
        </w:rPr>
        <w:t xml:space="preserve"> </w:t>
      </w:r>
      <w:r>
        <w:t>[20],</w:t>
      </w:r>
      <w:r>
        <w:rPr>
          <w:spacing w:val="-9"/>
        </w:rPr>
        <w:t xml:space="preserve"> </w:t>
      </w:r>
      <w:r>
        <w:t>[30],</w:t>
      </w:r>
      <w:r>
        <w:rPr>
          <w:spacing w:val="-9"/>
        </w:rPr>
        <w:t xml:space="preserve"> </w:t>
      </w:r>
      <w:r>
        <w:t xml:space="preserve">yielding a limited account of the neural and autonomic processes </w:t>
      </w:r>
      <w:r>
        <w:rPr>
          <w:spacing w:val="-2"/>
        </w:rPr>
        <w:t>involved.</w:t>
      </w:r>
    </w:p>
    <w:p w14:paraId="05248D95" w14:textId="77777777" w:rsidR="00D61352" w:rsidRPr="00F44DA6" w:rsidRDefault="00D61352" w:rsidP="00D61352">
      <w:pPr>
        <w:widowControl/>
        <w:autoSpaceDE/>
        <w:autoSpaceDN/>
        <w:spacing w:before="100" w:beforeAutospacing="1" w:after="100" w:afterAutospacing="1"/>
        <w:rPr>
          <w:ins w:id="5" w:author="Coyle, Damien" w:date="2026-01-09T16:05:00Z" w16du:dateUtc="2026-01-09T16:05:00Z"/>
          <w:sz w:val="24"/>
          <w:szCs w:val="24"/>
          <w:lang w:val="en-GB" w:eastAsia="en-GB"/>
        </w:rPr>
      </w:pPr>
      <w:ins w:id="6" w:author="Coyle, Damien" w:date="2026-01-09T16:05:00Z" w16du:dateUtc="2026-01-09T16:05:00Z">
        <w:r w:rsidRPr="00F44DA6">
          <w:rPr>
            <w:sz w:val="24"/>
            <w:szCs w:val="24"/>
            <w:lang w:val="en-GB" w:eastAsia="en-GB"/>
          </w:rPr>
          <w:t xml:space="preserve">We introduce an </w:t>
        </w:r>
        <w:r w:rsidRPr="00F44DA6">
          <w:rPr>
            <w:sz w:val="24"/>
            <w:szCs w:val="24"/>
            <w:lang w:val="en-GB" w:eastAsia="en-GB"/>
            <w:rPrChange w:id="7" w:author="Coyle, Damien" w:date="2026-01-09T16:07:00Z" w16du:dateUtc="2026-01-09T16:07:00Z">
              <w:rPr>
                <w:b/>
                <w:bCs/>
                <w:sz w:val="24"/>
                <w:szCs w:val="24"/>
                <w:lang w:val="en-GB" w:eastAsia="en-GB"/>
              </w:rPr>
            </w:rPrChange>
          </w:rPr>
          <w:t>interpretable multimodal framework</w:t>
        </w:r>
        <w:r w:rsidRPr="00F44DA6">
          <w:rPr>
            <w:sz w:val="24"/>
            <w:szCs w:val="24"/>
            <w:lang w:val="en-GB" w:eastAsia="en-GB"/>
          </w:rPr>
          <w:t xml:space="preserve"> based on a virtual reality adaptation of the Trier Social Stress Test (VR-TSST) to investigate how overlapping yet discriminable neural and autonomic responses to stress and mental workload (MWL) contribute to affective state inference. The framework is structured around three complementary components and was evaluated in a study involving </w:t>
        </w:r>
        <w:r w:rsidRPr="00F44DA6">
          <w:rPr>
            <w:sz w:val="24"/>
            <w:szCs w:val="24"/>
            <w:lang w:val="en-GB" w:eastAsia="en-GB"/>
            <w:rPrChange w:id="8" w:author="Coyle, Damien" w:date="2026-01-09T16:07:00Z" w16du:dateUtc="2026-01-09T16:07:00Z">
              <w:rPr>
                <w:b/>
                <w:bCs/>
                <w:sz w:val="24"/>
                <w:szCs w:val="24"/>
                <w:lang w:val="en-GB" w:eastAsia="en-GB"/>
              </w:rPr>
            </w:rPrChange>
          </w:rPr>
          <w:t>44 participants</w:t>
        </w:r>
        <w:r w:rsidRPr="00F44DA6">
          <w:rPr>
            <w:sz w:val="24"/>
            <w:szCs w:val="24"/>
            <w:lang w:val="en-GB" w:eastAsia="en-GB"/>
          </w:rPr>
          <w:t>.</w:t>
        </w:r>
      </w:ins>
    </w:p>
    <w:p w14:paraId="66583EBB" w14:textId="77777777" w:rsidR="00D61352" w:rsidRPr="00F44DA6" w:rsidRDefault="00D61352" w:rsidP="00D61352">
      <w:pPr>
        <w:widowControl/>
        <w:autoSpaceDE/>
        <w:autoSpaceDN/>
        <w:spacing w:before="100" w:beforeAutospacing="1" w:after="100" w:afterAutospacing="1"/>
        <w:rPr>
          <w:ins w:id="9" w:author="Coyle, Damien" w:date="2026-01-09T16:05:00Z" w16du:dateUtc="2026-01-09T16:05:00Z"/>
          <w:sz w:val="24"/>
          <w:szCs w:val="24"/>
          <w:lang w:val="en-GB" w:eastAsia="en-GB"/>
        </w:rPr>
      </w:pPr>
      <w:ins w:id="10" w:author="Coyle, Damien" w:date="2026-01-09T16:05:00Z" w16du:dateUtc="2026-01-09T16:05:00Z">
        <w:r w:rsidRPr="00F44DA6">
          <w:rPr>
            <w:sz w:val="24"/>
            <w:szCs w:val="24"/>
            <w:lang w:val="en-GB" w:eastAsia="en-GB"/>
          </w:rPr>
          <w:t xml:space="preserve">First, it employs a </w:t>
        </w:r>
        <w:r w:rsidRPr="00F44DA6">
          <w:rPr>
            <w:sz w:val="24"/>
            <w:szCs w:val="24"/>
            <w:lang w:val="en-GB" w:eastAsia="en-GB"/>
            <w:rPrChange w:id="11" w:author="Coyle, Damien" w:date="2026-01-09T16:07:00Z" w16du:dateUtc="2026-01-09T16:07:00Z">
              <w:rPr>
                <w:b/>
                <w:bCs/>
                <w:sz w:val="24"/>
                <w:szCs w:val="24"/>
                <w:lang w:val="en-GB" w:eastAsia="en-GB"/>
              </w:rPr>
            </w:rPrChange>
          </w:rPr>
          <w:t>2×2 factorial design</w:t>
        </w:r>
        <w:r w:rsidRPr="00F44DA6">
          <w:rPr>
            <w:sz w:val="24"/>
            <w:szCs w:val="24"/>
            <w:lang w:val="en-GB" w:eastAsia="en-GB"/>
          </w:rPr>
          <w:t xml:space="preserve"> that independently manipulates stress (high/low) and MWL (high/low) within matched sensory and task conditions, balancing ecological validity with experimental control. Second, it integrates </w:t>
        </w:r>
        <w:r w:rsidRPr="00F44DA6">
          <w:rPr>
            <w:sz w:val="24"/>
            <w:szCs w:val="24"/>
            <w:lang w:val="en-GB" w:eastAsia="en-GB"/>
            <w:rPrChange w:id="12" w:author="Coyle, Damien" w:date="2026-01-09T16:07:00Z" w16du:dateUtc="2026-01-09T16:07:00Z">
              <w:rPr>
                <w:b/>
                <w:bCs/>
                <w:sz w:val="24"/>
                <w:szCs w:val="24"/>
                <w:lang w:val="en-GB" w:eastAsia="en-GB"/>
              </w:rPr>
            </w:rPrChange>
          </w:rPr>
          <w:t>multimodal physiological sensing</w:t>
        </w:r>
        <w:r w:rsidRPr="00F44DA6">
          <w:rPr>
            <w:sz w:val="24"/>
            <w:szCs w:val="24"/>
            <w:lang w:val="en-GB" w:eastAsia="en-GB"/>
          </w:rPr>
          <w:t xml:space="preserve">—neurological (EEG), autonomic (heart rate and heart-rate variability, electrodermal activity), and oculometric (pupillometry)—within a unified analytic pipeline, enabling systematic comparison of neural and peripheral indicators of affective state discriminability. Third, it combines </w:t>
        </w:r>
        <w:r w:rsidRPr="00F44DA6">
          <w:rPr>
            <w:sz w:val="24"/>
            <w:szCs w:val="24"/>
            <w:lang w:val="en-GB" w:eastAsia="en-GB"/>
            <w:rPrChange w:id="13" w:author="Coyle, Damien" w:date="2026-01-09T16:07:00Z" w16du:dateUtc="2026-01-09T16:07:00Z">
              <w:rPr>
                <w:b/>
                <w:bCs/>
                <w:sz w:val="24"/>
                <w:szCs w:val="24"/>
                <w:lang w:val="en-GB" w:eastAsia="en-GB"/>
              </w:rPr>
            </w:rPrChange>
          </w:rPr>
          <w:t>machine-learning–based inference</w:t>
        </w:r>
        <w:r w:rsidRPr="00F44DA6">
          <w:rPr>
            <w:sz w:val="24"/>
            <w:szCs w:val="24"/>
            <w:lang w:val="en-GB" w:eastAsia="en-GB"/>
          </w:rPr>
          <w:t xml:space="preserve"> with rigorous statistical analyses to quantify the extent to which stress- and workload-related physiological signatures can be reliably distinguished </w:t>
        </w:r>
        <w:r w:rsidRPr="00F44DA6">
          <w:rPr>
            <w:sz w:val="24"/>
            <w:szCs w:val="24"/>
            <w:lang w:val="en-GB" w:eastAsia="en-GB"/>
            <w:rPrChange w:id="14" w:author="Coyle, Damien" w:date="2026-01-09T16:07:00Z" w16du:dateUtc="2026-01-09T16:07:00Z">
              <w:rPr>
                <w:b/>
                <w:bCs/>
                <w:sz w:val="24"/>
                <w:szCs w:val="24"/>
                <w:lang w:val="en-GB" w:eastAsia="en-GB"/>
              </w:rPr>
            </w:rPrChange>
          </w:rPr>
          <w:t>across individuals</w:t>
        </w:r>
        <w:r w:rsidRPr="00F44DA6">
          <w:rPr>
            <w:sz w:val="24"/>
            <w:szCs w:val="24"/>
            <w:lang w:val="en-GB" w:eastAsia="en-GB"/>
          </w:rPr>
          <w:t>.</w:t>
        </w:r>
      </w:ins>
    </w:p>
    <w:p w14:paraId="626B6F36" w14:textId="77777777" w:rsidR="00D61352" w:rsidRPr="00F44DA6" w:rsidRDefault="00D61352" w:rsidP="00D61352">
      <w:pPr>
        <w:widowControl/>
        <w:autoSpaceDE/>
        <w:autoSpaceDN/>
        <w:spacing w:before="100" w:beforeAutospacing="1" w:after="100" w:afterAutospacing="1"/>
        <w:rPr>
          <w:ins w:id="15" w:author="Coyle, Damien" w:date="2026-01-09T16:05:00Z" w16du:dateUtc="2026-01-09T16:05:00Z"/>
          <w:sz w:val="24"/>
          <w:szCs w:val="24"/>
          <w:lang w:val="en-GB" w:eastAsia="en-GB"/>
        </w:rPr>
      </w:pPr>
      <w:ins w:id="16" w:author="Coyle, Damien" w:date="2026-01-09T16:05:00Z" w16du:dateUtc="2026-01-09T16:05:00Z">
        <w:r w:rsidRPr="00F44DA6">
          <w:rPr>
            <w:sz w:val="24"/>
            <w:szCs w:val="24"/>
            <w:lang w:val="en-GB" w:eastAsia="en-GB"/>
          </w:rPr>
          <w:t xml:space="preserve">Together, these elements provide a </w:t>
        </w:r>
        <w:r w:rsidRPr="00F44DA6">
          <w:rPr>
            <w:sz w:val="24"/>
            <w:szCs w:val="24"/>
            <w:lang w:val="en-GB" w:eastAsia="en-GB"/>
            <w:rPrChange w:id="17" w:author="Coyle, Damien" w:date="2026-01-09T16:07:00Z" w16du:dateUtc="2026-01-09T16:07:00Z">
              <w:rPr>
                <w:b/>
                <w:bCs/>
                <w:sz w:val="24"/>
                <w:szCs w:val="24"/>
                <w:lang w:val="en-GB" w:eastAsia="en-GB"/>
              </w:rPr>
            </w:rPrChange>
          </w:rPr>
          <w:t>principled and interpretable foundation</w:t>
        </w:r>
        <w:r w:rsidRPr="00F44DA6">
          <w:rPr>
            <w:sz w:val="24"/>
            <w:szCs w:val="24"/>
            <w:lang w:val="en-GB" w:eastAsia="en-GB"/>
          </w:rPr>
          <w:t xml:space="preserve"> for examining co-occurring affective and cognitive states and for informing the design of robust physiological affect-computing systems.</w:t>
        </w:r>
      </w:ins>
    </w:p>
    <w:p w14:paraId="79ACC18E" w14:textId="77777777" w:rsidR="00D61352" w:rsidRPr="00F44DA6" w:rsidRDefault="00D61352" w:rsidP="00D61352">
      <w:pPr>
        <w:widowControl/>
        <w:autoSpaceDE/>
        <w:autoSpaceDN/>
        <w:spacing w:before="100" w:beforeAutospacing="1" w:after="100" w:afterAutospacing="1"/>
        <w:rPr>
          <w:ins w:id="18" w:author="Coyle, Damien" w:date="2026-01-09T16:05:00Z" w16du:dateUtc="2026-01-09T16:05:00Z"/>
          <w:sz w:val="24"/>
          <w:szCs w:val="24"/>
          <w:lang w:val="en-GB" w:eastAsia="en-GB"/>
        </w:rPr>
      </w:pPr>
      <w:commentRangeStart w:id="19"/>
      <w:ins w:id="20" w:author="Coyle, Damien" w:date="2026-01-09T16:05:00Z" w16du:dateUtc="2026-01-09T16:05:00Z">
        <w:r w:rsidRPr="00F44DA6">
          <w:rPr>
            <w:sz w:val="24"/>
            <w:szCs w:val="24"/>
            <w:lang w:val="en-GB" w:eastAsia="en-GB"/>
          </w:rPr>
          <w:t>The main contributions of this work are as follows:</w:t>
        </w:r>
      </w:ins>
      <w:commentRangeEnd w:id="19"/>
      <w:ins w:id="21" w:author="Coyle, Damien" w:date="2026-01-09T16:08:00Z" w16du:dateUtc="2026-01-09T16:08:00Z">
        <w:r w:rsidR="00BF303D">
          <w:rPr>
            <w:rStyle w:val="CommentReference"/>
          </w:rPr>
          <w:commentReference w:id="19"/>
        </w:r>
      </w:ins>
    </w:p>
    <w:p w14:paraId="738A6203" w14:textId="77777777" w:rsidR="00D61352" w:rsidRPr="00F44DA6" w:rsidRDefault="00D61352" w:rsidP="00D61352">
      <w:pPr>
        <w:widowControl/>
        <w:numPr>
          <w:ilvl w:val="0"/>
          <w:numId w:val="10"/>
        </w:numPr>
        <w:autoSpaceDE/>
        <w:autoSpaceDN/>
        <w:spacing w:before="100" w:beforeAutospacing="1" w:after="100" w:afterAutospacing="1"/>
        <w:rPr>
          <w:ins w:id="22" w:author="Coyle, Damien" w:date="2026-01-09T16:05:00Z" w16du:dateUtc="2026-01-09T16:05:00Z"/>
          <w:sz w:val="24"/>
          <w:szCs w:val="24"/>
          <w:lang w:val="en-GB" w:eastAsia="en-GB"/>
        </w:rPr>
      </w:pPr>
      <w:ins w:id="23" w:author="Coyle, Damien" w:date="2026-01-09T16:05:00Z" w16du:dateUtc="2026-01-09T16:05:00Z">
        <w:r w:rsidRPr="00F44DA6">
          <w:rPr>
            <w:sz w:val="24"/>
            <w:szCs w:val="24"/>
            <w:lang w:val="en-GB" w:eastAsia="en-GB"/>
            <w:rPrChange w:id="24" w:author="Coyle, Damien" w:date="2026-01-09T16:07:00Z" w16du:dateUtc="2026-01-09T16:07:00Z">
              <w:rPr>
                <w:b/>
                <w:bCs/>
                <w:sz w:val="24"/>
                <w:szCs w:val="24"/>
                <w:lang w:val="en-GB" w:eastAsia="en-GB"/>
              </w:rPr>
            </w:rPrChange>
          </w:rPr>
          <w:t>Empirical dissociation of stress and mental workload under ecologically valid conditions</w:t>
        </w:r>
        <w:r w:rsidRPr="00F44DA6">
          <w:rPr>
            <w:sz w:val="24"/>
            <w:szCs w:val="24"/>
            <w:lang w:val="en-GB" w:eastAsia="en-GB"/>
          </w:rPr>
          <w:br/>
          <w:t xml:space="preserve">Using data from </w:t>
        </w:r>
        <w:r w:rsidRPr="00F44DA6">
          <w:rPr>
            <w:sz w:val="24"/>
            <w:szCs w:val="24"/>
            <w:lang w:val="en-GB" w:eastAsia="en-GB"/>
            <w:rPrChange w:id="25" w:author="Coyle, Damien" w:date="2026-01-09T16:07:00Z" w16du:dateUtc="2026-01-09T16:07:00Z">
              <w:rPr>
                <w:b/>
                <w:bCs/>
                <w:sz w:val="24"/>
                <w:szCs w:val="24"/>
                <w:lang w:val="en-GB" w:eastAsia="en-GB"/>
              </w:rPr>
            </w:rPrChange>
          </w:rPr>
          <w:t>44 participants</w:t>
        </w:r>
        <w:r w:rsidRPr="00F44DA6">
          <w:rPr>
            <w:sz w:val="24"/>
            <w:szCs w:val="24"/>
            <w:lang w:val="en-GB" w:eastAsia="en-GB"/>
          </w:rPr>
          <w:t>, we demonstrate that stress and MWL evoke partially overlapping yet systematically dissociable physiological responses when manipulated independently within a realistic VR task, clarifying a long-standing source of confounding in affective computing.</w:t>
        </w:r>
      </w:ins>
    </w:p>
    <w:p w14:paraId="1EDF0FFE" w14:textId="77777777" w:rsidR="00D61352" w:rsidRPr="00F44DA6" w:rsidRDefault="00D61352" w:rsidP="00D61352">
      <w:pPr>
        <w:widowControl/>
        <w:numPr>
          <w:ilvl w:val="0"/>
          <w:numId w:val="10"/>
        </w:numPr>
        <w:autoSpaceDE/>
        <w:autoSpaceDN/>
        <w:spacing w:before="100" w:beforeAutospacing="1" w:after="100" w:afterAutospacing="1"/>
        <w:rPr>
          <w:ins w:id="26" w:author="Coyle, Damien" w:date="2026-01-09T16:05:00Z" w16du:dateUtc="2026-01-09T16:05:00Z"/>
          <w:sz w:val="24"/>
          <w:szCs w:val="24"/>
          <w:lang w:val="en-GB" w:eastAsia="en-GB"/>
        </w:rPr>
      </w:pPr>
      <w:ins w:id="27" w:author="Coyle, Damien" w:date="2026-01-09T16:05:00Z" w16du:dateUtc="2026-01-09T16:05:00Z">
        <w:r w:rsidRPr="00F44DA6">
          <w:rPr>
            <w:sz w:val="24"/>
            <w:szCs w:val="24"/>
            <w:lang w:val="en-GB" w:eastAsia="en-GB"/>
            <w:rPrChange w:id="28" w:author="Coyle, Damien" w:date="2026-01-09T16:07:00Z" w16du:dateUtc="2026-01-09T16:07:00Z">
              <w:rPr>
                <w:b/>
                <w:bCs/>
                <w:sz w:val="24"/>
                <w:szCs w:val="24"/>
                <w:lang w:val="en-GB" w:eastAsia="en-GB"/>
              </w:rPr>
            </w:rPrChange>
          </w:rPr>
          <w:t>Identification of complementary and modality-specific physiological markers</w:t>
        </w:r>
        <w:r w:rsidRPr="00F44DA6">
          <w:rPr>
            <w:sz w:val="24"/>
            <w:szCs w:val="24"/>
            <w:lang w:val="en-GB" w:eastAsia="en-GB"/>
          </w:rPr>
          <w:br/>
          <w:t>We show that neural, autonomic, and oculometric signals contribute differently to the discrimination of stress and MWL, providing evidence that reliable affect inference in complex tasks requires multimodal integration rather than reliance on any single modality.</w:t>
        </w:r>
      </w:ins>
    </w:p>
    <w:p w14:paraId="6E754356" w14:textId="77777777" w:rsidR="00D61352" w:rsidRPr="00F44DA6" w:rsidRDefault="00D61352" w:rsidP="00D61352">
      <w:pPr>
        <w:widowControl/>
        <w:numPr>
          <w:ilvl w:val="0"/>
          <w:numId w:val="10"/>
        </w:numPr>
        <w:autoSpaceDE/>
        <w:autoSpaceDN/>
        <w:spacing w:before="100" w:beforeAutospacing="1" w:after="100" w:afterAutospacing="1"/>
        <w:rPr>
          <w:ins w:id="29" w:author="Coyle, Damien" w:date="2026-01-09T16:05:00Z" w16du:dateUtc="2026-01-09T16:05:00Z"/>
          <w:sz w:val="24"/>
          <w:szCs w:val="24"/>
          <w:lang w:val="en-GB" w:eastAsia="en-GB"/>
        </w:rPr>
      </w:pPr>
      <w:ins w:id="30" w:author="Coyle, Damien" w:date="2026-01-09T16:05:00Z" w16du:dateUtc="2026-01-09T16:05:00Z">
        <w:r w:rsidRPr="00F44DA6">
          <w:rPr>
            <w:sz w:val="24"/>
            <w:szCs w:val="24"/>
            <w:lang w:val="en-GB" w:eastAsia="en-GB"/>
            <w:rPrChange w:id="31" w:author="Coyle, Damien" w:date="2026-01-09T16:07:00Z" w16du:dateUtc="2026-01-09T16:07:00Z">
              <w:rPr>
                <w:b/>
                <w:bCs/>
                <w:sz w:val="24"/>
                <w:szCs w:val="24"/>
                <w:lang w:val="en-GB" w:eastAsia="en-GB"/>
              </w:rPr>
            </w:rPrChange>
          </w:rPr>
          <w:t>Quantification of the limits of subject-independent affect inference</w:t>
        </w:r>
        <w:r w:rsidRPr="00F44DA6">
          <w:rPr>
            <w:sz w:val="24"/>
            <w:szCs w:val="24"/>
            <w:lang w:val="en-GB" w:eastAsia="en-GB"/>
          </w:rPr>
          <w:br/>
          <w:t xml:space="preserve">Through subject-independent classification across </w:t>
        </w:r>
        <w:r w:rsidRPr="00F44DA6">
          <w:rPr>
            <w:sz w:val="24"/>
            <w:szCs w:val="24"/>
            <w:lang w:val="en-GB" w:eastAsia="en-GB"/>
            <w:rPrChange w:id="32" w:author="Coyle, Damien" w:date="2026-01-09T16:07:00Z" w16du:dateUtc="2026-01-09T16:07:00Z">
              <w:rPr>
                <w:b/>
                <w:bCs/>
                <w:sz w:val="24"/>
                <w:szCs w:val="24"/>
                <w:lang w:val="en-GB" w:eastAsia="en-GB"/>
              </w:rPr>
            </w:rPrChange>
          </w:rPr>
          <w:t>44 individuals</w:t>
        </w:r>
        <w:r w:rsidRPr="00F44DA6">
          <w:rPr>
            <w:sz w:val="24"/>
            <w:szCs w:val="24"/>
            <w:lang w:val="en-GB" w:eastAsia="en-GB"/>
          </w:rPr>
          <w:t>, we establish both achievable performance and systematic failure modes for stress and workload discrimination, highlighting where generalisation remains challenging in real-world affective-computing scenarios.</w:t>
        </w:r>
      </w:ins>
    </w:p>
    <w:p w14:paraId="23A51FB2" w14:textId="77777777" w:rsidR="00D61352" w:rsidRPr="00F44DA6" w:rsidRDefault="00D61352" w:rsidP="00D61352">
      <w:pPr>
        <w:widowControl/>
        <w:numPr>
          <w:ilvl w:val="0"/>
          <w:numId w:val="10"/>
        </w:numPr>
        <w:autoSpaceDE/>
        <w:autoSpaceDN/>
        <w:spacing w:before="100" w:beforeAutospacing="1" w:after="100" w:afterAutospacing="1"/>
        <w:rPr>
          <w:ins w:id="33" w:author="Coyle, Damien" w:date="2026-01-09T16:05:00Z" w16du:dateUtc="2026-01-09T16:05:00Z"/>
          <w:sz w:val="24"/>
          <w:szCs w:val="24"/>
          <w:lang w:val="en-GB" w:eastAsia="en-GB"/>
        </w:rPr>
      </w:pPr>
      <w:ins w:id="34" w:author="Coyle, Damien" w:date="2026-01-09T16:05:00Z" w16du:dateUtc="2026-01-09T16:05:00Z">
        <w:r w:rsidRPr="00F44DA6">
          <w:rPr>
            <w:sz w:val="24"/>
            <w:szCs w:val="24"/>
            <w:lang w:val="en-GB" w:eastAsia="en-GB"/>
            <w:rPrChange w:id="35" w:author="Coyle, Damien" w:date="2026-01-09T16:07:00Z" w16du:dateUtc="2026-01-09T16:07:00Z">
              <w:rPr>
                <w:b/>
                <w:bCs/>
                <w:sz w:val="24"/>
                <w:szCs w:val="24"/>
                <w:lang w:val="en-GB" w:eastAsia="en-GB"/>
              </w:rPr>
            </w:rPrChange>
          </w:rPr>
          <w:t>Actionable design guidance for affective-computing systems</w:t>
        </w:r>
        <w:r w:rsidRPr="00F44DA6">
          <w:rPr>
            <w:sz w:val="24"/>
            <w:szCs w:val="24"/>
            <w:lang w:val="en-GB" w:eastAsia="en-GB"/>
          </w:rPr>
          <w:br/>
          <w:t>Based on these findings, we derive practical recommendations for sensor selection, feature interpretation, and evaluation strategies aimed at improving robustness and interpretability in deployed affective-computing applications.</w:t>
        </w:r>
      </w:ins>
    </w:p>
    <w:p w14:paraId="4038D952" w14:textId="72396245" w:rsidR="005E5D1A" w:rsidDel="00F644B2" w:rsidRDefault="00000000">
      <w:pPr>
        <w:pStyle w:val="BodyText"/>
        <w:spacing w:line="249" w:lineRule="auto"/>
        <w:ind w:firstLine="199"/>
        <w:rPr>
          <w:del w:id="36" w:author="Coyle, Damien" w:date="2026-01-09T16:02:00Z" w16du:dateUtc="2026-01-09T16:02:00Z"/>
        </w:rPr>
      </w:pPr>
      <w:del w:id="37" w:author="Coyle, Damien" w:date="2026-01-09T16:02:00Z" w16du:dateUtc="2026-01-09T16:02:00Z">
        <w:r w:rsidDel="00F644B2">
          <w:rPr>
            <w:noProof/>
          </w:rPr>
          <mc:AlternateContent>
            <mc:Choice Requires="wps">
              <w:drawing>
                <wp:anchor distT="0" distB="0" distL="0" distR="0" simplePos="0" relativeHeight="15731200" behindDoc="0" locked="0" layoutInCell="1" allowOverlap="1" wp14:anchorId="4038DBB6" wp14:editId="4038DBB7">
                  <wp:simplePos x="0" y="0"/>
                  <wp:positionH relativeFrom="page">
                    <wp:posOffset>2662395</wp:posOffset>
                  </wp:positionH>
                  <wp:positionV relativeFrom="paragraph">
                    <wp:posOffset>1936219</wp:posOffset>
                  </wp:positionV>
                  <wp:extent cx="849630" cy="86614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9630" cy="866140"/>
                          </a:xfrm>
                          <a:custGeom>
                            <a:avLst/>
                            <a:gdLst/>
                            <a:ahLst/>
                            <a:cxnLst/>
                            <a:rect l="l" t="t" r="r" b="b"/>
                            <a:pathLst>
                              <a:path w="849630" h="866140">
                                <a:moveTo>
                                  <a:pt x="26359" y="794842"/>
                                </a:moveTo>
                                <a:lnTo>
                                  <a:pt x="26149" y="794842"/>
                                </a:lnTo>
                                <a:lnTo>
                                  <a:pt x="25798" y="794737"/>
                                </a:lnTo>
                                <a:lnTo>
                                  <a:pt x="25098" y="794842"/>
                                </a:lnTo>
                                <a:lnTo>
                                  <a:pt x="24398" y="794947"/>
                                </a:lnTo>
                                <a:lnTo>
                                  <a:pt x="23301" y="795228"/>
                                </a:lnTo>
                                <a:lnTo>
                                  <a:pt x="22160" y="795472"/>
                                </a:lnTo>
                                <a:lnTo>
                                  <a:pt x="21019" y="795717"/>
                                </a:lnTo>
                                <a:lnTo>
                                  <a:pt x="19525" y="795933"/>
                                </a:lnTo>
                                <a:lnTo>
                                  <a:pt x="18252" y="796311"/>
                                </a:lnTo>
                                <a:lnTo>
                                  <a:pt x="16980" y="796689"/>
                                </a:lnTo>
                                <a:lnTo>
                                  <a:pt x="15752" y="797256"/>
                                </a:lnTo>
                                <a:lnTo>
                                  <a:pt x="14524" y="797742"/>
                                </a:lnTo>
                                <a:lnTo>
                                  <a:pt x="13297" y="798227"/>
                                </a:lnTo>
                                <a:lnTo>
                                  <a:pt x="11990" y="798663"/>
                                </a:lnTo>
                                <a:lnTo>
                                  <a:pt x="10890" y="799225"/>
                                </a:lnTo>
                                <a:lnTo>
                                  <a:pt x="9789" y="799787"/>
                                </a:lnTo>
                                <a:lnTo>
                                  <a:pt x="8875" y="800503"/>
                                </a:lnTo>
                                <a:lnTo>
                                  <a:pt x="7919" y="801113"/>
                                </a:lnTo>
                                <a:lnTo>
                                  <a:pt x="6963" y="801722"/>
                                </a:lnTo>
                                <a:lnTo>
                                  <a:pt x="5981" y="802247"/>
                                </a:lnTo>
                                <a:lnTo>
                                  <a:pt x="5155" y="802882"/>
                                </a:lnTo>
                                <a:lnTo>
                                  <a:pt x="4330" y="803517"/>
                                </a:lnTo>
                                <a:lnTo>
                                  <a:pt x="3585" y="804172"/>
                                </a:lnTo>
                                <a:lnTo>
                                  <a:pt x="2965" y="804922"/>
                                </a:lnTo>
                                <a:lnTo>
                                  <a:pt x="2345" y="805672"/>
                                </a:lnTo>
                                <a:lnTo>
                                  <a:pt x="1846" y="806491"/>
                                </a:lnTo>
                                <a:lnTo>
                                  <a:pt x="1433" y="807380"/>
                                </a:lnTo>
                                <a:lnTo>
                                  <a:pt x="1021" y="808270"/>
                                </a:lnTo>
                                <a:lnTo>
                                  <a:pt x="5" y="813493"/>
                                </a:lnTo>
                                <a:lnTo>
                                  <a:pt x="0" y="814509"/>
                                </a:lnTo>
                                <a:lnTo>
                                  <a:pt x="242" y="815406"/>
                                </a:lnTo>
                                <a:lnTo>
                                  <a:pt x="459" y="816352"/>
                                </a:lnTo>
                                <a:lnTo>
                                  <a:pt x="676" y="817298"/>
                                </a:lnTo>
                                <a:lnTo>
                                  <a:pt x="910" y="818208"/>
                                </a:lnTo>
                                <a:lnTo>
                                  <a:pt x="1306" y="819168"/>
                                </a:lnTo>
                                <a:lnTo>
                                  <a:pt x="1702" y="820129"/>
                                </a:lnTo>
                                <a:lnTo>
                                  <a:pt x="9055" y="829836"/>
                                </a:lnTo>
                                <a:lnTo>
                                  <a:pt x="10355" y="831289"/>
                                </a:lnTo>
                                <a:lnTo>
                                  <a:pt x="11853" y="832719"/>
                                </a:lnTo>
                                <a:lnTo>
                                  <a:pt x="13350" y="834148"/>
                                </a:lnTo>
                                <a:lnTo>
                                  <a:pt x="15065" y="835575"/>
                                </a:lnTo>
                                <a:lnTo>
                                  <a:pt x="16913" y="837169"/>
                                </a:lnTo>
                                <a:lnTo>
                                  <a:pt x="18760" y="838764"/>
                                </a:lnTo>
                                <a:lnTo>
                                  <a:pt x="20706" y="840460"/>
                                </a:lnTo>
                                <a:lnTo>
                                  <a:pt x="22940" y="842286"/>
                                </a:lnTo>
                                <a:lnTo>
                                  <a:pt x="25174" y="844113"/>
                                </a:lnTo>
                                <a:lnTo>
                                  <a:pt x="27745" y="846286"/>
                                </a:lnTo>
                                <a:lnTo>
                                  <a:pt x="30317" y="848128"/>
                                </a:lnTo>
                                <a:lnTo>
                                  <a:pt x="32890" y="849970"/>
                                </a:lnTo>
                                <a:lnTo>
                                  <a:pt x="35442" y="851592"/>
                                </a:lnTo>
                                <a:lnTo>
                                  <a:pt x="38377" y="853338"/>
                                </a:lnTo>
                                <a:lnTo>
                                  <a:pt x="41312" y="855085"/>
                                </a:lnTo>
                                <a:lnTo>
                                  <a:pt x="44576" y="856996"/>
                                </a:lnTo>
                                <a:lnTo>
                                  <a:pt x="47929" y="858609"/>
                                </a:lnTo>
                                <a:lnTo>
                                  <a:pt x="51282" y="860221"/>
                                </a:lnTo>
                                <a:lnTo>
                                  <a:pt x="54978" y="861847"/>
                                </a:lnTo>
                                <a:lnTo>
                                  <a:pt x="58496" y="863013"/>
                                </a:lnTo>
                                <a:lnTo>
                                  <a:pt x="62013" y="864179"/>
                                </a:lnTo>
                                <a:lnTo>
                                  <a:pt x="65086" y="865175"/>
                                </a:lnTo>
                                <a:lnTo>
                                  <a:pt x="69033" y="865605"/>
                                </a:lnTo>
                                <a:lnTo>
                                  <a:pt x="72981" y="866034"/>
                                </a:lnTo>
                                <a:lnTo>
                                  <a:pt x="96285" y="862381"/>
                                </a:lnTo>
                                <a:lnTo>
                                  <a:pt x="101087" y="860821"/>
                                </a:lnTo>
                                <a:lnTo>
                                  <a:pt x="106038" y="858666"/>
                                </a:lnTo>
                                <a:lnTo>
                                  <a:pt x="110995" y="856230"/>
                                </a:lnTo>
                                <a:lnTo>
                                  <a:pt x="115952" y="853794"/>
                                </a:lnTo>
                                <a:lnTo>
                                  <a:pt x="120891" y="851064"/>
                                </a:lnTo>
                                <a:lnTo>
                                  <a:pt x="126028" y="847762"/>
                                </a:lnTo>
                                <a:lnTo>
                                  <a:pt x="131166" y="844462"/>
                                </a:lnTo>
                                <a:lnTo>
                                  <a:pt x="136415" y="840752"/>
                                </a:lnTo>
                                <a:lnTo>
                                  <a:pt x="141820" y="836424"/>
                                </a:lnTo>
                                <a:lnTo>
                                  <a:pt x="147225" y="832096"/>
                                </a:lnTo>
                                <a:lnTo>
                                  <a:pt x="175844" y="802962"/>
                                </a:lnTo>
                                <a:lnTo>
                                  <a:pt x="203379" y="768417"/>
                                </a:lnTo>
                                <a:lnTo>
                                  <a:pt x="229012" y="733877"/>
                                </a:lnTo>
                                <a:lnTo>
                                  <a:pt x="255335" y="696688"/>
                                </a:lnTo>
                                <a:lnTo>
                                  <a:pt x="263167" y="685525"/>
                                </a:lnTo>
                                <a:lnTo>
                                  <a:pt x="271700" y="673371"/>
                                </a:lnTo>
                                <a:lnTo>
                                  <a:pt x="280852" y="660323"/>
                                </a:lnTo>
                                <a:lnTo>
                                  <a:pt x="290391" y="646735"/>
                                </a:lnTo>
                                <a:lnTo>
                                  <a:pt x="320137" y="604544"/>
                                </a:lnTo>
                                <a:lnTo>
                                  <a:pt x="351031" y="561225"/>
                                </a:lnTo>
                                <a:lnTo>
                                  <a:pt x="382007" y="518580"/>
                                </a:lnTo>
                                <a:lnTo>
                                  <a:pt x="412334" y="477723"/>
                                </a:lnTo>
                                <a:lnTo>
                                  <a:pt x="441749" y="438904"/>
                                </a:lnTo>
                                <a:lnTo>
                                  <a:pt x="470154" y="402334"/>
                                </a:lnTo>
                                <a:lnTo>
                                  <a:pt x="497660" y="368047"/>
                                </a:lnTo>
                                <a:lnTo>
                                  <a:pt x="525155" y="335428"/>
                                </a:lnTo>
                                <a:lnTo>
                                  <a:pt x="552665" y="303943"/>
                                </a:lnTo>
                                <a:lnTo>
                                  <a:pt x="580003" y="273445"/>
                                </a:lnTo>
                                <a:lnTo>
                                  <a:pt x="607012" y="243853"/>
                                </a:lnTo>
                                <a:lnTo>
                                  <a:pt x="633974" y="214978"/>
                                </a:lnTo>
                                <a:lnTo>
                                  <a:pt x="660996" y="186586"/>
                                </a:lnTo>
                                <a:lnTo>
                                  <a:pt x="688011" y="158877"/>
                                </a:lnTo>
                                <a:lnTo>
                                  <a:pt x="715401" y="131555"/>
                                </a:lnTo>
                                <a:lnTo>
                                  <a:pt x="746009" y="101391"/>
                                </a:lnTo>
                                <a:lnTo>
                                  <a:pt x="757025" y="90567"/>
                                </a:lnTo>
                                <a:lnTo>
                                  <a:pt x="793605" y="54639"/>
                                </a:lnTo>
                                <a:lnTo>
                                  <a:pt x="830474" y="18471"/>
                                </a:lnTo>
                                <a:lnTo>
                                  <a:pt x="841565" y="7597"/>
                                </a:lnTo>
                                <a:lnTo>
                                  <a:pt x="849314" y="0"/>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100EED28" id="Graphic 10" o:spid="_x0000_s1026" style="position:absolute;margin-left:209.65pt;margin-top:152.45pt;width:66.9pt;height:68.2pt;z-index:15731200;visibility:visible;mso-wrap-style:square;mso-wrap-distance-left:0;mso-wrap-distance-top:0;mso-wrap-distance-right:0;mso-wrap-distance-bottom:0;mso-position-horizontal:absolute;mso-position-horizontal-relative:page;mso-position-vertical:absolute;mso-position-vertical-relative:text;v-text-anchor:top" coordsize="849630,866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" path="m26359,794842r-210,l25798,794737r-700,105l24398,794947r-1097,281l22160,795472r-1141,245l19525,795933r-1273,378l16980,796689r-1228,567l14524,797742r-1227,485l11990,798663r-1100,562l9789,799787r-914,716l7919,801113r-956,609l5981,802247r-826,635l4330,803517r-745,655l2965,804922r-620,750l1846,806491r-413,889l1021,808270,5,813493,,814509r242,897l459,816352r217,946l910,818208r396,960l1702,820129r7353,9707l10355,831289r1498,1430l13350,834148r1715,1427l16913,837169r1847,1595l20706,840460r2234,1826l25174,844113r2571,2173l30317,848128r2573,1842l35442,851592r2935,1746l41312,855085r3264,1911l47929,858609r3353,1612l54978,861847r3518,1166l62013,864179r3073,996l69033,865605r3948,429l96285,862381r4802,-1560l106038,858666r4957,-2436l115952,853794r4939,-2730l126028,847762r5138,-3300l136415,840752r5405,-4328l147225,832096r28619,-29134l203379,768417r25633,-34540l255335,696688r7832,-11163l271700,673371r9152,-13048l290391,646735r29746,-42191l351031,561225r30976,-42645l412334,477723r29415,-38819l470154,402334r27506,-34287l525155,335428r27510,-31485l580003,273445r27009,-29592l633974,214978r27022,-28392l688011,158877r27390,-27322l746009,101391,757025,90567,793605,54639,830474,18471,841565,7597,849314,e" filled="f" strokecolor="#ff5400" strokeweight="1.5pt">
                  <v:path arrowok="t"/>
                  <w10:wrap anchorx="page"/>
                </v:shape>
              </w:pict>
            </mc:Fallback>
          </mc:AlternateContent>
        </w:r>
        <w:r w:rsidDel="00F644B2">
          <w:rPr>
            <w:noProof/>
          </w:rPr>
          <mc:AlternateContent>
            <mc:Choice Requires="wps">
              <w:drawing>
                <wp:anchor distT="0" distB="0" distL="0" distR="0" simplePos="0" relativeHeight="15732736" behindDoc="0" locked="0" layoutInCell="1" allowOverlap="1" wp14:anchorId="4038DBB8" wp14:editId="4038DBB9">
                  <wp:simplePos x="0" y="0"/>
                  <wp:positionH relativeFrom="page">
                    <wp:posOffset>866426</wp:posOffset>
                  </wp:positionH>
                  <wp:positionV relativeFrom="paragraph">
                    <wp:posOffset>2782877</wp:posOffset>
                  </wp:positionV>
                  <wp:extent cx="1953260" cy="13811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3260" cy="1381125"/>
                          </a:xfrm>
                          <a:custGeom>
                            <a:avLst/>
                            <a:gdLst/>
                            <a:ahLst/>
                            <a:cxnLst/>
                            <a:rect l="l" t="t" r="r" b="b"/>
                            <a:pathLst>
                              <a:path w="1953260" h="1381125">
                                <a:moveTo>
                                  <a:pt x="832125" y="105"/>
                                </a:moveTo>
                                <a:lnTo>
                                  <a:pt x="832125" y="105"/>
                                </a:lnTo>
                                <a:lnTo>
                                  <a:pt x="824176" y="105"/>
                                </a:lnTo>
                                <a:lnTo>
                                  <a:pt x="822430" y="0"/>
                                </a:lnTo>
                                <a:lnTo>
                                  <a:pt x="820949" y="105"/>
                                </a:lnTo>
                                <a:lnTo>
                                  <a:pt x="819468" y="210"/>
                                </a:lnTo>
                                <a:lnTo>
                                  <a:pt x="818086" y="490"/>
                                </a:lnTo>
                                <a:lnTo>
                                  <a:pt x="816732" y="735"/>
                                </a:lnTo>
                                <a:lnTo>
                                  <a:pt x="815378" y="980"/>
                                </a:lnTo>
                                <a:lnTo>
                                  <a:pt x="814307" y="1301"/>
                                </a:lnTo>
                                <a:lnTo>
                                  <a:pt x="812827" y="1574"/>
                                </a:lnTo>
                                <a:lnTo>
                                  <a:pt x="811346" y="1847"/>
                                </a:lnTo>
                                <a:lnTo>
                                  <a:pt x="809772" y="2028"/>
                                </a:lnTo>
                                <a:lnTo>
                                  <a:pt x="807850" y="2374"/>
                                </a:lnTo>
                                <a:lnTo>
                                  <a:pt x="805928" y="2719"/>
                                </a:lnTo>
                                <a:lnTo>
                                  <a:pt x="803949" y="3115"/>
                                </a:lnTo>
                                <a:lnTo>
                                  <a:pt x="801292" y="3649"/>
                                </a:lnTo>
                                <a:lnTo>
                                  <a:pt x="798635" y="4182"/>
                                </a:lnTo>
                                <a:lnTo>
                                  <a:pt x="795530" y="4828"/>
                                </a:lnTo>
                                <a:lnTo>
                                  <a:pt x="791907" y="5575"/>
                                </a:lnTo>
                                <a:lnTo>
                                  <a:pt x="788283" y="6322"/>
                                </a:lnTo>
                                <a:lnTo>
                                  <a:pt x="784092" y="7194"/>
                                </a:lnTo>
                                <a:lnTo>
                                  <a:pt x="779550" y="8130"/>
                                </a:lnTo>
                                <a:lnTo>
                                  <a:pt x="775008" y="9067"/>
                                </a:lnTo>
                                <a:lnTo>
                                  <a:pt x="769831" y="10218"/>
                                </a:lnTo>
                                <a:lnTo>
                                  <a:pt x="764656" y="11196"/>
                                </a:lnTo>
                                <a:lnTo>
                                  <a:pt x="759482" y="12173"/>
                                </a:lnTo>
                                <a:lnTo>
                                  <a:pt x="754061" y="13059"/>
                                </a:lnTo>
                                <a:lnTo>
                                  <a:pt x="748504" y="13996"/>
                                </a:lnTo>
                                <a:lnTo>
                                  <a:pt x="742948" y="14932"/>
                                </a:lnTo>
                                <a:lnTo>
                                  <a:pt x="737170" y="15849"/>
                                </a:lnTo>
                                <a:lnTo>
                                  <a:pt x="731316" y="16817"/>
                                </a:lnTo>
                                <a:lnTo>
                                  <a:pt x="725462" y="17784"/>
                                </a:lnTo>
                                <a:lnTo>
                                  <a:pt x="719438" y="18876"/>
                                </a:lnTo>
                                <a:lnTo>
                                  <a:pt x="713380" y="19799"/>
                                </a:lnTo>
                                <a:lnTo>
                                  <a:pt x="707322" y="20723"/>
                                </a:lnTo>
                                <a:lnTo>
                                  <a:pt x="701568" y="21402"/>
                                </a:lnTo>
                                <a:lnTo>
                                  <a:pt x="694967" y="22356"/>
                                </a:lnTo>
                                <a:lnTo>
                                  <a:pt x="688365" y="23310"/>
                                </a:lnTo>
                                <a:lnTo>
                                  <a:pt x="680993" y="24508"/>
                                </a:lnTo>
                                <a:lnTo>
                                  <a:pt x="673771" y="25526"/>
                                </a:lnTo>
                                <a:lnTo>
                                  <a:pt x="666549" y="26544"/>
                                </a:lnTo>
                                <a:lnTo>
                                  <a:pt x="658990" y="27377"/>
                                </a:lnTo>
                                <a:lnTo>
                                  <a:pt x="651634" y="28463"/>
                                </a:lnTo>
                                <a:lnTo>
                                  <a:pt x="644279" y="29550"/>
                                </a:lnTo>
                                <a:lnTo>
                                  <a:pt x="636861" y="30795"/>
                                </a:lnTo>
                                <a:lnTo>
                                  <a:pt x="629639" y="32046"/>
                                </a:lnTo>
                                <a:lnTo>
                                  <a:pt x="622416" y="33298"/>
                                </a:lnTo>
                                <a:lnTo>
                                  <a:pt x="615279" y="34642"/>
                                </a:lnTo>
                                <a:lnTo>
                                  <a:pt x="608300" y="35973"/>
                                </a:lnTo>
                                <a:lnTo>
                                  <a:pt x="601322" y="37305"/>
                                </a:lnTo>
                                <a:lnTo>
                                  <a:pt x="594592" y="38575"/>
                                </a:lnTo>
                                <a:lnTo>
                                  <a:pt x="587766" y="40035"/>
                                </a:lnTo>
                                <a:lnTo>
                                  <a:pt x="580939" y="41495"/>
                                </a:lnTo>
                                <a:lnTo>
                                  <a:pt x="574192" y="43143"/>
                                </a:lnTo>
                                <a:lnTo>
                                  <a:pt x="567341" y="44735"/>
                                </a:lnTo>
                                <a:lnTo>
                                  <a:pt x="560491" y="46327"/>
                                </a:lnTo>
                                <a:lnTo>
                                  <a:pt x="553620" y="47883"/>
                                </a:lnTo>
                                <a:lnTo>
                                  <a:pt x="546661" y="49585"/>
                                </a:lnTo>
                                <a:lnTo>
                                  <a:pt x="539702" y="51287"/>
                                </a:lnTo>
                                <a:lnTo>
                                  <a:pt x="532782" y="53059"/>
                                </a:lnTo>
                                <a:lnTo>
                                  <a:pt x="525586" y="54947"/>
                                </a:lnTo>
                                <a:lnTo>
                                  <a:pt x="518390" y="56835"/>
                                </a:lnTo>
                                <a:lnTo>
                                  <a:pt x="510940" y="58833"/>
                                </a:lnTo>
                                <a:lnTo>
                                  <a:pt x="503483" y="60914"/>
                                </a:lnTo>
                                <a:lnTo>
                                  <a:pt x="496025" y="62994"/>
                                </a:lnTo>
                                <a:lnTo>
                                  <a:pt x="488422" y="65187"/>
                                </a:lnTo>
                                <a:lnTo>
                                  <a:pt x="480840" y="67430"/>
                                </a:lnTo>
                                <a:lnTo>
                                  <a:pt x="473259" y="69674"/>
                                </a:lnTo>
                                <a:lnTo>
                                  <a:pt x="465610" y="71905"/>
                                </a:lnTo>
                                <a:lnTo>
                                  <a:pt x="457995" y="74374"/>
                                </a:lnTo>
                                <a:lnTo>
                                  <a:pt x="450379" y="76843"/>
                                </a:lnTo>
                                <a:lnTo>
                                  <a:pt x="442852" y="79346"/>
                                </a:lnTo>
                                <a:lnTo>
                                  <a:pt x="435149" y="82243"/>
                                </a:lnTo>
                                <a:lnTo>
                                  <a:pt x="427445" y="85140"/>
                                </a:lnTo>
                                <a:lnTo>
                                  <a:pt x="388323" y="102371"/>
                                </a:lnTo>
                                <a:lnTo>
                                  <a:pt x="352496" y="120854"/>
                                </a:lnTo>
                                <a:lnTo>
                                  <a:pt x="316353" y="143255"/>
                                </a:lnTo>
                                <a:lnTo>
                                  <a:pt x="280187" y="168754"/>
                                </a:lnTo>
                                <a:lnTo>
                                  <a:pt x="243993" y="196803"/>
                                </a:lnTo>
                                <a:lnTo>
                                  <a:pt x="213676" y="222201"/>
                                </a:lnTo>
                                <a:lnTo>
                                  <a:pt x="184057" y="249214"/>
                                </a:lnTo>
                                <a:lnTo>
                                  <a:pt x="156324" y="278245"/>
                                </a:lnTo>
                                <a:lnTo>
                                  <a:pt x="130487" y="308950"/>
                                </a:lnTo>
                                <a:lnTo>
                                  <a:pt x="106189" y="340786"/>
                                </a:lnTo>
                                <a:lnTo>
                                  <a:pt x="83835" y="373213"/>
                                </a:lnTo>
                                <a:lnTo>
                                  <a:pt x="63718" y="406421"/>
                                </a:lnTo>
                                <a:lnTo>
                                  <a:pt x="46085" y="440211"/>
                                </a:lnTo>
                                <a:lnTo>
                                  <a:pt x="27628" y="480592"/>
                                </a:lnTo>
                                <a:lnTo>
                                  <a:pt x="13152" y="520464"/>
                                </a:lnTo>
                                <a:lnTo>
                                  <a:pt x="4605" y="561715"/>
                                </a:lnTo>
                                <a:lnTo>
                                  <a:pt x="927" y="602015"/>
                                </a:lnTo>
                                <a:lnTo>
                                  <a:pt x="0" y="633202"/>
                                </a:lnTo>
                                <a:lnTo>
                                  <a:pt x="54" y="643511"/>
                                </a:lnTo>
                                <a:lnTo>
                                  <a:pt x="2165" y="684425"/>
                                </a:lnTo>
                                <a:lnTo>
                                  <a:pt x="7345" y="724172"/>
                                </a:lnTo>
                                <a:lnTo>
                                  <a:pt x="15040" y="761647"/>
                                </a:lnTo>
                                <a:lnTo>
                                  <a:pt x="27742" y="806290"/>
                                </a:lnTo>
                                <a:lnTo>
                                  <a:pt x="43946" y="850350"/>
                                </a:lnTo>
                                <a:lnTo>
                                  <a:pt x="62866" y="894005"/>
                                </a:lnTo>
                                <a:lnTo>
                                  <a:pt x="79636" y="929074"/>
                                </a:lnTo>
                                <a:lnTo>
                                  <a:pt x="97417" y="963323"/>
                                </a:lnTo>
                                <a:lnTo>
                                  <a:pt x="116463" y="997014"/>
                                </a:lnTo>
                                <a:lnTo>
                                  <a:pt x="137947" y="1031003"/>
                                </a:lnTo>
                                <a:lnTo>
                                  <a:pt x="162042" y="1065667"/>
                                </a:lnTo>
                                <a:lnTo>
                                  <a:pt x="189020" y="1101082"/>
                                </a:lnTo>
                                <a:lnTo>
                                  <a:pt x="218528" y="1136524"/>
                                </a:lnTo>
                                <a:lnTo>
                                  <a:pt x="249328" y="1171000"/>
                                </a:lnTo>
                                <a:lnTo>
                                  <a:pt x="281843" y="1204174"/>
                                </a:lnTo>
                                <a:lnTo>
                                  <a:pt x="315992" y="1234842"/>
                                </a:lnTo>
                                <a:lnTo>
                                  <a:pt x="350827" y="1262194"/>
                                </a:lnTo>
                                <a:lnTo>
                                  <a:pt x="385758" y="1285762"/>
                                </a:lnTo>
                                <a:lnTo>
                                  <a:pt x="421103" y="1305952"/>
                                </a:lnTo>
                                <a:lnTo>
                                  <a:pt x="457581" y="1322912"/>
                                </a:lnTo>
                                <a:lnTo>
                                  <a:pt x="495360" y="1337266"/>
                                </a:lnTo>
                                <a:lnTo>
                                  <a:pt x="534302" y="1349137"/>
                                </a:lnTo>
                                <a:lnTo>
                                  <a:pt x="574140" y="1358379"/>
                                </a:lnTo>
                                <a:lnTo>
                                  <a:pt x="615220" y="1365997"/>
                                </a:lnTo>
                                <a:lnTo>
                                  <a:pt x="657502" y="1372137"/>
                                </a:lnTo>
                                <a:lnTo>
                                  <a:pt x="701394" y="1376496"/>
                                </a:lnTo>
                                <a:lnTo>
                                  <a:pt x="746825" y="1379222"/>
                                </a:lnTo>
                                <a:lnTo>
                                  <a:pt x="793499" y="1380669"/>
                                </a:lnTo>
                                <a:lnTo>
                                  <a:pt x="817187" y="1380815"/>
                                </a:lnTo>
                                <a:lnTo>
                                  <a:pt x="829106" y="1380749"/>
                                </a:lnTo>
                                <a:lnTo>
                                  <a:pt x="877103" y="1379667"/>
                                </a:lnTo>
                                <a:lnTo>
                                  <a:pt x="925451" y="1376942"/>
                                </a:lnTo>
                                <a:lnTo>
                                  <a:pt x="973996" y="1372627"/>
                                </a:lnTo>
                                <a:lnTo>
                                  <a:pt x="1022037" y="1366488"/>
                                </a:lnTo>
                                <a:lnTo>
                                  <a:pt x="1069755" y="1358619"/>
                                </a:lnTo>
                                <a:lnTo>
                                  <a:pt x="1116909" y="1348828"/>
                                </a:lnTo>
                                <a:lnTo>
                                  <a:pt x="1163316" y="1337204"/>
                                </a:lnTo>
                                <a:lnTo>
                                  <a:pt x="1209025" y="1324163"/>
                                </a:lnTo>
                                <a:lnTo>
                                  <a:pt x="1254180" y="1309605"/>
                                </a:lnTo>
                                <a:lnTo>
                                  <a:pt x="1298992" y="1293597"/>
                                </a:lnTo>
                                <a:lnTo>
                                  <a:pt x="1343078" y="1276433"/>
                                </a:lnTo>
                                <a:lnTo>
                                  <a:pt x="1386270" y="1258456"/>
                                </a:lnTo>
                                <a:lnTo>
                                  <a:pt x="1428062" y="1239977"/>
                                </a:lnTo>
                                <a:lnTo>
                                  <a:pt x="1468930" y="1221235"/>
                                </a:lnTo>
                                <a:lnTo>
                                  <a:pt x="1508288" y="1202396"/>
                                </a:lnTo>
                                <a:lnTo>
                                  <a:pt x="1546349" y="1183604"/>
                                </a:lnTo>
                                <a:lnTo>
                                  <a:pt x="1583698" y="1164374"/>
                                </a:lnTo>
                                <a:lnTo>
                                  <a:pt x="1619642" y="1144397"/>
                                </a:lnTo>
                                <a:lnTo>
                                  <a:pt x="1653787" y="1123660"/>
                                </a:lnTo>
                                <a:lnTo>
                                  <a:pt x="1686316" y="1102330"/>
                                </a:lnTo>
                                <a:lnTo>
                                  <a:pt x="1724459" y="1074300"/>
                                </a:lnTo>
                                <a:lnTo>
                                  <a:pt x="1759952" y="1044575"/>
                                </a:lnTo>
                                <a:lnTo>
                                  <a:pt x="1792265" y="1013173"/>
                                </a:lnTo>
                                <a:lnTo>
                                  <a:pt x="1820862" y="980549"/>
                                </a:lnTo>
                                <a:lnTo>
                                  <a:pt x="1843295" y="949441"/>
                                </a:lnTo>
                                <a:lnTo>
                                  <a:pt x="1864375" y="914409"/>
                                </a:lnTo>
                                <a:lnTo>
                                  <a:pt x="1883558" y="877844"/>
                                </a:lnTo>
                                <a:lnTo>
                                  <a:pt x="1900610" y="840552"/>
                                </a:lnTo>
                                <a:lnTo>
                                  <a:pt x="1915072" y="802961"/>
                                </a:lnTo>
                                <a:lnTo>
                                  <a:pt x="1927071" y="764804"/>
                                </a:lnTo>
                                <a:lnTo>
                                  <a:pt x="1936558" y="725900"/>
                                </a:lnTo>
                                <a:lnTo>
                                  <a:pt x="1943835" y="686258"/>
                                </a:lnTo>
                                <a:lnTo>
                                  <a:pt x="1948898" y="646553"/>
                                </a:lnTo>
                                <a:lnTo>
                                  <a:pt x="1952024" y="607276"/>
                                </a:lnTo>
                                <a:lnTo>
                                  <a:pt x="1953147" y="568586"/>
                                </a:lnTo>
                                <a:lnTo>
                                  <a:pt x="1953135" y="559002"/>
                                </a:lnTo>
                                <a:lnTo>
                                  <a:pt x="1951431" y="511560"/>
                                </a:lnTo>
                                <a:lnTo>
                                  <a:pt x="1946840" y="464992"/>
                                </a:lnTo>
                                <a:lnTo>
                                  <a:pt x="1938919" y="419942"/>
                                </a:lnTo>
                                <a:lnTo>
                                  <a:pt x="1926946" y="377063"/>
                                </a:lnTo>
                                <a:lnTo>
                                  <a:pt x="1910752" y="336610"/>
                                </a:lnTo>
                                <a:lnTo>
                                  <a:pt x="1891135" y="299319"/>
                                </a:lnTo>
                                <a:lnTo>
                                  <a:pt x="1868201" y="265646"/>
                                </a:lnTo>
                                <a:lnTo>
                                  <a:pt x="1842215" y="235634"/>
                                </a:lnTo>
                                <a:lnTo>
                                  <a:pt x="1813207" y="210850"/>
                                </a:lnTo>
                                <a:lnTo>
                                  <a:pt x="1779448" y="186589"/>
                                </a:lnTo>
                                <a:lnTo>
                                  <a:pt x="1743379" y="164193"/>
                                </a:lnTo>
                                <a:lnTo>
                                  <a:pt x="1699046" y="142122"/>
                                </a:lnTo>
                                <a:lnTo>
                                  <a:pt x="1663271" y="126861"/>
                                </a:lnTo>
                                <a:lnTo>
                                  <a:pt x="1626981" y="112971"/>
                                </a:lnTo>
                                <a:lnTo>
                                  <a:pt x="1590686" y="100649"/>
                                </a:lnTo>
                                <a:lnTo>
                                  <a:pt x="1542921" y="86806"/>
                                </a:lnTo>
                                <a:lnTo>
                                  <a:pt x="1496714" y="75661"/>
                                </a:lnTo>
                                <a:lnTo>
                                  <a:pt x="1452205" y="67174"/>
                                </a:lnTo>
                                <a:lnTo>
                                  <a:pt x="1409488" y="60828"/>
                                </a:lnTo>
                                <a:lnTo>
                                  <a:pt x="1364978" y="56001"/>
                                </a:lnTo>
                                <a:lnTo>
                                  <a:pt x="1323114" y="53039"/>
                                </a:lnTo>
                                <a:lnTo>
                                  <a:pt x="1280337" y="50450"/>
                                </a:lnTo>
                                <a:lnTo>
                                  <a:pt x="1265328" y="49571"/>
                                </a:lnTo>
                                <a:lnTo>
                                  <a:pt x="1249564" y="48626"/>
                                </a:lnTo>
                                <a:lnTo>
                                  <a:pt x="1233211" y="47646"/>
                                </a:lnTo>
                                <a:lnTo>
                                  <a:pt x="1216739" y="46668"/>
                                </a:lnTo>
                                <a:lnTo>
                                  <a:pt x="1200619" y="45732"/>
                                </a:lnTo>
                                <a:lnTo>
                                  <a:pt x="1184942" y="44882"/>
                                </a:lnTo>
                                <a:lnTo>
                                  <a:pt x="1169470" y="44085"/>
                                </a:lnTo>
                                <a:lnTo>
                                  <a:pt x="1154176" y="43269"/>
                                </a:lnTo>
                                <a:lnTo>
                                  <a:pt x="1108780" y="40227"/>
                                </a:lnTo>
                                <a:lnTo>
                                  <a:pt x="1066659" y="36702"/>
                                </a:lnTo>
                                <a:lnTo>
                                  <a:pt x="1019556" y="31828"/>
                                </a:lnTo>
                                <a:lnTo>
                                  <a:pt x="1000245" y="29532"/>
                                </a:lnTo>
                                <a:lnTo>
                                  <a:pt x="994006" y="28783"/>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27114C93" id="Graphic 11" o:spid="_x0000_s1026" style="position:absolute;margin-left:68.2pt;margin-top:219.1pt;width:153.8pt;height:108.75pt;z-index:15732736;visibility:visible;mso-wrap-style:square;mso-wrap-distance-left:0;mso-wrap-distance-top:0;mso-wrap-distance-right:0;mso-wrap-distance-bottom:0;mso-position-horizontal:absolute;mso-position-horizontal-relative:page;mso-position-vertical:absolute;mso-position-vertical-relative:text;v-text-anchor:top" coordsize="1953260,13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" path="m832125,105r,l824176,105,822430,r-1481,105l819468,210r-1382,280l816732,735r-1354,245l814307,1301r-1480,273l811346,1847r-1574,181l807850,2374r-1922,345l803949,3115r-2657,534l798635,4182r-3105,646l791907,5575r-3624,747l784092,7194r-4542,936l775008,9067r-5177,1151l764656,11196r-5174,977l754061,13059r-5557,937l742948,14932r-5778,917l731316,16817r-5854,967l719438,18876r-6058,923l707322,20723r-5754,679l694967,22356r-6602,954l680993,24508r-7222,1018l666549,26544r-7559,833l651634,28463r-7355,1087l636861,30795r-7222,1251l622416,33298r-7137,1344l608300,35973r-6978,1332l594592,38575r-6826,1460l580939,41495r-6747,1648l567341,44735r-6850,1592l553620,47883r-6959,1702l539702,51287r-6920,1772l525586,54947r-7196,1888l510940,58833r-7457,2081l496025,62994r-7603,2193l480840,67430r-7581,2244l465610,71905r-7615,2469l450379,76843r-7527,2503l435149,82243r-7704,2897l388323,102371r-35827,18483l316353,143255r-36166,25499l243993,196803r-30317,25398l184057,249214r-27733,29031l130487,308950r-24298,31836l83835,373213,63718,406421,46085,440211,27628,480592,13152,520464,4605,561715,927,602015,,633202r54,10309l2165,684425r5180,39747l15040,761647r12702,44643l43946,850350r18920,43655l79636,929074r17781,34249l116463,997014r21484,33989l162042,1065667r26978,35415l218528,1136524r30800,34476l281843,1204174r34149,30668l350827,1262194r34931,23568l421103,1305952r36478,16960l495360,1337266r38942,11871l574140,1358379r41080,7618l657502,1372137r43892,4359l746825,1379222r46674,1447l817187,1380815r11919,-66l877103,1379667r48348,-2725l973996,1372627r48041,-6139l1069755,1358619r47154,-9791l1163316,1337204r45709,-13041l1254180,1309605r44812,-16008l1343078,1276433r43192,-17977l1428062,1239977r40868,-18742l1508288,1202396r38061,-18792l1583698,1164374r35944,-19977l1653787,1123660r32529,-21330l1724459,1074300r35493,-29725l1792265,1013173r28597,-32624l1843295,949441r21080,-35032l1883558,877844r17052,-37292l1915072,802961r11999,-38157l1936558,725900r7277,-39642l1948898,646553r3126,-39277l1953147,568586r-12,-9584l1951431,511560r-4591,-46568l1938919,419942r-11973,-42879l1910752,336610r-19617,-37291l1868201,265646r-25986,-30012l1813207,210850r-33759,-24261l1743379,164193r-44333,-22071l1663271,126861r-36290,-13890l1590686,100649,1542921,86806,1496714,75661r-44509,-8487l1409488,60828r-44510,-4827l1323114,53039r-42777,-2589l1265328,49571r-15764,-945l1233211,47646r-16472,-978l1200619,45732r-15677,-850l1169470,44085r-15294,-816l1108780,40227r-42121,-3525l1019556,31828r-19311,-2296l994006,28783e" filled="f" strokecolor="#ff5400" strokeweight="1.5pt">
                  <v:path arrowok="t"/>
                  <w10:wrap anchorx="page"/>
                </v:shape>
              </w:pict>
            </mc:Fallback>
          </mc:AlternateContent>
        </w:r>
        <w:r w:rsidDel="00F644B2">
          <w:delText>To address these limitations, we introduce an interpretable multimodal</w:delText>
        </w:r>
        <w:r w:rsidDel="00F644B2">
          <w:rPr>
            <w:spacing w:val="40"/>
          </w:rPr>
          <w:delText xml:space="preserve"> </w:delText>
        </w:r>
        <w:r w:rsidDel="00F644B2">
          <w:delText>framework</w:delText>
        </w:r>
        <w:r w:rsidDel="00F644B2">
          <w:rPr>
            <w:spacing w:val="40"/>
          </w:rPr>
          <w:delText xml:space="preserve"> </w:delText>
        </w:r>
        <w:r w:rsidDel="00F644B2">
          <w:delText>built</w:delText>
        </w:r>
        <w:r w:rsidDel="00F644B2">
          <w:rPr>
            <w:spacing w:val="40"/>
          </w:rPr>
          <w:delText xml:space="preserve"> </w:delText>
        </w:r>
        <w:r w:rsidDel="00F644B2">
          <w:delText>on</w:delText>
        </w:r>
        <w:r w:rsidDel="00F644B2">
          <w:rPr>
            <w:spacing w:val="40"/>
          </w:rPr>
          <w:delText xml:space="preserve"> </w:delText>
        </w:r>
        <w:r w:rsidDel="00F644B2">
          <w:delText>a</w:delText>
        </w:r>
        <w:r w:rsidDel="00F644B2">
          <w:rPr>
            <w:spacing w:val="40"/>
          </w:rPr>
          <w:delText xml:space="preserve"> </w:delText>
        </w:r>
        <w:r w:rsidDel="00F644B2">
          <w:delText>virtual</w:delText>
        </w:r>
        <w:r w:rsidDel="00F644B2">
          <w:rPr>
            <w:spacing w:val="40"/>
          </w:rPr>
          <w:delText xml:space="preserve"> </w:delText>
        </w:r>
        <w:r w:rsidDel="00F644B2">
          <w:delText>reality</w:delText>
        </w:r>
        <w:r w:rsidDel="00F644B2">
          <w:rPr>
            <w:spacing w:val="40"/>
          </w:rPr>
          <w:delText xml:space="preserve"> </w:delText>
        </w:r>
        <w:r w:rsidDel="00F644B2">
          <w:delText>adaptation of the Trier Social Stress Test (VR-TSST) to examine how overlapping</w:delText>
        </w:r>
        <w:r w:rsidDel="00F644B2">
          <w:rPr>
            <w:spacing w:val="-3"/>
          </w:rPr>
          <w:delText xml:space="preserve"> </w:delText>
        </w:r>
        <w:r w:rsidDel="00F644B2">
          <w:delText>yet</w:delText>
        </w:r>
        <w:r w:rsidDel="00F644B2">
          <w:rPr>
            <w:spacing w:val="-3"/>
          </w:rPr>
          <w:delText xml:space="preserve"> </w:delText>
        </w:r>
        <w:r w:rsidDel="00F644B2">
          <w:delText>discriminable</w:delText>
        </w:r>
        <w:r w:rsidDel="00F644B2">
          <w:rPr>
            <w:spacing w:val="-3"/>
          </w:rPr>
          <w:delText xml:space="preserve"> </w:delText>
        </w:r>
        <w:r w:rsidDel="00F644B2">
          <w:delText>neural</w:delText>
        </w:r>
        <w:r w:rsidDel="00F644B2">
          <w:rPr>
            <w:spacing w:val="-3"/>
          </w:rPr>
          <w:delText xml:space="preserve"> </w:delText>
        </w:r>
        <w:r w:rsidDel="00F644B2">
          <w:delText>and</w:delText>
        </w:r>
        <w:r w:rsidDel="00F644B2">
          <w:rPr>
            <w:spacing w:val="-3"/>
          </w:rPr>
          <w:delText xml:space="preserve"> </w:delText>
        </w:r>
        <w:r w:rsidDel="00F644B2">
          <w:delText>autonomic</w:delText>
        </w:r>
        <w:r w:rsidDel="00F644B2">
          <w:rPr>
            <w:spacing w:val="-3"/>
          </w:rPr>
          <w:delText xml:space="preserve"> </w:delText>
        </w:r>
        <w:r w:rsidDel="00F644B2">
          <w:delText>responses to</w:delText>
        </w:r>
        <w:r w:rsidDel="00F644B2">
          <w:rPr>
            <w:spacing w:val="-1"/>
          </w:rPr>
          <w:delText xml:space="preserve"> </w:delText>
        </w:r>
        <w:r w:rsidDel="00F644B2">
          <w:delText>stress</w:delText>
        </w:r>
        <w:r w:rsidDel="00F644B2">
          <w:rPr>
            <w:spacing w:val="-1"/>
          </w:rPr>
          <w:delText xml:space="preserve"> </w:delText>
        </w:r>
        <w:r w:rsidDel="00F644B2">
          <w:delText>and</w:delText>
        </w:r>
        <w:r w:rsidDel="00F644B2">
          <w:rPr>
            <w:spacing w:val="-1"/>
          </w:rPr>
          <w:delText xml:space="preserve"> </w:delText>
        </w:r>
        <w:r w:rsidDel="00F644B2">
          <w:delText>MWL</w:delText>
        </w:r>
        <w:r w:rsidDel="00F644B2">
          <w:rPr>
            <w:spacing w:val="-1"/>
          </w:rPr>
          <w:delText xml:space="preserve"> </w:delText>
        </w:r>
        <w:r w:rsidDel="00F644B2">
          <w:delText>contribute</w:delText>
        </w:r>
        <w:r w:rsidDel="00F644B2">
          <w:rPr>
            <w:spacing w:val="-1"/>
          </w:rPr>
          <w:delText xml:space="preserve"> </w:delText>
        </w:r>
        <w:r w:rsidDel="00F644B2">
          <w:delText>to</w:delText>
        </w:r>
        <w:r w:rsidDel="00F644B2">
          <w:rPr>
            <w:spacing w:val="-1"/>
          </w:rPr>
          <w:delText xml:space="preserve"> </w:delText>
        </w:r>
        <w:r w:rsidDel="00F644B2">
          <w:delText>physiological</w:delText>
        </w:r>
        <w:r w:rsidDel="00F644B2">
          <w:rPr>
            <w:spacing w:val="-1"/>
          </w:rPr>
          <w:delText xml:space="preserve"> </w:delText>
        </w:r>
        <w:r w:rsidDel="00F644B2">
          <w:delText>state</w:delText>
        </w:r>
        <w:r w:rsidDel="00F644B2">
          <w:rPr>
            <w:spacing w:val="-1"/>
          </w:rPr>
          <w:delText xml:space="preserve"> </w:delText>
        </w:r>
        <w:r w:rsidDel="00F644B2">
          <w:delText>inference. First, the framework employs a 2×2 factorial design to vary stress (high/low) and MWL (high/low) while maintaining comparable sensory and task settings, balancing ecological realism with experimental control. Second, it integrates multi-modal</w:delText>
        </w:r>
        <w:r w:rsidDel="00F644B2">
          <w:rPr>
            <w:spacing w:val="-3"/>
          </w:rPr>
          <w:delText xml:space="preserve"> </w:delText>
        </w:r>
        <w:r w:rsidDel="00F644B2">
          <w:delText>physiological</w:delText>
        </w:r>
        <w:r w:rsidDel="00F644B2">
          <w:rPr>
            <w:spacing w:val="-3"/>
          </w:rPr>
          <w:delText xml:space="preserve"> </w:delText>
        </w:r>
        <w:r w:rsidDel="00F644B2">
          <w:delText>sensing—neurological</w:delText>
        </w:r>
        <w:r w:rsidDel="00F644B2">
          <w:rPr>
            <w:spacing w:val="-3"/>
          </w:rPr>
          <w:delText xml:space="preserve"> </w:delText>
        </w:r>
        <w:r w:rsidDel="00F644B2">
          <w:delText>(EEG),</w:delText>
        </w:r>
        <w:r w:rsidDel="00F644B2">
          <w:rPr>
            <w:spacing w:val="-3"/>
          </w:rPr>
          <w:delText xml:space="preserve"> </w:delText>
        </w:r>
        <w:r w:rsidDel="00F644B2">
          <w:delText>autonomic (HR/HRV, EDA), and oculometric (pupillometry)—within a unified</w:delText>
        </w:r>
        <w:r w:rsidDel="00F644B2">
          <w:rPr>
            <w:spacing w:val="-1"/>
          </w:rPr>
          <w:delText xml:space="preserve"> </w:delText>
        </w:r>
        <w:r w:rsidDel="00F644B2">
          <w:delText>analytic</w:delText>
        </w:r>
        <w:r w:rsidDel="00F644B2">
          <w:rPr>
            <w:spacing w:val="-1"/>
          </w:rPr>
          <w:delText xml:space="preserve"> </w:delText>
        </w:r>
        <w:r w:rsidDel="00F644B2">
          <w:delText>pipeline,</w:delText>
        </w:r>
        <w:r w:rsidDel="00F644B2">
          <w:rPr>
            <w:spacing w:val="-1"/>
          </w:rPr>
          <w:delText xml:space="preserve"> </w:delText>
        </w:r>
        <w:r w:rsidDel="00F644B2">
          <w:delText>enabling</w:delText>
        </w:r>
        <w:r w:rsidDel="00F644B2">
          <w:rPr>
            <w:spacing w:val="-1"/>
          </w:rPr>
          <w:delText xml:space="preserve"> </w:delText>
        </w:r>
        <w:r w:rsidDel="00F644B2">
          <w:delText>direct</w:delText>
        </w:r>
        <w:r w:rsidDel="00F644B2">
          <w:rPr>
            <w:spacing w:val="-1"/>
          </w:rPr>
          <w:delText xml:space="preserve"> </w:delText>
        </w:r>
        <w:r w:rsidDel="00F644B2">
          <w:delText>comparison</w:delText>
        </w:r>
        <w:r w:rsidDel="00F644B2">
          <w:rPr>
            <w:spacing w:val="-1"/>
          </w:rPr>
          <w:delText xml:space="preserve"> </w:delText>
        </w:r>
        <w:r w:rsidDel="00F644B2">
          <w:delText>of</w:delText>
        </w:r>
        <w:r w:rsidDel="00F644B2">
          <w:rPr>
            <w:spacing w:val="-1"/>
          </w:rPr>
          <w:delText xml:space="preserve"> </w:delText>
        </w:r>
        <w:r w:rsidDel="00F644B2">
          <w:delText>neural and peripheral indicators of state discriminability. Third, it incorporates machine-learning models alongside rigorous in-ferential statistical analyses to examine the discriminability of physiological</w:delText>
        </w:r>
        <w:r w:rsidDel="00F644B2">
          <w:rPr>
            <w:spacing w:val="-13"/>
          </w:rPr>
          <w:delText xml:space="preserve"> </w:delText>
        </w:r>
        <w:r w:rsidDel="00F644B2">
          <w:delText>responses.</w:delText>
        </w:r>
        <w:r w:rsidDel="00F644B2">
          <w:rPr>
            <w:spacing w:val="-12"/>
          </w:rPr>
          <w:delText xml:space="preserve"> </w:delText>
        </w:r>
        <w:r w:rsidDel="00F644B2">
          <w:delText>Together,</w:delText>
        </w:r>
        <w:r w:rsidDel="00F644B2">
          <w:rPr>
            <w:spacing w:val="-13"/>
          </w:rPr>
          <w:delText xml:space="preserve"> </w:delText>
        </w:r>
        <w:r w:rsidDel="00F644B2">
          <w:delText>these</w:delText>
        </w:r>
        <w:r w:rsidDel="00F644B2">
          <w:rPr>
            <w:spacing w:val="-12"/>
          </w:rPr>
          <w:delText xml:space="preserve"> </w:delText>
        </w:r>
        <w:r w:rsidDel="00F644B2">
          <w:delText>components</w:delText>
        </w:r>
        <w:r w:rsidDel="00F644B2">
          <w:rPr>
            <w:spacing w:val="-13"/>
          </w:rPr>
          <w:delText xml:space="preserve"> </w:delText>
        </w:r>
        <w:r w:rsidDel="00F644B2">
          <w:delText>provide</w:delText>
        </w:r>
        <w:r w:rsidDel="00F644B2">
          <w:rPr>
            <w:spacing w:val="-12"/>
          </w:rPr>
          <w:delText xml:space="preserve"> </w:delText>
        </w:r>
        <w:r w:rsidDel="00F644B2">
          <w:delText>a principled</w:delText>
        </w:r>
        <w:r w:rsidDel="00F644B2">
          <w:rPr>
            <w:spacing w:val="-13"/>
          </w:rPr>
          <w:delText xml:space="preserve"> </w:delText>
        </w:r>
        <w:r w:rsidDel="00F644B2">
          <w:delText>and</w:delText>
        </w:r>
        <w:r w:rsidDel="00F644B2">
          <w:rPr>
            <w:spacing w:val="-12"/>
          </w:rPr>
          <w:delText xml:space="preserve"> </w:delText>
        </w:r>
        <w:r w:rsidDel="00F644B2">
          <w:delText>interpretable</w:delText>
        </w:r>
        <w:r w:rsidDel="00F644B2">
          <w:rPr>
            <w:spacing w:val="-13"/>
          </w:rPr>
          <w:delText xml:space="preserve"> </w:delText>
        </w:r>
        <w:r w:rsidDel="00F644B2">
          <w:delText>basis</w:delText>
        </w:r>
        <w:r w:rsidDel="00F644B2">
          <w:rPr>
            <w:spacing w:val="-12"/>
          </w:rPr>
          <w:delText xml:space="preserve"> </w:delText>
        </w:r>
        <w:r w:rsidDel="00F644B2">
          <w:delText>for</w:delText>
        </w:r>
        <w:r w:rsidDel="00F644B2">
          <w:rPr>
            <w:spacing w:val="-13"/>
          </w:rPr>
          <w:delText xml:space="preserve"> </w:delText>
        </w:r>
        <w:r w:rsidDel="00F644B2">
          <w:delText>advancing</w:delText>
        </w:r>
        <w:r w:rsidDel="00F644B2">
          <w:rPr>
            <w:spacing w:val="-12"/>
          </w:rPr>
          <w:delText xml:space="preserve"> </w:delText>
        </w:r>
        <w:r w:rsidDel="00F644B2">
          <w:delText>the</w:delText>
        </w:r>
        <w:r w:rsidDel="00F644B2">
          <w:rPr>
            <w:spacing w:val="-13"/>
          </w:rPr>
          <w:delText xml:space="preserve"> </w:delText>
        </w:r>
        <w:r w:rsidDel="00F644B2">
          <w:delText xml:space="preserve">discrimina-tion of co-occurring mental states in physiological computing </w:delText>
        </w:r>
        <w:r w:rsidDel="00F644B2">
          <w:rPr>
            <w:spacing w:val="-2"/>
          </w:rPr>
          <w:delText>systems.</w:delText>
        </w:r>
      </w:del>
    </w:p>
    <w:p w14:paraId="4038D953" w14:textId="62FAEB96" w:rsidR="005E5D1A" w:rsidDel="00F644B2" w:rsidRDefault="00000000">
      <w:pPr>
        <w:pStyle w:val="BodyText"/>
        <w:spacing w:line="220" w:lineRule="exact"/>
        <w:ind w:left="458"/>
        <w:rPr>
          <w:del w:id="38" w:author="Coyle, Damien" w:date="2026-01-09T16:02:00Z" w16du:dateUtc="2026-01-09T16:02:00Z"/>
        </w:rPr>
      </w:pPr>
      <w:del w:id="39" w:author="Coyle, Damien" w:date="2026-01-09T16:02:00Z" w16du:dateUtc="2026-01-09T16:02:00Z">
        <w:r w:rsidDel="00F644B2">
          <w:delText>The</w:delText>
        </w:r>
        <w:r w:rsidDel="00F644B2">
          <w:rPr>
            <w:spacing w:val="13"/>
          </w:rPr>
          <w:delText xml:space="preserve"> </w:delText>
        </w:r>
        <w:r w:rsidDel="00F644B2">
          <w:delText>contributions</w:delText>
        </w:r>
        <w:r w:rsidDel="00F644B2">
          <w:rPr>
            <w:spacing w:val="14"/>
          </w:rPr>
          <w:delText xml:space="preserve"> </w:delText>
        </w:r>
        <w:r w:rsidDel="00F644B2">
          <w:delText>are</w:delText>
        </w:r>
        <w:r w:rsidDel="00F644B2">
          <w:rPr>
            <w:spacing w:val="13"/>
          </w:rPr>
          <w:delText xml:space="preserve"> </w:delText>
        </w:r>
        <w:r w:rsidDel="00F644B2">
          <w:delText>as</w:delText>
        </w:r>
        <w:r w:rsidDel="00F644B2">
          <w:rPr>
            <w:spacing w:val="14"/>
          </w:rPr>
          <w:delText xml:space="preserve"> </w:delText>
        </w:r>
        <w:r w:rsidDel="00F644B2">
          <w:rPr>
            <w:spacing w:val="-2"/>
          </w:rPr>
          <w:delText>follows:</w:delText>
        </w:r>
      </w:del>
    </w:p>
    <w:p w14:paraId="4038D954" w14:textId="00D47676" w:rsidR="005E5D1A" w:rsidDel="00F644B2" w:rsidRDefault="00000000">
      <w:pPr>
        <w:pStyle w:val="ListParagraph"/>
        <w:numPr>
          <w:ilvl w:val="0"/>
          <w:numId w:val="7"/>
        </w:numPr>
        <w:tabs>
          <w:tab w:val="left" w:pos="742"/>
          <w:tab w:val="left" w:pos="744"/>
        </w:tabs>
        <w:spacing w:before="3" w:line="249" w:lineRule="auto"/>
        <w:rPr>
          <w:del w:id="40" w:author="Coyle, Damien" w:date="2026-01-09T16:02:00Z" w16du:dateUtc="2026-01-09T16:02:00Z"/>
          <w:sz w:val="20"/>
        </w:rPr>
      </w:pPr>
      <w:del w:id="41" w:author="Coyle, Damien" w:date="2026-01-09T16:02:00Z" w16du:dateUtc="2026-01-09T16:02:00Z">
        <w:r w:rsidDel="00F644B2">
          <w:rPr>
            <w:sz w:val="20"/>
          </w:rPr>
          <w:delText>Paradigm – A 2×2 VR adaptation of the TSST that manipulates stress and MWL independently within one interactive loop.</w:delText>
        </w:r>
      </w:del>
    </w:p>
    <w:p w14:paraId="4038D955" w14:textId="021FF2D9" w:rsidR="005E5D1A" w:rsidDel="00F644B2" w:rsidRDefault="00000000">
      <w:pPr>
        <w:pStyle w:val="ListParagraph"/>
        <w:numPr>
          <w:ilvl w:val="0"/>
          <w:numId w:val="7"/>
        </w:numPr>
        <w:tabs>
          <w:tab w:val="left" w:pos="742"/>
          <w:tab w:val="left" w:pos="744"/>
        </w:tabs>
        <w:spacing w:line="249" w:lineRule="auto"/>
        <w:rPr>
          <w:del w:id="42" w:author="Coyle, Damien" w:date="2026-01-09T16:02:00Z" w16du:dateUtc="2026-01-09T16:02:00Z"/>
          <w:sz w:val="20"/>
        </w:rPr>
      </w:pPr>
      <w:del w:id="43" w:author="Coyle, Damien" w:date="2026-01-09T16:02:00Z" w16du:dateUtc="2026-01-09T16:02:00Z">
        <w:r w:rsidDel="00F644B2">
          <w:rPr>
            <w:sz w:val="20"/>
          </w:rPr>
          <w:delText>Pipeline – A multimodal acquisition and preprocessing framework (EEG, EDA, HR/HRV, pupillometry) de-signed for subject-independent modelling.</w:delText>
        </w:r>
      </w:del>
    </w:p>
    <w:p w14:paraId="4038D956" w14:textId="067C4F32" w:rsidR="005E5D1A" w:rsidDel="00F644B2" w:rsidRDefault="00000000">
      <w:pPr>
        <w:pStyle w:val="ListParagraph"/>
        <w:numPr>
          <w:ilvl w:val="0"/>
          <w:numId w:val="7"/>
        </w:numPr>
        <w:tabs>
          <w:tab w:val="left" w:pos="742"/>
          <w:tab w:val="left" w:pos="744"/>
        </w:tabs>
        <w:spacing w:line="249" w:lineRule="auto"/>
        <w:rPr>
          <w:del w:id="44" w:author="Coyle, Damien" w:date="2026-01-09T16:02:00Z" w16du:dateUtc="2026-01-09T16:02:00Z"/>
          <w:sz w:val="20"/>
        </w:rPr>
      </w:pPr>
      <w:del w:id="45" w:author="Coyle, Damien" w:date="2026-01-09T16:02:00Z" w16du:dateUtc="2026-01-09T16:02:00Z">
        <w:r w:rsidDel="00F644B2">
          <w:rPr>
            <w:sz w:val="20"/>
          </w:rPr>
          <w:delText>Inference</w:delText>
        </w:r>
        <w:r w:rsidDel="00F644B2">
          <w:rPr>
            <w:spacing w:val="-8"/>
            <w:sz w:val="20"/>
          </w:rPr>
          <w:delText xml:space="preserve"> </w:delText>
        </w:r>
        <w:r w:rsidDel="00F644B2">
          <w:rPr>
            <w:sz w:val="20"/>
          </w:rPr>
          <w:delText>–</w:delText>
        </w:r>
        <w:r w:rsidDel="00F644B2">
          <w:rPr>
            <w:spacing w:val="-8"/>
            <w:sz w:val="20"/>
          </w:rPr>
          <w:delText xml:space="preserve"> </w:delText>
        </w:r>
        <w:r w:rsidDel="00F644B2">
          <w:rPr>
            <w:sz w:val="20"/>
          </w:rPr>
          <w:delText>Subject-independent</w:delText>
        </w:r>
        <w:r w:rsidDel="00F644B2">
          <w:rPr>
            <w:spacing w:val="-8"/>
            <w:sz w:val="20"/>
          </w:rPr>
          <w:delText xml:space="preserve"> </w:delText>
        </w:r>
        <w:r w:rsidDel="00F644B2">
          <w:rPr>
            <w:sz w:val="20"/>
          </w:rPr>
          <w:delText>SVM</w:delText>
        </w:r>
        <w:r w:rsidDel="00F644B2">
          <w:rPr>
            <w:spacing w:val="-8"/>
            <w:sz w:val="20"/>
          </w:rPr>
          <w:delText xml:space="preserve"> </w:delText>
        </w:r>
        <w:r w:rsidDel="00F644B2">
          <w:rPr>
            <w:sz w:val="20"/>
          </w:rPr>
          <w:delText>classifiers</w:delText>
        </w:r>
        <w:r w:rsidDel="00F644B2">
          <w:rPr>
            <w:spacing w:val="-8"/>
            <w:sz w:val="20"/>
          </w:rPr>
          <w:delText xml:space="preserve"> </w:delText>
        </w:r>
        <w:r w:rsidDel="00F644B2">
          <w:rPr>
            <w:sz w:val="20"/>
          </w:rPr>
          <w:delText xml:space="preserve">trained to </w:delText>
        </w:r>
        <w:r w:rsidDel="00F644B2">
          <w:rPr>
            <w:sz w:val="20"/>
          </w:rPr>
          <w:lastRenderedPageBreak/>
          <w:delText>discriminate binary stress and MWL labels under nested leave-one-subject-out (LOSO) evaluation.</w:delText>
        </w:r>
      </w:del>
    </w:p>
    <w:p w14:paraId="4038D957" w14:textId="69915805" w:rsidR="005E5D1A" w:rsidDel="00F644B2" w:rsidRDefault="00000000">
      <w:pPr>
        <w:pStyle w:val="BodyText"/>
        <w:spacing w:before="12" w:line="249" w:lineRule="auto"/>
        <w:ind w:firstLine="199"/>
        <w:rPr>
          <w:del w:id="46" w:author="Coyle, Damien" w:date="2026-01-09T16:02:00Z" w16du:dateUtc="2026-01-09T16:02:00Z"/>
        </w:rPr>
      </w:pPr>
      <w:del w:id="47" w:author="Coyle, Damien" w:date="2026-01-09T16:02:00Z" w16du:dateUtc="2026-01-09T16:02:00Z">
        <w:r w:rsidDel="00F644B2">
          <w:delText>Empirical analysis confirms that the factorial design suc-cessfully</w:delText>
        </w:r>
        <w:r w:rsidDel="00F644B2">
          <w:rPr>
            <w:spacing w:val="-6"/>
          </w:rPr>
          <w:delText xml:space="preserve"> </w:delText>
        </w:r>
        <w:r w:rsidDel="00F644B2">
          <w:delText>decorrelated</w:delText>
        </w:r>
        <w:r w:rsidDel="00F644B2">
          <w:rPr>
            <w:spacing w:val="-6"/>
          </w:rPr>
          <w:delText xml:space="preserve"> </w:delText>
        </w:r>
        <w:r w:rsidDel="00F644B2">
          <w:delText>subjective</w:delText>
        </w:r>
        <w:r w:rsidDel="00F644B2">
          <w:rPr>
            <w:spacing w:val="-6"/>
          </w:rPr>
          <w:delText xml:space="preserve"> </w:delText>
        </w:r>
        <w:r w:rsidDel="00F644B2">
          <w:delText>stress</w:delText>
        </w:r>
        <w:r w:rsidDel="00F644B2">
          <w:rPr>
            <w:spacing w:val="-6"/>
          </w:rPr>
          <w:delText xml:space="preserve"> </w:delText>
        </w:r>
        <w:r w:rsidDel="00F644B2">
          <w:delText>and</w:delText>
        </w:r>
        <w:r w:rsidDel="00F644B2">
          <w:rPr>
            <w:spacing w:val="-6"/>
          </w:rPr>
          <w:delText xml:space="preserve"> </w:delText>
        </w:r>
        <w:r w:rsidDel="00F644B2">
          <w:delText>MWL.</w:delText>
        </w:r>
        <w:r w:rsidDel="00F644B2">
          <w:rPr>
            <w:spacing w:val="-6"/>
          </w:rPr>
          <w:delText xml:space="preserve"> </w:delText>
        </w:r>
        <w:r w:rsidDel="00F644B2">
          <w:delText>We</w:delText>
        </w:r>
        <w:r w:rsidDel="00F644B2">
          <w:rPr>
            <w:spacing w:val="-6"/>
          </w:rPr>
          <w:delText xml:space="preserve"> </w:delText>
        </w:r>
        <w:r w:rsidDel="00F644B2">
          <w:delText>demon-strate that while subject-independent discrimination remains challenging</w:delText>
        </w:r>
        <w:r w:rsidDel="00F644B2">
          <w:rPr>
            <w:spacing w:val="-2"/>
          </w:rPr>
          <w:delText xml:space="preserve"> </w:delText>
        </w:r>
        <w:r w:rsidDel="00F644B2">
          <w:delText>due</w:delText>
        </w:r>
        <w:r w:rsidDel="00F644B2">
          <w:rPr>
            <w:spacing w:val="-3"/>
          </w:rPr>
          <w:delText xml:space="preserve"> </w:delText>
        </w:r>
        <w:r w:rsidDel="00F644B2">
          <w:delText>to</w:delText>
        </w:r>
        <w:r w:rsidDel="00F644B2">
          <w:rPr>
            <w:spacing w:val="-2"/>
          </w:rPr>
          <w:delText xml:space="preserve"> </w:delText>
        </w:r>
        <w:r w:rsidDel="00F644B2">
          <w:delText>physiological</w:delText>
        </w:r>
        <w:r w:rsidDel="00F644B2">
          <w:rPr>
            <w:spacing w:val="-2"/>
          </w:rPr>
          <w:delText xml:space="preserve"> </w:delText>
        </w:r>
        <w:r w:rsidDel="00F644B2">
          <w:delText>variability,</w:delText>
        </w:r>
        <w:r w:rsidDel="00F644B2">
          <w:rPr>
            <w:spacing w:val="-3"/>
          </w:rPr>
          <w:delText xml:space="preserve"> </w:delText>
        </w:r>
        <w:r w:rsidDel="00F644B2">
          <w:delText>integrating</w:delText>
        </w:r>
        <w:r w:rsidDel="00F644B2">
          <w:rPr>
            <w:spacing w:val="-2"/>
          </w:rPr>
          <w:delText xml:space="preserve"> </w:delText>
        </w:r>
        <w:r w:rsidDel="00F644B2">
          <w:delText>neural and autonomic signals significantly improves the detection of MWL</w:delText>
        </w:r>
        <w:r w:rsidDel="00F644B2">
          <w:rPr>
            <w:spacing w:val="17"/>
          </w:rPr>
          <w:delText xml:space="preserve"> </w:delText>
        </w:r>
        <w:r w:rsidDel="00F644B2">
          <w:delText>compared</w:delText>
        </w:r>
        <w:r w:rsidDel="00F644B2">
          <w:rPr>
            <w:spacing w:val="16"/>
          </w:rPr>
          <w:delText xml:space="preserve"> </w:delText>
        </w:r>
        <w:r w:rsidDel="00F644B2">
          <w:delText>to</w:delText>
        </w:r>
        <w:r w:rsidDel="00F644B2">
          <w:rPr>
            <w:spacing w:val="18"/>
          </w:rPr>
          <w:delText xml:space="preserve"> </w:delText>
        </w:r>
        <w:r w:rsidDel="00F644B2">
          <w:delText>single-modality</w:delText>
        </w:r>
        <w:r w:rsidDel="00F644B2">
          <w:rPr>
            <w:spacing w:val="17"/>
          </w:rPr>
          <w:delText xml:space="preserve"> </w:delText>
        </w:r>
        <w:r w:rsidDel="00F644B2">
          <w:delText>baselines.</w:delText>
        </w:r>
        <w:r w:rsidDel="00F644B2">
          <w:rPr>
            <w:spacing w:val="17"/>
          </w:rPr>
          <w:delText xml:space="preserve"> </w:delText>
        </w:r>
        <w:r w:rsidDel="00F644B2">
          <w:delText>These</w:delText>
        </w:r>
        <w:r w:rsidDel="00F644B2">
          <w:rPr>
            <w:spacing w:val="17"/>
          </w:rPr>
          <w:delText xml:space="preserve"> </w:delText>
        </w:r>
        <w:r w:rsidDel="00F644B2">
          <w:rPr>
            <w:spacing w:val="-2"/>
          </w:rPr>
          <w:delText>findings</w:delText>
        </w:r>
      </w:del>
    </w:p>
    <w:p w14:paraId="4038D958" w14:textId="2008DA4F" w:rsidR="005E5D1A" w:rsidDel="00F644B2" w:rsidRDefault="00000000">
      <w:pPr>
        <w:pStyle w:val="BodyText"/>
        <w:spacing w:before="159" w:line="249" w:lineRule="auto"/>
        <w:ind w:left="199" w:right="977"/>
        <w:rPr>
          <w:del w:id="48" w:author="Coyle, Damien" w:date="2026-01-09T16:02:00Z" w16du:dateUtc="2026-01-09T16:02:00Z"/>
        </w:rPr>
      </w:pPr>
      <w:del w:id="49" w:author="Coyle, Damien" w:date="2026-01-09T16:02:00Z" w16du:dateUtc="2026-01-09T16:02:00Z">
        <w:r w:rsidDel="00F644B2">
          <w:br w:type="column"/>
        </w:r>
        <w:r w:rsidDel="00F644B2">
          <w:delText>indicate</w:delText>
        </w:r>
        <w:r w:rsidDel="00F644B2">
          <w:rPr>
            <w:spacing w:val="-11"/>
          </w:rPr>
          <w:delText xml:space="preserve"> </w:delText>
        </w:r>
        <w:r w:rsidDel="00F644B2">
          <w:delText>that</w:delText>
        </w:r>
        <w:r w:rsidDel="00F644B2">
          <w:rPr>
            <w:spacing w:val="-11"/>
          </w:rPr>
          <w:delText xml:space="preserve"> </w:delText>
        </w:r>
        <w:r w:rsidDel="00F644B2">
          <w:delText>multimodal</w:delText>
        </w:r>
        <w:r w:rsidDel="00F644B2">
          <w:rPr>
            <w:spacing w:val="-11"/>
          </w:rPr>
          <w:delText xml:space="preserve"> </w:delText>
        </w:r>
        <w:r w:rsidDel="00F644B2">
          <w:delText>sensor</w:delText>
        </w:r>
        <w:r w:rsidDel="00F644B2">
          <w:rPr>
            <w:spacing w:val="-11"/>
          </w:rPr>
          <w:delText xml:space="preserve"> </w:delText>
        </w:r>
        <w:r w:rsidDel="00F644B2">
          <w:delText>fusion</w:delText>
        </w:r>
        <w:r w:rsidDel="00F644B2">
          <w:rPr>
            <w:spacing w:val="-11"/>
          </w:rPr>
          <w:delText xml:space="preserve"> </w:delText>
        </w:r>
        <w:r w:rsidDel="00F644B2">
          <w:delText>is</w:delText>
        </w:r>
        <w:r w:rsidDel="00F644B2">
          <w:rPr>
            <w:spacing w:val="-11"/>
          </w:rPr>
          <w:delText xml:space="preserve"> </w:delText>
        </w:r>
        <w:r w:rsidDel="00F644B2">
          <w:delText>essential</w:delText>
        </w:r>
        <w:r w:rsidDel="00F644B2">
          <w:rPr>
            <w:spacing w:val="-11"/>
          </w:rPr>
          <w:delText xml:space="preserve"> </w:delText>
        </w:r>
        <w:r w:rsidDel="00F644B2">
          <w:delText>for</w:delText>
        </w:r>
        <w:r w:rsidDel="00F644B2">
          <w:rPr>
            <w:spacing w:val="-11"/>
          </w:rPr>
          <w:delText xml:space="preserve"> </w:delText>
        </w:r>
        <w:r w:rsidDel="00F644B2">
          <w:delText xml:space="preserve">resolving overlapping physiological states in ecologically valid envi-ronments, advancing the reliability of inference for adaptive </w:delText>
        </w:r>
        <w:r w:rsidDel="00F644B2">
          <w:rPr>
            <w:spacing w:val="-2"/>
          </w:rPr>
          <w:delText>systems.</w:delText>
        </w:r>
      </w:del>
    </w:p>
    <w:p w14:paraId="4038D959" w14:textId="77777777" w:rsidR="005E5D1A" w:rsidRDefault="00000000">
      <w:pPr>
        <w:pStyle w:val="BodyText"/>
        <w:spacing w:line="249" w:lineRule="auto"/>
        <w:ind w:left="199" w:right="977" w:firstLine="199"/>
      </w:pPr>
      <w:r>
        <w:t>The remainder of the paper is organised as follows. Section II details the paradigm, acquisition pipeline, and modelling framework. Section III reports manipulation checks and pre-dictive analyses. Section IV examines state discriminability and broader implications.</w:t>
      </w:r>
    </w:p>
    <w:p w14:paraId="4038D95A" w14:textId="77777777" w:rsidR="005E5D1A" w:rsidRDefault="005E5D1A">
      <w:pPr>
        <w:pStyle w:val="BodyText"/>
        <w:spacing w:before="15"/>
        <w:ind w:left="0"/>
        <w:jc w:val="left"/>
      </w:pPr>
    </w:p>
    <w:p w14:paraId="4038D95B" w14:textId="77777777" w:rsidR="005E5D1A" w:rsidRDefault="00000000">
      <w:pPr>
        <w:pStyle w:val="ListParagraph"/>
        <w:numPr>
          <w:ilvl w:val="0"/>
          <w:numId w:val="8"/>
        </w:numPr>
        <w:tabs>
          <w:tab w:val="left" w:pos="2410"/>
        </w:tabs>
        <w:ind w:left="2410" w:hanging="289"/>
        <w:jc w:val="left"/>
        <w:rPr>
          <w:sz w:val="20"/>
        </w:rPr>
      </w:pPr>
      <w:r>
        <w:rPr>
          <w:smallCaps/>
          <w:spacing w:val="-2"/>
          <w:sz w:val="20"/>
        </w:rPr>
        <w:t>Methods</w:t>
      </w:r>
    </w:p>
    <w:p w14:paraId="4038D95C" w14:textId="77777777" w:rsidR="005E5D1A" w:rsidRDefault="00000000">
      <w:pPr>
        <w:pStyle w:val="ListParagraph"/>
        <w:numPr>
          <w:ilvl w:val="0"/>
          <w:numId w:val="6"/>
        </w:numPr>
        <w:tabs>
          <w:tab w:val="left" w:pos="469"/>
        </w:tabs>
        <w:spacing w:before="70"/>
        <w:ind w:left="469" w:hanging="270"/>
        <w:jc w:val="both"/>
        <w:rPr>
          <w:i/>
          <w:sz w:val="20"/>
        </w:rPr>
      </w:pPr>
      <w:r>
        <w:rPr>
          <w:i/>
          <w:sz w:val="20"/>
        </w:rPr>
        <w:t>Experimental</w:t>
      </w:r>
      <w:r>
        <w:rPr>
          <w:i/>
          <w:spacing w:val="8"/>
          <w:sz w:val="20"/>
        </w:rPr>
        <w:t xml:space="preserve"> </w:t>
      </w:r>
      <w:r>
        <w:rPr>
          <w:i/>
          <w:spacing w:val="-2"/>
          <w:sz w:val="20"/>
        </w:rPr>
        <w:t>Design</w:t>
      </w:r>
    </w:p>
    <w:p w14:paraId="4038D95D" w14:textId="77777777" w:rsidR="005E5D1A" w:rsidRDefault="00000000">
      <w:pPr>
        <w:pStyle w:val="BodyText"/>
        <w:spacing w:before="49" w:line="228" w:lineRule="auto"/>
        <w:ind w:left="199" w:right="977" w:firstLine="199"/>
        <w:rPr>
          <w:b/>
        </w:rPr>
      </w:pPr>
      <w:r>
        <w:t xml:space="preserve">The study employed a 2 </w:t>
      </w:r>
      <w:r>
        <w:rPr>
          <w:rFonts w:ascii="Lucida Sans Unicode" w:hAnsi="Lucida Sans Unicode"/>
        </w:rPr>
        <w:t xml:space="preserve">× </w:t>
      </w:r>
      <w:r>
        <w:t>2 within-subjects design with factors of Stress (Low vs. High) and MWL (Low vs. High), resulting</w:t>
      </w:r>
      <w:r>
        <w:rPr>
          <w:spacing w:val="35"/>
        </w:rPr>
        <w:t xml:space="preserve"> </w:t>
      </w:r>
      <w:r>
        <w:t>in</w:t>
      </w:r>
      <w:r>
        <w:rPr>
          <w:spacing w:val="36"/>
        </w:rPr>
        <w:t xml:space="preserve"> </w:t>
      </w:r>
      <w:r>
        <w:t>four</w:t>
      </w:r>
      <w:r>
        <w:rPr>
          <w:spacing w:val="36"/>
        </w:rPr>
        <w:t xml:space="preserve"> </w:t>
      </w:r>
      <w:r>
        <w:t>experimental</w:t>
      </w:r>
      <w:r>
        <w:rPr>
          <w:spacing w:val="36"/>
        </w:rPr>
        <w:t xml:space="preserve"> </w:t>
      </w:r>
      <w:r>
        <w:t>conditions:</w:t>
      </w:r>
      <w:r>
        <w:rPr>
          <w:spacing w:val="36"/>
        </w:rPr>
        <w:t xml:space="preserve"> </w:t>
      </w:r>
      <w:r>
        <w:rPr>
          <w:b/>
        </w:rPr>
        <w:t>Low-</w:t>
      </w:r>
      <w:r>
        <w:rPr>
          <w:b/>
          <w:spacing w:val="-2"/>
        </w:rPr>
        <w:t>Stress/Low-</w:t>
      </w:r>
    </w:p>
    <w:p w14:paraId="4038D95E" w14:textId="77777777" w:rsidR="005E5D1A" w:rsidRDefault="00000000">
      <w:pPr>
        <w:pStyle w:val="BodyText"/>
        <w:spacing w:before="10" w:line="249" w:lineRule="auto"/>
        <w:ind w:left="199" w:right="977"/>
      </w:pPr>
      <w:r>
        <w:rPr>
          <w:b/>
        </w:rPr>
        <w:t>MWL</w:t>
      </w:r>
      <w:r>
        <w:t xml:space="preserve">, </w:t>
      </w:r>
      <w:r>
        <w:rPr>
          <w:b/>
        </w:rPr>
        <w:t>Low-Stress/High-MWL</w:t>
      </w:r>
      <w:r>
        <w:t xml:space="preserve">, </w:t>
      </w:r>
      <w:r>
        <w:rPr>
          <w:b/>
        </w:rPr>
        <w:t>High-Stress/Low-MWL</w:t>
      </w:r>
      <w:r>
        <w:t xml:space="preserve">, and </w:t>
      </w:r>
      <w:r>
        <w:rPr>
          <w:b/>
        </w:rPr>
        <w:t>High-Stress/High-MWL</w:t>
      </w:r>
      <w:r>
        <w:t xml:space="preserve">. Participants completed all four conditions in a fully counterbalanced order, with two alternate versions of the </w:t>
      </w:r>
      <w:r>
        <w:rPr>
          <w:b/>
        </w:rPr>
        <w:t xml:space="preserve">High-MWL </w:t>
      </w:r>
      <w:r>
        <w:t>task used to minimise practice effects. Across participants, the 24 counterbalanced condition orders</w:t>
      </w:r>
      <w:r>
        <w:rPr>
          <w:spacing w:val="-10"/>
        </w:rPr>
        <w:t xml:space="preserve"> </w:t>
      </w:r>
      <w:r>
        <w:t>were</w:t>
      </w:r>
      <w:r>
        <w:rPr>
          <w:spacing w:val="-10"/>
        </w:rPr>
        <w:t xml:space="preserve"> </w:t>
      </w:r>
      <w:r>
        <w:t>doubled</w:t>
      </w:r>
      <w:r>
        <w:rPr>
          <w:spacing w:val="-10"/>
        </w:rPr>
        <w:t xml:space="preserve"> </w:t>
      </w:r>
      <w:r>
        <w:t>to</w:t>
      </w:r>
      <w:r>
        <w:rPr>
          <w:spacing w:val="-10"/>
        </w:rPr>
        <w:t xml:space="preserve"> </w:t>
      </w:r>
      <w:r>
        <w:t>account</w:t>
      </w:r>
      <w:r>
        <w:rPr>
          <w:spacing w:val="-10"/>
        </w:rPr>
        <w:t xml:space="preserve"> </w:t>
      </w:r>
      <w:r>
        <w:t>for</w:t>
      </w:r>
      <w:r>
        <w:rPr>
          <w:spacing w:val="-10"/>
        </w:rPr>
        <w:t xml:space="preserve"> </w:t>
      </w:r>
      <w:r>
        <w:t>these</w:t>
      </w:r>
      <w:r>
        <w:rPr>
          <w:spacing w:val="-10"/>
        </w:rPr>
        <w:t xml:space="preserve"> </w:t>
      </w:r>
      <w:r>
        <w:t>task</w:t>
      </w:r>
      <w:r>
        <w:rPr>
          <w:spacing w:val="-10"/>
        </w:rPr>
        <w:t xml:space="preserve"> </w:t>
      </w:r>
      <w:r>
        <w:t>variants,</w:t>
      </w:r>
      <w:r>
        <w:rPr>
          <w:spacing w:val="-10"/>
        </w:rPr>
        <w:t xml:space="preserve"> </w:t>
      </w:r>
      <w:r>
        <w:t>yielding 48 unique experimental configurations.</w:t>
      </w:r>
    </w:p>
    <w:p w14:paraId="4038D95F" w14:textId="77777777" w:rsidR="005E5D1A" w:rsidRDefault="005E5D1A">
      <w:pPr>
        <w:pStyle w:val="BodyText"/>
        <w:spacing w:before="61"/>
        <w:ind w:left="0"/>
        <w:jc w:val="left"/>
      </w:pPr>
    </w:p>
    <w:p w14:paraId="4038D960" w14:textId="77777777" w:rsidR="005E5D1A" w:rsidRDefault="00000000">
      <w:pPr>
        <w:pStyle w:val="ListParagraph"/>
        <w:numPr>
          <w:ilvl w:val="0"/>
          <w:numId w:val="6"/>
        </w:numPr>
        <w:tabs>
          <w:tab w:val="left" w:pos="469"/>
        </w:tabs>
        <w:ind w:left="469" w:hanging="270"/>
        <w:jc w:val="both"/>
        <w:rPr>
          <w:i/>
          <w:sz w:val="20"/>
        </w:rPr>
      </w:pPr>
      <w:r>
        <w:rPr>
          <w:i/>
          <w:sz w:val="20"/>
        </w:rPr>
        <w:t>Immersive</w:t>
      </w:r>
      <w:r>
        <w:rPr>
          <w:i/>
          <w:spacing w:val="3"/>
          <w:sz w:val="20"/>
        </w:rPr>
        <w:t xml:space="preserve"> </w:t>
      </w:r>
      <w:r>
        <w:rPr>
          <w:i/>
          <w:sz w:val="20"/>
        </w:rPr>
        <w:t>Environment</w:t>
      </w:r>
      <w:r>
        <w:rPr>
          <w:i/>
          <w:spacing w:val="3"/>
          <w:sz w:val="20"/>
        </w:rPr>
        <w:t xml:space="preserve"> </w:t>
      </w:r>
      <w:r>
        <w:rPr>
          <w:i/>
          <w:sz w:val="20"/>
        </w:rPr>
        <w:t>and</w:t>
      </w:r>
      <w:r>
        <w:rPr>
          <w:i/>
          <w:spacing w:val="3"/>
          <w:sz w:val="20"/>
        </w:rPr>
        <w:t xml:space="preserve"> </w:t>
      </w:r>
      <w:r>
        <w:rPr>
          <w:i/>
          <w:sz w:val="20"/>
        </w:rPr>
        <w:t>Task</w:t>
      </w:r>
      <w:r>
        <w:rPr>
          <w:i/>
          <w:spacing w:val="3"/>
          <w:sz w:val="20"/>
        </w:rPr>
        <w:t xml:space="preserve"> </w:t>
      </w:r>
      <w:r>
        <w:rPr>
          <w:i/>
          <w:spacing w:val="-2"/>
          <w:sz w:val="20"/>
        </w:rPr>
        <w:t>Design</w:t>
      </w:r>
    </w:p>
    <w:p w14:paraId="4038D961" w14:textId="77777777" w:rsidR="005E5D1A" w:rsidRDefault="00000000">
      <w:pPr>
        <w:pStyle w:val="BodyText"/>
        <w:spacing w:before="71" w:line="249" w:lineRule="auto"/>
        <w:ind w:left="199" w:right="977" w:firstLine="199"/>
      </w:pPr>
      <w:r>
        <w:t>The</w:t>
      </w:r>
      <w:r>
        <w:rPr>
          <w:spacing w:val="40"/>
        </w:rPr>
        <w:t xml:space="preserve"> </w:t>
      </w:r>
      <w:r>
        <w:t>Trier</w:t>
      </w:r>
      <w:r>
        <w:rPr>
          <w:spacing w:val="40"/>
        </w:rPr>
        <w:t xml:space="preserve"> </w:t>
      </w:r>
      <w:r>
        <w:t>Social</w:t>
      </w:r>
      <w:r>
        <w:rPr>
          <w:spacing w:val="40"/>
        </w:rPr>
        <w:t xml:space="preserve"> </w:t>
      </w:r>
      <w:r>
        <w:t>Stress</w:t>
      </w:r>
      <w:r>
        <w:rPr>
          <w:spacing w:val="40"/>
        </w:rPr>
        <w:t xml:space="preserve"> </w:t>
      </w:r>
      <w:r>
        <w:t>Test</w:t>
      </w:r>
      <w:r>
        <w:rPr>
          <w:spacing w:val="40"/>
        </w:rPr>
        <w:t xml:space="preserve"> </w:t>
      </w:r>
      <w:r>
        <w:t>(TSST)</w:t>
      </w:r>
      <w:r>
        <w:rPr>
          <w:spacing w:val="40"/>
        </w:rPr>
        <w:t xml:space="preserve"> </w:t>
      </w:r>
      <w:r>
        <w:t>is</w:t>
      </w:r>
      <w:r>
        <w:rPr>
          <w:spacing w:val="40"/>
        </w:rPr>
        <w:t xml:space="preserve"> </w:t>
      </w:r>
      <w:r>
        <w:t>a</w:t>
      </w:r>
      <w:r>
        <w:rPr>
          <w:spacing w:val="40"/>
        </w:rPr>
        <w:t xml:space="preserve"> </w:t>
      </w:r>
      <w:r>
        <w:t>widely</w:t>
      </w:r>
      <w:r>
        <w:rPr>
          <w:spacing w:val="40"/>
        </w:rPr>
        <w:t xml:space="preserve"> </w:t>
      </w:r>
      <w:r>
        <w:t>used and well-validated protocol for eliciting psychosocial stress, reliably inducing increases in subjective, physiological, and hormonal</w:t>
      </w:r>
      <w:r>
        <w:rPr>
          <w:spacing w:val="25"/>
        </w:rPr>
        <w:t xml:space="preserve"> </w:t>
      </w:r>
      <w:r>
        <w:t>stress</w:t>
      </w:r>
      <w:r>
        <w:rPr>
          <w:spacing w:val="25"/>
        </w:rPr>
        <w:t xml:space="preserve"> </w:t>
      </w:r>
      <w:r>
        <w:t>markers</w:t>
      </w:r>
      <w:r>
        <w:rPr>
          <w:spacing w:val="25"/>
        </w:rPr>
        <w:t xml:space="preserve"> </w:t>
      </w:r>
      <w:r>
        <w:t>[34],</w:t>
      </w:r>
      <w:r>
        <w:rPr>
          <w:spacing w:val="25"/>
        </w:rPr>
        <w:t xml:space="preserve"> </w:t>
      </w:r>
      <w:r>
        <w:t>[35].</w:t>
      </w:r>
      <w:r>
        <w:rPr>
          <w:spacing w:val="25"/>
        </w:rPr>
        <w:t xml:space="preserve"> </w:t>
      </w:r>
      <w:r>
        <w:t>This</w:t>
      </w:r>
      <w:r>
        <w:rPr>
          <w:spacing w:val="25"/>
        </w:rPr>
        <w:t xml:space="preserve"> </w:t>
      </w:r>
      <w:r>
        <w:t>study</w:t>
      </w:r>
      <w:r>
        <w:rPr>
          <w:spacing w:val="25"/>
        </w:rPr>
        <w:t xml:space="preserve"> </w:t>
      </w:r>
      <w:r>
        <w:t>implemented a virtual adaptation of the TSST to reproduce two of its core components: social evaluation by observers and a cognitively demanding arithmetic task. The immersive VR format pre-served these elements while providing enhanced experimental control and ecological validity [36].</w:t>
      </w:r>
    </w:p>
    <w:p w14:paraId="4038D962" w14:textId="77777777" w:rsidR="005E5D1A" w:rsidRDefault="00000000">
      <w:pPr>
        <w:pStyle w:val="BodyText"/>
        <w:spacing w:line="249" w:lineRule="auto"/>
        <w:ind w:left="199" w:right="977" w:firstLine="199"/>
      </w:pPr>
      <w:r>
        <w:t xml:space="preserve">Stress was manipulated by varying the intensity of social evaluation conveyed through the immersive social environ-ment and accompanying pre-task instructions. In the </w:t>
      </w:r>
      <w:r>
        <w:rPr>
          <w:b/>
        </w:rPr>
        <w:t xml:space="preserve">High-stress </w:t>
      </w:r>
      <w:r>
        <w:t>condition, participants performed arithmetic tasks be-fore avatars that displayed attentive, evaluative nonverbal be-haviour</w:t>
      </w:r>
      <w:r>
        <w:rPr>
          <w:spacing w:val="-11"/>
        </w:rPr>
        <w:t xml:space="preserve"> </w:t>
      </w:r>
      <w:r>
        <w:t>and</w:t>
      </w:r>
      <w:r>
        <w:rPr>
          <w:spacing w:val="-11"/>
        </w:rPr>
        <w:t xml:space="preserve"> </w:t>
      </w:r>
      <w:r>
        <w:t>were</w:t>
      </w:r>
      <w:r>
        <w:rPr>
          <w:spacing w:val="-11"/>
        </w:rPr>
        <w:t xml:space="preserve"> </w:t>
      </w:r>
      <w:r>
        <w:t>formally</w:t>
      </w:r>
      <w:r>
        <w:rPr>
          <w:spacing w:val="-11"/>
        </w:rPr>
        <w:t xml:space="preserve"> </w:t>
      </w:r>
      <w:r>
        <w:t>dressed,</w:t>
      </w:r>
      <w:r>
        <w:rPr>
          <w:spacing w:val="-11"/>
        </w:rPr>
        <w:t xml:space="preserve"> </w:t>
      </w:r>
      <w:r>
        <w:t>simulating</w:t>
      </w:r>
      <w:r>
        <w:rPr>
          <w:spacing w:val="-11"/>
        </w:rPr>
        <w:t xml:space="preserve"> </w:t>
      </w:r>
      <w:r>
        <w:t>a</w:t>
      </w:r>
      <w:r>
        <w:rPr>
          <w:spacing w:val="-11"/>
        </w:rPr>
        <w:t xml:space="preserve"> </w:t>
      </w:r>
      <w:r>
        <w:t>job-interview-like scenario to evoke social-evaluative stress. To reinforce</w:t>
      </w:r>
      <w:r>
        <w:rPr>
          <w:spacing w:val="40"/>
        </w:rPr>
        <w:t xml:space="preserve"> </w:t>
      </w:r>
      <w:r>
        <w:t>the evaluative context, the experimenter explicitly informed participants</w:t>
      </w:r>
      <w:r>
        <w:rPr>
          <w:spacing w:val="40"/>
        </w:rPr>
        <w:t xml:space="preserve"> </w:t>
      </w:r>
      <w:r>
        <w:t>that</w:t>
      </w:r>
      <w:r>
        <w:rPr>
          <w:spacing w:val="40"/>
        </w:rPr>
        <w:t xml:space="preserve"> </w:t>
      </w:r>
      <w:r>
        <w:t>their</w:t>
      </w:r>
      <w:r>
        <w:rPr>
          <w:spacing w:val="40"/>
        </w:rPr>
        <w:t xml:space="preserve"> </w:t>
      </w:r>
      <w:r>
        <w:t>verbal</w:t>
      </w:r>
      <w:r>
        <w:rPr>
          <w:spacing w:val="40"/>
        </w:rPr>
        <w:t xml:space="preserve"> </w:t>
      </w:r>
      <w:r>
        <w:t>responses</w:t>
      </w:r>
      <w:r>
        <w:rPr>
          <w:spacing w:val="40"/>
        </w:rPr>
        <w:t xml:space="preserve"> </w:t>
      </w:r>
      <w:r>
        <w:t>would</w:t>
      </w:r>
      <w:r>
        <w:rPr>
          <w:spacing w:val="40"/>
        </w:rPr>
        <w:t xml:space="preserve"> </w:t>
      </w:r>
      <w:r>
        <w:t>be</w:t>
      </w:r>
      <w:r>
        <w:rPr>
          <w:spacing w:val="40"/>
        </w:rPr>
        <w:t xml:space="preserve"> </w:t>
      </w:r>
      <w:r>
        <w:t>recorded and subsequently evaluated by experts, although no actual recordings were made.</w:t>
      </w:r>
    </w:p>
    <w:p w14:paraId="4038D963" w14:textId="77777777" w:rsidR="005E5D1A" w:rsidRDefault="00000000">
      <w:pPr>
        <w:pStyle w:val="BodyText"/>
        <w:spacing w:line="249" w:lineRule="auto"/>
        <w:ind w:left="199" w:right="977" w:firstLine="199"/>
      </w:pPr>
      <w:r>
        <w:t xml:space="preserve">In contrast, in the </w:t>
      </w:r>
      <w:r>
        <w:rPr>
          <w:b/>
        </w:rPr>
        <w:t xml:space="preserve">Low-stress </w:t>
      </w:r>
      <w:r>
        <w:t>condition, avatars were ca-sually dressed and displayed disengaged behaviour, such as avoiding</w:t>
      </w:r>
      <w:r>
        <w:rPr>
          <w:spacing w:val="-11"/>
        </w:rPr>
        <w:t xml:space="preserve"> </w:t>
      </w:r>
      <w:r>
        <w:t>eye</w:t>
      </w:r>
      <w:r>
        <w:rPr>
          <w:spacing w:val="-11"/>
        </w:rPr>
        <w:t xml:space="preserve"> </w:t>
      </w:r>
      <w:r>
        <w:t>contact</w:t>
      </w:r>
      <w:r>
        <w:rPr>
          <w:spacing w:val="-11"/>
        </w:rPr>
        <w:t xml:space="preserve"> </w:t>
      </w:r>
      <w:r>
        <w:t>and</w:t>
      </w:r>
      <w:r>
        <w:rPr>
          <w:spacing w:val="-11"/>
        </w:rPr>
        <w:t xml:space="preserve"> </w:t>
      </w:r>
      <w:r>
        <w:t>using</w:t>
      </w:r>
      <w:r>
        <w:rPr>
          <w:spacing w:val="-11"/>
        </w:rPr>
        <w:t xml:space="preserve"> </w:t>
      </w:r>
      <w:r>
        <w:t>laptops,</w:t>
      </w:r>
      <w:r>
        <w:rPr>
          <w:spacing w:val="-11"/>
        </w:rPr>
        <w:t xml:space="preserve"> </w:t>
      </w:r>
      <w:r>
        <w:t>while</w:t>
      </w:r>
      <w:r>
        <w:rPr>
          <w:spacing w:val="-11"/>
        </w:rPr>
        <w:t xml:space="preserve"> </w:t>
      </w:r>
      <w:r>
        <w:t>participants</w:t>
      </w:r>
      <w:r>
        <w:rPr>
          <w:spacing w:val="-11"/>
        </w:rPr>
        <w:t xml:space="preserve"> </w:t>
      </w:r>
      <w:r>
        <w:t>were explicitly told that their performance was neither recorded</w:t>
      </w:r>
      <w:r>
        <w:rPr>
          <w:spacing w:val="80"/>
          <w:w w:val="150"/>
        </w:rPr>
        <w:t xml:space="preserve"> </w:t>
      </w:r>
      <w:r>
        <w:t>nor</w:t>
      </w:r>
      <w:r>
        <w:rPr>
          <w:spacing w:val="-1"/>
        </w:rPr>
        <w:t xml:space="preserve"> </w:t>
      </w:r>
      <w:r>
        <w:t>evaluated.</w:t>
      </w:r>
      <w:r>
        <w:rPr>
          <w:spacing w:val="-1"/>
        </w:rPr>
        <w:t xml:space="preserve"> </w:t>
      </w:r>
      <w:r>
        <w:t>Previous</w:t>
      </w:r>
      <w:r>
        <w:rPr>
          <w:spacing w:val="-1"/>
        </w:rPr>
        <w:t xml:space="preserve"> </w:t>
      </w:r>
      <w:r>
        <w:t>work</w:t>
      </w:r>
      <w:r>
        <w:rPr>
          <w:spacing w:val="-1"/>
        </w:rPr>
        <w:t xml:space="preserve"> </w:t>
      </w:r>
      <w:r>
        <w:t>has</w:t>
      </w:r>
      <w:r>
        <w:rPr>
          <w:spacing w:val="-1"/>
        </w:rPr>
        <w:t xml:space="preserve"> </w:t>
      </w:r>
      <w:r>
        <w:t>shown</w:t>
      </w:r>
      <w:r>
        <w:rPr>
          <w:spacing w:val="-1"/>
        </w:rPr>
        <w:t xml:space="preserve"> </w:t>
      </w:r>
      <w:r>
        <w:t>that</w:t>
      </w:r>
      <w:r>
        <w:rPr>
          <w:spacing w:val="-1"/>
        </w:rPr>
        <w:t xml:space="preserve"> </w:t>
      </w:r>
      <w:r>
        <w:t>social-evaluative stress is markedly reduced when observers display neutral or inattentive behaviour [37]. Participants were encouraged to proceed at their own pace and reassured that mistakes were expected. Such framing has been shown to attenuate stress responses in modified TSST paradigms [38].</w:t>
      </w:r>
    </w:p>
    <w:p w14:paraId="4038D964" w14:textId="77777777" w:rsidR="005E5D1A" w:rsidRDefault="00000000">
      <w:pPr>
        <w:pStyle w:val="BodyText"/>
        <w:spacing w:line="249" w:lineRule="auto"/>
        <w:ind w:left="199" w:right="977" w:firstLine="199"/>
      </w:pPr>
      <w:r>
        <w:t>MWL was manipulated by varying the difficulty of the arithmetic task, consistent with established TSST-based and MWL</w:t>
      </w:r>
      <w:r>
        <w:rPr>
          <w:spacing w:val="34"/>
        </w:rPr>
        <w:t xml:space="preserve"> </w:t>
      </w:r>
      <w:r>
        <w:t>paradigms.</w:t>
      </w:r>
      <w:r>
        <w:rPr>
          <w:spacing w:val="36"/>
        </w:rPr>
        <w:t xml:space="preserve"> </w:t>
      </w:r>
      <w:r>
        <w:t>In</w:t>
      </w:r>
      <w:r>
        <w:rPr>
          <w:spacing w:val="35"/>
        </w:rPr>
        <w:t xml:space="preserve"> </w:t>
      </w:r>
      <w:r>
        <w:t>the</w:t>
      </w:r>
      <w:r>
        <w:rPr>
          <w:spacing w:val="35"/>
        </w:rPr>
        <w:t xml:space="preserve"> </w:t>
      </w:r>
      <w:r>
        <w:rPr>
          <w:b/>
        </w:rPr>
        <w:t>Low-MWL</w:t>
      </w:r>
      <w:r>
        <w:rPr>
          <w:b/>
          <w:spacing w:val="35"/>
        </w:rPr>
        <w:t xml:space="preserve"> </w:t>
      </w:r>
      <w:r>
        <w:t>condition,</w:t>
      </w:r>
      <w:r>
        <w:rPr>
          <w:spacing w:val="35"/>
        </w:rPr>
        <w:t xml:space="preserve"> </w:t>
      </w:r>
      <w:r>
        <w:rPr>
          <w:spacing w:val="-2"/>
        </w:rPr>
        <w:t>participants</w:t>
      </w:r>
    </w:p>
    <w:p w14:paraId="4038D965" w14:textId="77777777" w:rsidR="005E5D1A" w:rsidRDefault="005E5D1A">
      <w:pPr>
        <w:pStyle w:val="BodyText"/>
        <w:spacing w:line="249" w:lineRule="auto"/>
        <w:sectPr w:rsidR="005E5D1A">
          <w:pgSz w:w="12240" w:h="15840"/>
          <w:pgMar w:top="940" w:right="0" w:bottom="280" w:left="720" w:header="495" w:footer="0" w:gutter="0"/>
          <w:cols w:num="2" w:space="720" w:equalWidth="0">
            <w:col w:w="5281" w:space="40"/>
            <w:col w:w="6199"/>
          </w:cols>
        </w:sectPr>
      </w:pPr>
    </w:p>
    <w:p w14:paraId="4038D966" w14:textId="77777777" w:rsidR="005E5D1A" w:rsidRDefault="00000000">
      <w:pPr>
        <w:pStyle w:val="BodyText"/>
        <w:spacing w:before="159" w:line="249" w:lineRule="auto"/>
      </w:pPr>
      <w:r>
        <w:lastRenderedPageBreak/>
        <w:t>counted</w:t>
      </w:r>
      <w:r>
        <w:rPr>
          <w:spacing w:val="-7"/>
        </w:rPr>
        <w:t xml:space="preserve"> </w:t>
      </w:r>
      <w:r>
        <w:t>aloud</w:t>
      </w:r>
      <w:r>
        <w:rPr>
          <w:spacing w:val="-7"/>
        </w:rPr>
        <w:t xml:space="preserve"> </w:t>
      </w:r>
      <w:r>
        <w:t>in</w:t>
      </w:r>
      <w:r>
        <w:rPr>
          <w:spacing w:val="-7"/>
        </w:rPr>
        <w:t xml:space="preserve"> </w:t>
      </w:r>
      <w:r>
        <w:t>steps</w:t>
      </w:r>
      <w:r>
        <w:rPr>
          <w:spacing w:val="-7"/>
        </w:rPr>
        <w:t xml:space="preserve"> </w:t>
      </w:r>
      <w:r>
        <w:t>of</w:t>
      </w:r>
      <w:r>
        <w:rPr>
          <w:spacing w:val="-7"/>
        </w:rPr>
        <w:t xml:space="preserve"> </w:t>
      </w:r>
      <w:r>
        <w:t>15,</w:t>
      </w:r>
      <w:r>
        <w:rPr>
          <w:spacing w:val="-7"/>
        </w:rPr>
        <w:t xml:space="preserve"> </w:t>
      </w:r>
      <w:r>
        <w:t>a</w:t>
      </w:r>
      <w:r>
        <w:rPr>
          <w:spacing w:val="-7"/>
        </w:rPr>
        <w:t xml:space="preserve"> </w:t>
      </w:r>
      <w:r>
        <w:t>task</w:t>
      </w:r>
      <w:r>
        <w:rPr>
          <w:spacing w:val="-7"/>
        </w:rPr>
        <w:t xml:space="preserve"> </w:t>
      </w:r>
      <w:r>
        <w:t>intended</w:t>
      </w:r>
      <w:r>
        <w:rPr>
          <w:spacing w:val="-7"/>
        </w:rPr>
        <w:t xml:space="preserve"> </w:t>
      </w:r>
      <w:r>
        <w:t>to</w:t>
      </w:r>
      <w:r>
        <w:rPr>
          <w:spacing w:val="-7"/>
        </w:rPr>
        <w:t xml:space="preserve"> </w:t>
      </w:r>
      <w:r>
        <w:t>maintain</w:t>
      </w:r>
      <w:r>
        <w:rPr>
          <w:spacing w:val="-7"/>
        </w:rPr>
        <w:t xml:space="preserve"> </w:t>
      </w:r>
      <w:r>
        <w:t xml:space="preserve">verbal engagement while imposing minimal cognitive demand [39]. In the </w:t>
      </w:r>
      <w:r>
        <w:rPr>
          <w:b/>
        </w:rPr>
        <w:t xml:space="preserve">High-MWL </w:t>
      </w:r>
      <w:r>
        <w:t>condition, participants performed serial subtractions of 13 or 17 from four-digit numbers, tasks that impose sustained working-memory and arithmetic demands and are widely used in TSST variants to elicit high MWL</w:t>
      </w:r>
      <w:r>
        <w:rPr>
          <w:spacing w:val="40"/>
        </w:rPr>
        <w:t xml:space="preserve"> </w:t>
      </w:r>
      <w:r>
        <w:t>[26]. Task variants were alternated to prevent participants</w:t>
      </w:r>
      <w:r>
        <w:rPr>
          <w:spacing w:val="40"/>
        </w:rPr>
        <w:t xml:space="preserve"> </w:t>
      </w:r>
      <w:r>
        <w:t>from</w:t>
      </w:r>
      <w:r>
        <w:rPr>
          <w:spacing w:val="-6"/>
        </w:rPr>
        <w:t xml:space="preserve"> </w:t>
      </w:r>
      <w:r>
        <w:t>adopting</w:t>
      </w:r>
      <w:r>
        <w:rPr>
          <w:spacing w:val="-6"/>
        </w:rPr>
        <w:t xml:space="preserve"> </w:t>
      </w:r>
      <w:r>
        <w:t>predictable</w:t>
      </w:r>
      <w:r>
        <w:rPr>
          <w:spacing w:val="-6"/>
        </w:rPr>
        <w:t xml:space="preserve"> </w:t>
      </w:r>
      <w:r>
        <w:t>response</w:t>
      </w:r>
      <w:r>
        <w:rPr>
          <w:spacing w:val="-6"/>
        </w:rPr>
        <w:t xml:space="preserve"> </w:t>
      </w:r>
      <w:r>
        <w:t>patterns,</w:t>
      </w:r>
      <w:r>
        <w:rPr>
          <w:spacing w:val="-6"/>
        </w:rPr>
        <w:t xml:space="preserve"> </w:t>
      </w:r>
      <w:r>
        <w:t>as</w:t>
      </w:r>
      <w:r>
        <w:rPr>
          <w:spacing w:val="-6"/>
        </w:rPr>
        <w:t xml:space="preserve"> </w:t>
      </w:r>
      <w:r>
        <w:t>retrieval-based strategies impose lower cognitive demand than procedural computation [40].</w:t>
      </w:r>
    </w:p>
    <w:p w14:paraId="4038D967" w14:textId="77777777" w:rsidR="005E5D1A" w:rsidRDefault="00000000">
      <w:pPr>
        <w:pStyle w:val="BodyText"/>
        <w:spacing w:before="158" w:line="249" w:lineRule="auto"/>
        <w:ind w:firstLine="199"/>
      </w:pPr>
      <w:r>
        <w:t>To assess subjective experience following each task, partic-ipants rated their perceived stress using a single-item Likert scale, a method shown to correlate well with validated stress questionnaires</w:t>
      </w:r>
      <w:r>
        <w:rPr>
          <w:spacing w:val="-10"/>
        </w:rPr>
        <w:t xml:space="preserve"> </w:t>
      </w:r>
      <w:r>
        <w:t>and</w:t>
      </w:r>
      <w:r>
        <w:rPr>
          <w:spacing w:val="-10"/>
        </w:rPr>
        <w:t xml:space="preserve"> </w:t>
      </w:r>
      <w:r>
        <w:t>suitable</w:t>
      </w:r>
      <w:r>
        <w:rPr>
          <w:spacing w:val="-10"/>
        </w:rPr>
        <w:t xml:space="preserve"> </w:t>
      </w:r>
      <w:r>
        <w:t>for</w:t>
      </w:r>
      <w:r>
        <w:rPr>
          <w:spacing w:val="-10"/>
        </w:rPr>
        <w:t xml:space="preserve"> </w:t>
      </w:r>
      <w:r>
        <w:t>capturing</w:t>
      </w:r>
      <w:r>
        <w:rPr>
          <w:spacing w:val="-10"/>
        </w:rPr>
        <w:t xml:space="preserve"> </w:t>
      </w:r>
      <w:r>
        <w:t>acute</w:t>
      </w:r>
      <w:r>
        <w:rPr>
          <w:spacing w:val="-10"/>
        </w:rPr>
        <w:t xml:space="preserve"> </w:t>
      </w:r>
      <w:r>
        <w:t>stress</w:t>
      </w:r>
      <w:r>
        <w:rPr>
          <w:spacing w:val="-10"/>
        </w:rPr>
        <w:t xml:space="preserve"> </w:t>
      </w:r>
      <w:r>
        <w:t>responses [41].</w:t>
      </w:r>
      <w:r>
        <w:rPr>
          <w:spacing w:val="-6"/>
        </w:rPr>
        <w:t xml:space="preserve"> </w:t>
      </w:r>
      <w:r>
        <w:t>Subjective</w:t>
      </w:r>
      <w:r>
        <w:rPr>
          <w:spacing w:val="-6"/>
        </w:rPr>
        <w:t xml:space="preserve"> </w:t>
      </w:r>
      <w:r>
        <w:t>MWL</w:t>
      </w:r>
      <w:r>
        <w:rPr>
          <w:spacing w:val="-6"/>
        </w:rPr>
        <w:t xml:space="preserve"> </w:t>
      </w:r>
      <w:r>
        <w:t>was</w:t>
      </w:r>
      <w:r>
        <w:rPr>
          <w:spacing w:val="-6"/>
        </w:rPr>
        <w:t xml:space="preserve"> </w:t>
      </w:r>
      <w:r>
        <w:t>assessed</w:t>
      </w:r>
      <w:r>
        <w:rPr>
          <w:spacing w:val="-6"/>
        </w:rPr>
        <w:t xml:space="preserve"> </w:t>
      </w:r>
      <w:r>
        <w:t>after</w:t>
      </w:r>
      <w:r>
        <w:rPr>
          <w:spacing w:val="-6"/>
        </w:rPr>
        <w:t xml:space="preserve"> </w:t>
      </w:r>
      <w:r>
        <w:t>each</w:t>
      </w:r>
      <w:r>
        <w:rPr>
          <w:spacing w:val="-6"/>
        </w:rPr>
        <w:t xml:space="preserve"> </w:t>
      </w:r>
      <w:r>
        <w:t>condition</w:t>
      </w:r>
      <w:r>
        <w:rPr>
          <w:spacing w:val="-6"/>
        </w:rPr>
        <w:t xml:space="preserve"> </w:t>
      </w:r>
      <w:r>
        <w:t xml:space="preserve">using the mental-demand subscale of the NASA Task Load Index (NASA-TLX), rated on an 11-point scale (0–10 inclusive), which reliably indexes perceived MWL in task-based settings </w:t>
      </w:r>
      <w:r>
        <w:rPr>
          <w:spacing w:val="-2"/>
        </w:rPr>
        <w:t>[42].</w:t>
      </w:r>
    </w:p>
    <w:p w14:paraId="4038D968" w14:textId="77777777" w:rsidR="005E5D1A" w:rsidRDefault="00000000">
      <w:pPr>
        <w:pStyle w:val="BodyText"/>
        <w:spacing w:before="159" w:line="249" w:lineRule="auto"/>
        <w:ind w:firstLine="199"/>
      </w:pPr>
      <w:r>
        <w:rPr>
          <w:noProof/>
        </w:rPr>
        <mc:AlternateContent>
          <mc:Choice Requires="wps">
            <w:drawing>
              <wp:anchor distT="0" distB="0" distL="0" distR="0" simplePos="0" relativeHeight="15733248" behindDoc="0" locked="0" layoutInCell="1" allowOverlap="1" wp14:anchorId="4038DBBA" wp14:editId="4038DBBB">
                <wp:simplePos x="0" y="0"/>
                <wp:positionH relativeFrom="page">
                  <wp:posOffset>376079</wp:posOffset>
                </wp:positionH>
                <wp:positionV relativeFrom="paragraph">
                  <wp:posOffset>645812</wp:posOffset>
                </wp:positionV>
                <wp:extent cx="113664" cy="3397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664" cy="339725"/>
                        </a:xfrm>
                        <a:custGeom>
                          <a:avLst/>
                          <a:gdLst/>
                          <a:ahLst/>
                          <a:cxnLst/>
                          <a:rect l="l" t="t" r="r" b="b"/>
                          <a:pathLst>
                            <a:path w="113664" h="339725">
                              <a:moveTo>
                                <a:pt x="113458" y="105"/>
                              </a:moveTo>
                              <a:lnTo>
                                <a:pt x="113458" y="105"/>
                              </a:lnTo>
                              <a:lnTo>
                                <a:pt x="90673" y="105"/>
                              </a:lnTo>
                              <a:lnTo>
                                <a:pt x="87754" y="0"/>
                              </a:lnTo>
                              <a:lnTo>
                                <a:pt x="84491" y="105"/>
                              </a:lnTo>
                              <a:lnTo>
                                <a:pt x="81228" y="210"/>
                              </a:lnTo>
                              <a:lnTo>
                                <a:pt x="77359" y="490"/>
                              </a:lnTo>
                              <a:lnTo>
                                <a:pt x="73682" y="735"/>
                              </a:lnTo>
                              <a:lnTo>
                                <a:pt x="70005" y="980"/>
                              </a:lnTo>
                              <a:lnTo>
                                <a:pt x="66319" y="1090"/>
                              </a:lnTo>
                              <a:lnTo>
                                <a:pt x="62430" y="1573"/>
                              </a:lnTo>
                              <a:lnTo>
                                <a:pt x="58541" y="2057"/>
                              </a:lnTo>
                              <a:lnTo>
                                <a:pt x="54207" y="2799"/>
                              </a:lnTo>
                              <a:lnTo>
                                <a:pt x="50348" y="3635"/>
                              </a:lnTo>
                              <a:lnTo>
                                <a:pt x="46489" y="4470"/>
                              </a:lnTo>
                              <a:lnTo>
                                <a:pt x="42778" y="5507"/>
                              </a:lnTo>
                              <a:lnTo>
                                <a:pt x="39274" y="6587"/>
                              </a:lnTo>
                              <a:lnTo>
                                <a:pt x="35770" y="7666"/>
                              </a:lnTo>
                              <a:lnTo>
                                <a:pt x="32371" y="8780"/>
                              </a:lnTo>
                              <a:lnTo>
                                <a:pt x="29326" y="10113"/>
                              </a:lnTo>
                              <a:lnTo>
                                <a:pt x="26280" y="11447"/>
                              </a:lnTo>
                              <a:lnTo>
                                <a:pt x="23510" y="12829"/>
                              </a:lnTo>
                              <a:lnTo>
                                <a:pt x="21001" y="14588"/>
                              </a:lnTo>
                              <a:lnTo>
                                <a:pt x="18492" y="16347"/>
                              </a:lnTo>
                              <a:lnTo>
                                <a:pt x="16402" y="17629"/>
                              </a:lnTo>
                              <a:lnTo>
                                <a:pt x="14273" y="20668"/>
                              </a:lnTo>
                              <a:lnTo>
                                <a:pt x="12144" y="23707"/>
                              </a:lnTo>
                              <a:lnTo>
                                <a:pt x="2235" y="57768"/>
                              </a:lnTo>
                              <a:lnTo>
                                <a:pt x="886" y="63639"/>
                              </a:lnTo>
                              <a:lnTo>
                                <a:pt x="349" y="73490"/>
                              </a:lnTo>
                              <a:lnTo>
                                <a:pt x="67" y="81555"/>
                              </a:lnTo>
                              <a:lnTo>
                                <a:pt x="0" y="90660"/>
                              </a:lnTo>
                              <a:lnTo>
                                <a:pt x="100" y="100331"/>
                              </a:lnTo>
                              <a:lnTo>
                                <a:pt x="1825" y="140604"/>
                              </a:lnTo>
                              <a:lnTo>
                                <a:pt x="5116" y="179742"/>
                              </a:lnTo>
                              <a:lnTo>
                                <a:pt x="10363" y="221905"/>
                              </a:lnTo>
                              <a:lnTo>
                                <a:pt x="16737" y="263338"/>
                              </a:lnTo>
                              <a:lnTo>
                                <a:pt x="21525" y="285903"/>
                              </a:lnTo>
                              <a:lnTo>
                                <a:pt x="22712" y="290825"/>
                              </a:lnTo>
                              <a:lnTo>
                                <a:pt x="23887" y="295118"/>
                              </a:lnTo>
                              <a:lnTo>
                                <a:pt x="25072" y="299083"/>
                              </a:lnTo>
                              <a:lnTo>
                                <a:pt x="26256" y="303049"/>
                              </a:lnTo>
                              <a:lnTo>
                                <a:pt x="27545" y="306464"/>
                              </a:lnTo>
                              <a:lnTo>
                                <a:pt x="28631" y="309698"/>
                              </a:lnTo>
                              <a:lnTo>
                                <a:pt x="29718" y="312931"/>
                              </a:lnTo>
                              <a:lnTo>
                                <a:pt x="30424" y="315222"/>
                              </a:lnTo>
                              <a:lnTo>
                                <a:pt x="31592" y="318485"/>
                              </a:lnTo>
                              <a:lnTo>
                                <a:pt x="38895" y="337581"/>
                              </a:lnTo>
                              <a:lnTo>
                                <a:pt x="39546" y="339242"/>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30DF4265" id="Graphic 12" o:spid="_x0000_s1026" style="position:absolute;margin-left:29.6pt;margin-top:50.85pt;width:8.95pt;height:26.75pt;z-index:15733248;visibility:visible;mso-wrap-style:square;mso-wrap-distance-left:0;mso-wrap-distance-top:0;mso-wrap-distance-right:0;mso-wrap-distance-bottom:0;mso-position-horizontal:absolute;mso-position-horizontal-relative:page;mso-position-vertical:absolute;mso-position-vertical-relative:text;v-text-anchor:top" coordsize="113664,33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" path="m113458,105r,l90673,105,87754,,84491,105,81228,210,77359,490,73682,735,70005,980r-3686,110l62430,1573r-3889,484l54207,2799r-3859,836l46489,4470,42778,5507,39274,6587,35770,7666,32371,8780r-3045,1333l26280,11447r-2770,1382l21001,14588r-2509,1759l16402,17629r-2129,3039l12144,23707,2235,57768,886,63639,349,73490,67,81555,,90660r100,9671l1825,140604r3291,39138l10363,221905r6374,41433l21525,285903r1187,4922l23887,295118r1185,3965l26256,303049r1289,3415l28631,309698r1087,3233l30424,315222r1168,3263l38895,337581r651,1661e" filled="f" strokecolor="#ff5400" strokeweight="1.5pt">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4038DBBC" wp14:editId="4038DBBD">
                <wp:simplePos x="0" y="0"/>
                <wp:positionH relativeFrom="page">
                  <wp:posOffset>489553</wp:posOffset>
                </wp:positionH>
                <wp:positionV relativeFrom="paragraph">
                  <wp:posOffset>612434</wp:posOffset>
                </wp:positionV>
                <wp:extent cx="104139" cy="38481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139" cy="384810"/>
                        </a:xfrm>
                        <a:custGeom>
                          <a:avLst/>
                          <a:gdLst/>
                          <a:ahLst/>
                          <a:cxnLst/>
                          <a:rect l="l" t="t" r="r" b="b"/>
                          <a:pathLst>
                            <a:path w="104139" h="384810">
                              <a:moveTo>
                                <a:pt x="103826" y="105"/>
                              </a:moveTo>
                              <a:lnTo>
                                <a:pt x="103546" y="105"/>
                              </a:lnTo>
                              <a:lnTo>
                                <a:pt x="103196" y="105"/>
                              </a:lnTo>
                              <a:lnTo>
                                <a:pt x="102846" y="105"/>
                              </a:lnTo>
                              <a:lnTo>
                                <a:pt x="102350" y="0"/>
                              </a:lnTo>
                              <a:lnTo>
                                <a:pt x="97592" y="1686"/>
                              </a:lnTo>
                              <a:lnTo>
                                <a:pt x="96544" y="2204"/>
                              </a:lnTo>
                              <a:lnTo>
                                <a:pt x="95497" y="2722"/>
                              </a:lnTo>
                              <a:lnTo>
                                <a:pt x="94449" y="3119"/>
                              </a:lnTo>
                              <a:lnTo>
                                <a:pt x="93173" y="3843"/>
                              </a:lnTo>
                              <a:lnTo>
                                <a:pt x="79744" y="13123"/>
                              </a:lnTo>
                              <a:lnTo>
                                <a:pt x="77406" y="13636"/>
                              </a:lnTo>
                              <a:lnTo>
                                <a:pt x="73271" y="17970"/>
                              </a:lnTo>
                              <a:lnTo>
                                <a:pt x="69136" y="22304"/>
                              </a:lnTo>
                              <a:lnTo>
                                <a:pt x="62995" y="29573"/>
                              </a:lnTo>
                              <a:lnTo>
                                <a:pt x="40515" y="63865"/>
                              </a:lnTo>
                              <a:lnTo>
                                <a:pt x="21793" y="101829"/>
                              </a:lnTo>
                              <a:lnTo>
                                <a:pt x="8552" y="140987"/>
                              </a:lnTo>
                              <a:lnTo>
                                <a:pt x="1310" y="182332"/>
                              </a:lnTo>
                              <a:lnTo>
                                <a:pt x="0" y="207523"/>
                              </a:lnTo>
                              <a:lnTo>
                                <a:pt x="40" y="215775"/>
                              </a:lnTo>
                              <a:lnTo>
                                <a:pt x="2521" y="254688"/>
                              </a:lnTo>
                              <a:lnTo>
                                <a:pt x="9602" y="295958"/>
                              </a:lnTo>
                              <a:lnTo>
                                <a:pt x="19399" y="336175"/>
                              </a:lnTo>
                              <a:lnTo>
                                <a:pt x="31469" y="380675"/>
                              </a:lnTo>
                              <a:lnTo>
                                <a:pt x="32465" y="384274"/>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298486F2" id="Graphic 13" o:spid="_x0000_s1026" style="position:absolute;margin-left:38.55pt;margin-top:48.2pt;width:8.2pt;height:30.3pt;z-index:15733760;visibility:visible;mso-wrap-style:square;mso-wrap-distance-left:0;mso-wrap-distance-top:0;mso-wrap-distance-right:0;mso-wrap-distance-bottom:0;mso-position-horizontal:absolute;mso-position-horizontal-relative:page;mso-position-vertical:absolute;mso-position-vertical-relative:text;v-text-anchor:top" coordsize="104139,384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" path="m103826,105r-280,l103196,105r-350,l102350,,97592,1686r-1048,518l95497,2722r-1048,397l93173,3843,79744,13123r-2338,513l73271,17970r-4135,4334l62995,29573,40515,63865,21793,101829,8552,140987,1310,182332,,207523r40,8252l2521,254688r7081,41270l19399,336175r12070,44500l32465,384274e" filled="f" strokecolor="#ff5400" strokeweight="1.5pt">
                <v:path arrowok="t"/>
                <w10:wrap anchorx="page"/>
              </v:shape>
            </w:pict>
          </mc:Fallback>
        </mc:AlternateContent>
      </w:r>
      <w:r>
        <w:t>A three-minute relaxation scene was presented after each condition to minimise physiological carryover effects. The scene featured naturalistic forest visuals, ambient nature sounds, and a brief guided breathing instruction. Such short restorative breaks are known to support affective and physio-logical recovery following stress-inducing tasks [43]–[45].</w:t>
      </w:r>
    </w:p>
    <w:p w14:paraId="4038D969" w14:textId="77777777" w:rsidR="005E5D1A" w:rsidRDefault="00000000">
      <w:pPr>
        <w:pStyle w:val="BodyText"/>
        <w:spacing w:before="159" w:line="249" w:lineRule="auto"/>
        <w:ind w:firstLine="199"/>
      </w:pPr>
      <w:r>
        <w:rPr>
          <w:noProof/>
        </w:rPr>
        <mc:AlternateContent>
          <mc:Choice Requires="wps">
            <w:drawing>
              <wp:anchor distT="0" distB="0" distL="0" distR="0" simplePos="0" relativeHeight="15734272" behindDoc="0" locked="0" layoutInCell="1" allowOverlap="1" wp14:anchorId="4038DBBE" wp14:editId="4038DBBF">
                <wp:simplePos x="0" y="0"/>
                <wp:positionH relativeFrom="page">
                  <wp:posOffset>641277</wp:posOffset>
                </wp:positionH>
                <wp:positionV relativeFrom="paragraph">
                  <wp:posOffset>2369882</wp:posOffset>
                </wp:positionV>
                <wp:extent cx="287655" cy="41211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655" cy="412115"/>
                        </a:xfrm>
                        <a:custGeom>
                          <a:avLst/>
                          <a:gdLst/>
                          <a:ahLst/>
                          <a:cxnLst/>
                          <a:rect l="l" t="t" r="r" b="b"/>
                          <a:pathLst>
                            <a:path w="287655" h="412115">
                              <a:moveTo>
                                <a:pt x="189455" y="45266"/>
                              </a:moveTo>
                              <a:lnTo>
                                <a:pt x="189560" y="44985"/>
                              </a:lnTo>
                              <a:lnTo>
                                <a:pt x="189455" y="44635"/>
                              </a:lnTo>
                              <a:lnTo>
                                <a:pt x="185086" y="37984"/>
                              </a:lnTo>
                              <a:lnTo>
                                <a:pt x="184223" y="36936"/>
                              </a:lnTo>
                              <a:lnTo>
                                <a:pt x="183220" y="35889"/>
                              </a:lnTo>
                              <a:lnTo>
                                <a:pt x="182173" y="34612"/>
                              </a:lnTo>
                              <a:lnTo>
                                <a:pt x="181125" y="33336"/>
                              </a:lnTo>
                              <a:lnTo>
                                <a:pt x="180078" y="31814"/>
                              </a:lnTo>
                              <a:lnTo>
                                <a:pt x="178801" y="30325"/>
                              </a:lnTo>
                              <a:lnTo>
                                <a:pt x="177525" y="28835"/>
                              </a:lnTo>
                              <a:lnTo>
                                <a:pt x="176003" y="27334"/>
                              </a:lnTo>
                              <a:lnTo>
                                <a:pt x="174514" y="25677"/>
                              </a:lnTo>
                              <a:lnTo>
                                <a:pt x="173024" y="24019"/>
                              </a:lnTo>
                              <a:lnTo>
                                <a:pt x="171524" y="22154"/>
                              </a:lnTo>
                              <a:lnTo>
                                <a:pt x="169866" y="20378"/>
                              </a:lnTo>
                              <a:lnTo>
                                <a:pt x="168208" y="18603"/>
                              </a:lnTo>
                              <a:lnTo>
                                <a:pt x="166343" y="16767"/>
                              </a:lnTo>
                              <a:lnTo>
                                <a:pt x="164568" y="15025"/>
                              </a:lnTo>
                              <a:lnTo>
                                <a:pt x="162792" y="13283"/>
                              </a:lnTo>
                              <a:lnTo>
                                <a:pt x="160957" y="11458"/>
                              </a:lnTo>
                              <a:lnTo>
                                <a:pt x="144992" y="1082"/>
                              </a:lnTo>
                              <a:lnTo>
                                <a:pt x="143580" y="618"/>
                              </a:lnTo>
                              <a:lnTo>
                                <a:pt x="142336" y="235"/>
                              </a:lnTo>
                              <a:lnTo>
                                <a:pt x="140903" y="117"/>
                              </a:lnTo>
                              <a:lnTo>
                                <a:pt x="139470" y="0"/>
                              </a:lnTo>
                              <a:lnTo>
                                <a:pt x="138014" y="90"/>
                              </a:lnTo>
                              <a:lnTo>
                                <a:pt x="136394" y="375"/>
                              </a:lnTo>
                              <a:lnTo>
                                <a:pt x="134774" y="661"/>
                              </a:lnTo>
                              <a:lnTo>
                                <a:pt x="133460" y="762"/>
                              </a:lnTo>
                              <a:lnTo>
                                <a:pt x="131181" y="1831"/>
                              </a:lnTo>
                              <a:lnTo>
                                <a:pt x="128902" y="2900"/>
                              </a:lnTo>
                              <a:lnTo>
                                <a:pt x="112181" y="15180"/>
                              </a:lnTo>
                              <a:lnTo>
                                <a:pt x="108583" y="18445"/>
                              </a:lnTo>
                              <a:lnTo>
                                <a:pt x="104861" y="22310"/>
                              </a:lnTo>
                              <a:lnTo>
                                <a:pt x="101134" y="26381"/>
                              </a:lnTo>
                              <a:lnTo>
                                <a:pt x="97407" y="30452"/>
                              </a:lnTo>
                              <a:lnTo>
                                <a:pt x="72099" y="69246"/>
                              </a:lnTo>
                              <a:lnTo>
                                <a:pt x="53557" y="105839"/>
                              </a:lnTo>
                              <a:lnTo>
                                <a:pt x="36496" y="143470"/>
                              </a:lnTo>
                              <a:lnTo>
                                <a:pt x="22445" y="179005"/>
                              </a:lnTo>
                              <a:lnTo>
                                <a:pt x="9499" y="218662"/>
                              </a:lnTo>
                              <a:lnTo>
                                <a:pt x="1243" y="256367"/>
                              </a:lnTo>
                              <a:lnTo>
                                <a:pt x="0" y="271823"/>
                              </a:lnTo>
                              <a:lnTo>
                                <a:pt x="91" y="279034"/>
                              </a:lnTo>
                              <a:lnTo>
                                <a:pt x="604" y="285853"/>
                              </a:lnTo>
                              <a:lnTo>
                                <a:pt x="1116" y="292672"/>
                              </a:lnTo>
                              <a:lnTo>
                                <a:pt x="2285" y="298963"/>
                              </a:lnTo>
                              <a:lnTo>
                                <a:pt x="3698" y="305009"/>
                              </a:lnTo>
                              <a:lnTo>
                                <a:pt x="5111" y="311055"/>
                              </a:lnTo>
                              <a:lnTo>
                                <a:pt x="16590" y="337842"/>
                              </a:lnTo>
                              <a:lnTo>
                                <a:pt x="19477" y="342833"/>
                              </a:lnTo>
                              <a:lnTo>
                                <a:pt x="45749" y="372866"/>
                              </a:lnTo>
                              <a:lnTo>
                                <a:pt x="50090" y="376417"/>
                              </a:lnTo>
                              <a:lnTo>
                                <a:pt x="54431" y="379968"/>
                              </a:lnTo>
                              <a:lnTo>
                                <a:pt x="77931" y="394472"/>
                              </a:lnTo>
                              <a:lnTo>
                                <a:pt x="82773" y="396908"/>
                              </a:lnTo>
                              <a:lnTo>
                                <a:pt x="110212" y="406151"/>
                              </a:lnTo>
                              <a:lnTo>
                                <a:pt x="116734" y="407627"/>
                              </a:lnTo>
                              <a:lnTo>
                                <a:pt x="154937" y="411456"/>
                              </a:lnTo>
                              <a:lnTo>
                                <a:pt x="162431" y="411684"/>
                              </a:lnTo>
                              <a:lnTo>
                                <a:pt x="169804" y="411635"/>
                              </a:lnTo>
                              <a:lnTo>
                                <a:pt x="176780" y="411181"/>
                              </a:lnTo>
                              <a:lnTo>
                                <a:pt x="183755" y="410727"/>
                              </a:lnTo>
                              <a:lnTo>
                                <a:pt x="224483" y="400330"/>
                              </a:lnTo>
                              <a:lnTo>
                                <a:pt x="241594" y="389522"/>
                              </a:lnTo>
                              <a:lnTo>
                                <a:pt x="245677" y="386090"/>
                              </a:lnTo>
                              <a:lnTo>
                                <a:pt x="249830" y="381752"/>
                              </a:lnTo>
                              <a:lnTo>
                                <a:pt x="253518" y="377268"/>
                              </a:lnTo>
                              <a:lnTo>
                                <a:pt x="257206" y="372783"/>
                              </a:lnTo>
                              <a:lnTo>
                                <a:pt x="276612" y="335463"/>
                              </a:lnTo>
                              <a:lnTo>
                                <a:pt x="285702" y="295209"/>
                              </a:lnTo>
                              <a:lnTo>
                                <a:pt x="287319" y="272299"/>
                              </a:lnTo>
                              <a:lnTo>
                                <a:pt x="287246" y="266363"/>
                              </a:lnTo>
                              <a:lnTo>
                                <a:pt x="286971" y="260774"/>
                              </a:lnTo>
                              <a:lnTo>
                                <a:pt x="286696" y="255185"/>
                              </a:lnTo>
                              <a:lnTo>
                                <a:pt x="286454" y="250226"/>
                              </a:lnTo>
                              <a:lnTo>
                                <a:pt x="285456" y="244507"/>
                              </a:lnTo>
                              <a:lnTo>
                                <a:pt x="284459" y="238788"/>
                              </a:lnTo>
                              <a:lnTo>
                                <a:pt x="282807" y="232533"/>
                              </a:lnTo>
                              <a:lnTo>
                                <a:pt x="280988" y="226460"/>
                              </a:lnTo>
                              <a:lnTo>
                                <a:pt x="279169" y="220387"/>
                              </a:lnTo>
                              <a:lnTo>
                                <a:pt x="276988" y="214128"/>
                              </a:lnTo>
                              <a:lnTo>
                                <a:pt x="274542" y="208070"/>
                              </a:lnTo>
                              <a:lnTo>
                                <a:pt x="272095" y="202012"/>
                              </a:lnTo>
                              <a:lnTo>
                                <a:pt x="253332" y="167399"/>
                              </a:lnTo>
                              <a:lnTo>
                                <a:pt x="239036" y="147348"/>
                              </a:lnTo>
                              <a:lnTo>
                                <a:pt x="235627" y="142795"/>
                              </a:lnTo>
                              <a:lnTo>
                                <a:pt x="232218" y="138242"/>
                              </a:lnTo>
                              <a:lnTo>
                                <a:pt x="228982" y="133853"/>
                              </a:lnTo>
                              <a:lnTo>
                                <a:pt x="225678" y="129781"/>
                              </a:lnTo>
                              <a:lnTo>
                                <a:pt x="222375" y="125709"/>
                              </a:lnTo>
                              <a:lnTo>
                                <a:pt x="218916" y="121923"/>
                              </a:lnTo>
                              <a:lnTo>
                                <a:pt x="215807" y="118364"/>
                              </a:lnTo>
                              <a:lnTo>
                                <a:pt x="212697" y="114804"/>
                              </a:lnTo>
                              <a:lnTo>
                                <a:pt x="209821" y="111543"/>
                              </a:lnTo>
                              <a:lnTo>
                                <a:pt x="207022" y="108424"/>
                              </a:lnTo>
                              <a:lnTo>
                                <a:pt x="204223" y="105306"/>
                              </a:lnTo>
                              <a:lnTo>
                                <a:pt x="201496" y="102336"/>
                              </a:lnTo>
                              <a:lnTo>
                                <a:pt x="199012" y="99653"/>
                              </a:lnTo>
                              <a:lnTo>
                                <a:pt x="196529" y="96970"/>
                              </a:lnTo>
                              <a:lnTo>
                                <a:pt x="194235" y="94650"/>
                              </a:lnTo>
                              <a:lnTo>
                                <a:pt x="192122" y="92326"/>
                              </a:lnTo>
                              <a:lnTo>
                                <a:pt x="190009" y="90001"/>
                              </a:lnTo>
                              <a:lnTo>
                                <a:pt x="188006" y="87876"/>
                              </a:lnTo>
                              <a:lnTo>
                                <a:pt x="186332" y="85706"/>
                              </a:lnTo>
                              <a:lnTo>
                                <a:pt x="184658" y="83536"/>
                              </a:lnTo>
                              <a:lnTo>
                                <a:pt x="183246" y="81238"/>
                              </a:lnTo>
                              <a:lnTo>
                                <a:pt x="182076" y="79304"/>
                              </a:lnTo>
                              <a:lnTo>
                                <a:pt x="180906" y="77370"/>
                              </a:lnTo>
                              <a:lnTo>
                                <a:pt x="179772" y="74967"/>
                              </a:lnTo>
                              <a:lnTo>
                                <a:pt x="179312" y="74099"/>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1F8CE6E7" id="Graphic 14" o:spid="_x0000_s1026" style="position:absolute;margin-left:50.5pt;margin-top:186.6pt;width:22.65pt;height:32.45pt;z-index:15734272;visibility:visible;mso-wrap-style:square;mso-wrap-distance-left:0;mso-wrap-distance-top:0;mso-wrap-distance-right:0;mso-wrap-distance-bottom:0;mso-position-horizontal:absolute;mso-position-horizontal-relative:page;mso-position-vertical:absolute;mso-position-vertical-relative:text;v-text-anchor:top" coordsize="287655,412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" path="m189455,45266r105,-281l189455,44635r-4369,-6651l184223,36936r-1003,-1047l182173,34612r-1048,-1276l180078,31814r-1277,-1489l177525,28835r-1522,-1501l174514,25677r-1490,-1658l171524,22154r-1658,-1776l168208,18603r-1865,-1836l164568,15025r-1776,-1742l160957,11458,144992,1082,143580,618,142336,235,140903,117,139470,r-1456,90l136394,375r-1620,286l133460,762r-2279,1069l128902,2900,112181,15180r-3598,3265l104861,22310r-3727,4071l97407,30452,72099,69246,53557,105839,36496,143470,22445,179005,9499,218662,1243,256367,,271823r91,7211l604,285853r512,6819l2285,298963r1413,6046l5111,311055r11479,26787l19477,342833r26272,30033l50090,376417r4341,3551l77931,394472r4842,2436l110212,406151r6522,1476l154937,411456r7494,228l169804,411635r6976,-454l183755,410727r40728,-10397l241594,389522r4083,-3432l249830,381752r3688,-4484l257206,372783r19406,-37320l285702,295209r1617,-22910l287246,266363r-275,-5589l286696,255185r-242,-4959l285456,244507r-997,-5719l282807,232533r-1819,-6073l279169,220387r-2181,-6259l274542,208070r-2447,-6058l253332,167399,239036,147348r-3409,-4553l232218,138242r-3236,-4389l225678,129781r-3303,-4072l218916,121923r-3109,-3559l212697,114804r-2876,-3261l207022,108424r-2799,-3118l201496,102336r-2484,-2683l196529,96970r-2294,-2320l192122,92326r-2113,-2325l188006,87876r-1674,-2170l184658,83536r-1412,-2298l182076,79304r-1170,-1934l179772,74967r-460,-868e" filled="f" strokecolor="#ff5400" strokeweight="1.5pt">
                <v:path arrowok="t"/>
                <w10:wrap anchorx="page"/>
              </v:shape>
            </w:pict>
          </mc:Fallback>
        </mc:AlternateContent>
      </w:r>
      <w:r>
        <w:t>To strengthen the perception of social evaluation while avoiding</w:t>
      </w:r>
      <w:r>
        <w:rPr>
          <w:spacing w:val="-4"/>
        </w:rPr>
        <w:t xml:space="preserve"> </w:t>
      </w:r>
      <w:r>
        <w:t>auditory</w:t>
      </w:r>
      <w:r>
        <w:rPr>
          <w:spacing w:val="-4"/>
        </w:rPr>
        <w:t xml:space="preserve"> </w:t>
      </w:r>
      <w:r>
        <w:t>feedback</w:t>
      </w:r>
      <w:r>
        <w:rPr>
          <w:spacing w:val="-4"/>
        </w:rPr>
        <w:t xml:space="preserve"> </w:t>
      </w:r>
      <w:r>
        <w:t>that</w:t>
      </w:r>
      <w:r>
        <w:rPr>
          <w:spacing w:val="-4"/>
        </w:rPr>
        <w:t xml:space="preserve"> </w:t>
      </w:r>
      <w:r>
        <w:t>could</w:t>
      </w:r>
      <w:r>
        <w:rPr>
          <w:spacing w:val="-4"/>
        </w:rPr>
        <w:t xml:space="preserve"> </w:t>
      </w:r>
      <w:r>
        <w:t>introduce</w:t>
      </w:r>
      <w:r>
        <w:rPr>
          <w:spacing w:val="-4"/>
        </w:rPr>
        <w:t xml:space="preserve"> </w:t>
      </w:r>
      <w:r>
        <w:t>EEG</w:t>
      </w:r>
      <w:r>
        <w:rPr>
          <w:spacing w:val="-4"/>
        </w:rPr>
        <w:t xml:space="preserve"> </w:t>
      </w:r>
      <w:r>
        <w:t>artefacts through evoked responses and muscle activity, a visual feed-back cue was implemented [46]. A vertical progress bar was displayed during each task to simulate evaluative feedback, and participants were told it reflected their performance rel-ative to pilot participants. The bar updated after each verbal response,</w:t>
      </w:r>
      <w:r>
        <w:rPr>
          <w:spacing w:val="-10"/>
        </w:rPr>
        <w:t xml:space="preserve"> </w:t>
      </w:r>
      <w:r>
        <w:t>creating</w:t>
      </w:r>
      <w:r>
        <w:rPr>
          <w:spacing w:val="-10"/>
        </w:rPr>
        <w:t xml:space="preserve"> </w:t>
      </w:r>
      <w:r>
        <w:t>the</w:t>
      </w:r>
      <w:r>
        <w:rPr>
          <w:spacing w:val="-10"/>
        </w:rPr>
        <w:t xml:space="preserve"> </w:t>
      </w:r>
      <w:r>
        <w:t>impression</w:t>
      </w:r>
      <w:r>
        <w:rPr>
          <w:spacing w:val="-10"/>
        </w:rPr>
        <w:t xml:space="preserve"> </w:t>
      </w:r>
      <w:r>
        <w:t>of</w:t>
      </w:r>
      <w:r>
        <w:rPr>
          <w:spacing w:val="-10"/>
        </w:rPr>
        <w:t xml:space="preserve"> </w:t>
      </w:r>
      <w:r>
        <w:t>continuous</w:t>
      </w:r>
      <w:r>
        <w:rPr>
          <w:spacing w:val="-10"/>
        </w:rPr>
        <w:t xml:space="preserve"> </w:t>
      </w:r>
      <w:r>
        <w:t>assessment.</w:t>
      </w:r>
      <w:r>
        <w:rPr>
          <w:spacing w:val="-10"/>
        </w:rPr>
        <w:t xml:space="preserve"> </w:t>
      </w:r>
      <w:r>
        <w:t>Its feedback</w:t>
      </w:r>
      <w:r>
        <w:rPr>
          <w:spacing w:val="25"/>
        </w:rPr>
        <w:t xml:space="preserve"> </w:t>
      </w:r>
      <w:r>
        <w:t>rule</w:t>
      </w:r>
      <w:r>
        <w:rPr>
          <w:spacing w:val="25"/>
        </w:rPr>
        <w:t xml:space="preserve"> </w:t>
      </w:r>
      <w:r>
        <w:t>was</w:t>
      </w:r>
      <w:r>
        <w:rPr>
          <w:spacing w:val="25"/>
        </w:rPr>
        <w:t xml:space="preserve"> </w:t>
      </w:r>
      <w:r>
        <w:t>identical</w:t>
      </w:r>
      <w:r>
        <w:rPr>
          <w:spacing w:val="25"/>
        </w:rPr>
        <w:t xml:space="preserve"> </w:t>
      </w:r>
      <w:r>
        <w:t>across</w:t>
      </w:r>
      <w:r>
        <w:rPr>
          <w:spacing w:val="25"/>
        </w:rPr>
        <w:t xml:space="preserve"> </w:t>
      </w:r>
      <w:r>
        <w:t>participants</w:t>
      </w:r>
      <w:r>
        <w:rPr>
          <w:spacing w:val="25"/>
        </w:rPr>
        <w:t xml:space="preserve"> </w:t>
      </w:r>
      <w:r>
        <w:t>and</w:t>
      </w:r>
      <w:r>
        <w:rPr>
          <w:spacing w:val="25"/>
        </w:rPr>
        <w:t xml:space="preserve"> </w:t>
      </w:r>
      <w:r>
        <w:t>enforced a condition-specific bias: the bar remained entirely below the midpoint in the high-stress condition and entirely above it in the low-stress condition. To enhance credibility, the display responded</w:t>
      </w:r>
      <w:r>
        <w:rPr>
          <w:spacing w:val="-1"/>
        </w:rPr>
        <w:t xml:space="preserve"> </w:t>
      </w:r>
      <w:r>
        <w:t>noticeably</w:t>
      </w:r>
      <w:r>
        <w:rPr>
          <w:spacing w:val="-1"/>
        </w:rPr>
        <w:t xml:space="preserve"> </w:t>
      </w:r>
      <w:r>
        <w:t>to</w:t>
      </w:r>
      <w:r>
        <w:rPr>
          <w:spacing w:val="-1"/>
        </w:rPr>
        <w:t xml:space="preserve"> </w:t>
      </w:r>
      <w:r>
        <w:t>performance</w:t>
      </w:r>
      <w:r>
        <w:rPr>
          <w:spacing w:val="-1"/>
        </w:rPr>
        <w:t xml:space="preserve"> </w:t>
      </w:r>
      <w:r>
        <w:t>fluctuations</w:t>
      </w:r>
      <w:r>
        <w:rPr>
          <w:spacing w:val="-1"/>
        </w:rPr>
        <w:t xml:space="preserve"> </w:t>
      </w:r>
      <w:r>
        <w:t>within</w:t>
      </w:r>
      <w:r>
        <w:rPr>
          <w:spacing w:val="-1"/>
        </w:rPr>
        <w:t xml:space="preserve"> </w:t>
      </w:r>
      <w:r>
        <w:t>these bounds, so trajectories varied slightly between participants while adhering to the condition-specific bias.</w:t>
      </w:r>
    </w:p>
    <w:p w14:paraId="4038D96A" w14:textId="77777777" w:rsidR="005E5D1A" w:rsidRDefault="005E5D1A">
      <w:pPr>
        <w:pStyle w:val="BodyText"/>
        <w:spacing w:before="8"/>
        <w:ind w:left="0"/>
        <w:jc w:val="left"/>
      </w:pPr>
    </w:p>
    <w:p w14:paraId="4038D96B" w14:textId="77777777" w:rsidR="005E5D1A" w:rsidRDefault="00000000">
      <w:pPr>
        <w:pStyle w:val="ListParagraph"/>
        <w:numPr>
          <w:ilvl w:val="1"/>
          <w:numId w:val="6"/>
        </w:numPr>
        <w:tabs>
          <w:tab w:val="left" w:pos="722"/>
        </w:tabs>
        <w:spacing w:line="249" w:lineRule="auto"/>
        <w:ind w:firstLine="199"/>
        <w:rPr>
          <w:sz w:val="20"/>
        </w:rPr>
      </w:pPr>
      <w:commentRangeStart w:id="50"/>
      <w:r>
        <w:rPr>
          <w:noProof/>
          <w:sz w:val="20"/>
        </w:rPr>
        <mc:AlternateContent>
          <mc:Choice Requires="wps">
            <w:drawing>
              <wp:anchor distT="0" distB="0" distL="0" distR="0" simplePos="0" relativeHeight="15734784" behindDoc="0" locked="0" layoutInCell="1" allowOverlap="1" wp14:anchorId="4038DBC0" wp14:editId="4038DBC1">
                <wp:simplePos x="0" y="0"/>
                <wp:positionH relativeFrom="page">
                  <wp:posOffset>860329</wp:posOffset>
                </wp:positionH>
                <wp:positionV relativeFrom="paragraph">
                  <wp:posOffset>2336078</wp:posOffset>
                </wp:positionV>
                <wp:extent cx="1293495" cy="28448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3495" cy="284480"/>
                        </a:xfrm>
                        <a:custGeom>
                          <a:avLst/>
                          <a:gdLst/>
                          <a:ahLst/>
                          <a:cxnLst/>
                          <a:rect l="l" t="t" r="r" b="b"/>
                          <a:pathLst>
                            <a:path w="1293495" h="284480">
                              <a:moveTo>
                                <a:pt x="96496" y="15038"/>
                              </a:moveTo>
                              <a:lnTo>
                                <a:pt x="95025" y="16614"/>
                              </a:lnTo>
                              <a:lnTo>
                                <a:pt x="91307" y="20507"/>
                              </a:lnTo>
                              <a:lnTo>
                                <a:pt x="87669" y="24495"/>
                              </a:lnTo>
                              <a:lnTo>
                                <a:pt x="84031" y="28482"/>
                              </a:lnTo>
                              <a:lnTo>
                                <a:pt x="79297" y="33293"/>
                              </a:lnTo>
                              <a:lnTo>
                                <a:pt x="74669" y="38964"/>
                              </a:lnTo>
                              <a:lnTo>
                                <a:pt x="51802" y="70985"/>
                              </a:lnTo>
                              <a:lnTo>
                                <a:pt x="31760" y="107814"/>
                              </a:lnTo>
                              <a:lnTo>
                                <a:pt x="14896" y="148814"/>
                              </a:lnTo>
                              <a:lnTo>
                                <a:pt x="3385" y="188679"/>
                              </a:lnTo>
                              <a:lnTo>
                                <a:pt x="0" y="217463"/>
                              </a:lnTo>
                              <a:lnTo>
                                <a:pt x="428" y="224220"/>
                              </a:lnTo>
                              <a:lnTo>
                                <a:pt x="15504" y="263548"/>
                              </a:lnTo>
                              <a:lnTo>
                                <a:pt x="44713" y="281170"/>
                              </a:lnTo>
                              <a:lnTo>
                                <a:pt x="50185" y="282626"/>
                              </a:lnTo>
                              <a:lnTo>
                                <a:pt x="55883" y="283821"/>
                              </a:lnTo>
                              <a:lnTo>
                                <a:pt x="62572" y="284374"/>
                              </a:lnTo>
                              <a:lnTo>
                                <a:pt x="71013" y="283908"/>
                              </a:lnTo>
                              <a:lnTo>
                                <a:pt x="121279" y="272353"/>
                              </a:lnTo>
                              <a:lnTo>
                                <a:pt x="165545" y="257908"/>
                              </a:lnTo>
                              <a:lnTo>
                                <a:pt x="210942" y="240903"/>
                              </a:lnTo>
                              <a:lnTo>
                                <a:pt x="255228" y="222351"/>
                              </a:lnTo>
                              <a:lnTo>
                                <a:pt x="296780" y="203108"/>
                              </a:lnTo>
                              <a:lnTo>
                                <a:pt x="334910" y="184514"/>
                              </a:lnTo>
                              <a:lnTo>
                                <a:pt x="369395" y="167093"/>
                              </a:lnTo>
                              <a:lnTo>
                                <a:pt x="410088" y="145550"/>
                              </a:lnTo>
                              <a:lnTo>
                                <a:pt x="445805" y="125792"/>
                              </a:lnTo>
                              <a:lnTo>
                                <a:pt x="454113" y="121144"/>
                              </a:lnTo>
                              <a:lnTo>
                                <a:pt x="462316" y="116592"/>
                              </a:lnTo>
                              <a:lnTo>
                                <a:pt x="501626" y="95353"/>
                              </a:lnTo>
                              <a:lnTo>
                                <a:pt x="538981" y="76933"/>
                              </a:lnTo>
                              <a:lnTo>
                                <a:pt x="574973" y="60758"/>
                              </a:lnTo>
                              <a:lnTo>
                                <a:pt x="617014" y="44037"/>
                              </a:lnTo>
                              <a:lnTo>
                                <a:pt x="656790" y="30914"/>
                              </a:lnTo>
                              <a:lnTo>
                                <a:pt x="696241" y="20149"/>
                              </a:lnTo>
                              <a:lnTo>
                                <a:pt x="739545" y="10440"/>
                              </a:lnTo>
                              <a:lnTo>
                                <a:pt x="784241" y="2963"/>
                              </a:lnTo>
                              <a:lnTo>
                                <a:pt x="792302" y="1960"/>
                              </a:lnTo>
                              <a:lnTo>
                                <a:pt x="799952" y="1131"/>
                              </a:lnTo>
                              <a:lnTo>
                                <a:pt x="807741" y="644"/>
                              </a:lnTo>
                              <a:lnTo>
                                <a:pt x="815530" y="157"/>
                              </a:lnTo>
                              <a:lnTo>
                                <a:pt x="823282" y="82"/>
                              </a:lnTo>
                              <a:lnTo>
                                <a:pt x="830977" y="41"/>
                              </a:lnTo>
                              <a:lnTo>
                                <a:pt x="838673" y="0"/>
                              </a:lnTo>
                              <a:lnTo>
                                <a:pt x="846208" y="103"/>
                              </a:lnTo>
                              <a:lnTo>
                                <a:pt x="853914" y="397"/>
                              </a:lnTo>
                              <a:lnTo>
                                <a:pt x="861621" y="691"/>
                              </a:lnTo>
                              <a:lnTo>
                                <a:pt x="869448" y="1182"/>
                              </a:lnTo>
                              <a:lnTo>
                                <a:pt x="877216" y="1803"/>
                              </a:lnTo>
                              <a:lnTo>
                                <a:pt x="884983" y="2424"/>
                              </a:lnTo>
                              <a:lnTo>
                                <a:pt x="892782" y="3236"/>
                              </a:lnTo>
                              <a:lnTo>
                                <a:pt x="900521" y="4126"/>
                              </a:lnTo>
                              <a:lnTo>
                                <a:pt x="908260" y="5015"/>
                              </a:lnTo>
                              <a:lnTo>
                                <a:pt x="915874" y="6059"/>
                              </a:lnTo>
                              <a:lnTo>
                                <a:pt x="923649" y="7142"/>
                              </a:lnTo>
                              <a:lnTo>
                                <a:pt x="931424" y="8225"/>
                              </a:lnTo>
                              <a:lnTo>
                                <a:pt x="939228" y="9417"/>
                              </a:lnTo>
                              <a:lnTo>
                                <a:pt x="947170" y="10623"/>
                              </a:lnTo>
                              <a:lnTo>
                                <a:pt x="955112" y="11828"/>
                              </a:lnTo>
                              <a:lnTo>
                                <a:pt x="963155" y="13208"/>
                              </a:lnTo>
                              <a:lnTo>
                                <a:pt x="971302" y="14375"/>
                              </a:lnTo>
                              <a:lnTo>
                                <a:pt x="1010203" y="19211"/>
                              </a:lnTo>
                              <a:lnTo>
                                <a:pt x="1055765" y="23168"/>
                              </a:lnTo>
                              <a:lnTo>
                                <a:pt x="1094933" y="25131"/>
                              </a:lnTo>
                              <a:lnTo>
                                <a:pt x="1126121" y="25370"/>
                              </a:lnTo>
                              <a:lnTo>
                                <a:pt x="1133751" y="25335"/>
                              </a:lnTo>
                              <a:lnTo>
                                <a:pt x="1178763" y="23883"/>
                              </a:lnTo>
                              <a:lnTo>
                                <a:pt x="1226644" y="18526"/>
                              </a:lnTo>
                              <a:lnTo>
                                <a:pt x="1267550" y="12276"/>
                              </a:lnTo>
                              <a:lnTo>
                                <a:pt x="1286754" y="9025"/>
                              </a:lnTo>
                              <a:lnTo>
                                <a:pt x="1293020" y="7957"/>
                              </a:lnTo>
                            </a:path>
                          </a:pathLst>
                        </a:custGeom>
                        <a:ln w="19050">
                          <a:solidFill>
                            <a:srgbClr val="FF5400"/>
                          </a:solidFill>
                          <a:prstDash val="solid"/>
                        </a:ln>
                      </wps:spPr>
                      <wps:bodyPr wrap="square" lIns="0" tIns="0" rIns="0" bIns="0" rtlCol="0">
                        <a:prstTxWarp prst="textNoShape">
                          <a:avLst/>
                        </a:prstTxWarp>
                        <a:noAutofit/>
                      </wps:bodyPr>
                    </wps:wsp>
                  </a:graphicData>
                </a:graphic>
              </wp:anchor>
            </w:drawing>
          </mc:Choice>
          <mc:Fallback>
            <w:pict>
              <v:shape w14:anchorId="229F5B91" id="Graphic 15" o:spid="_x0000_s1026" style="position:absolute;margin-left:67.75pt;margin-top:183.95pt;width:101.85pt;height:22.4pt;z-index:15734784;visibility:visible;mso-wrap-style:square;mso-wrap-distance-left:0;mso-wrap-distance-top:0;mso-wrap-distance-right:0;mso-wrap-distance-bottom:0;mso-position-horizontal:absolute;mso-position-horizontal-relative:page;mso-position-vertical:absolute;mso-position-vertical-relative:text;v-text-anchor:top" coordsize="1293495,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" path="m96496,15038r-1471,1576l91307,20507r-3638,3988l84031,28482r-4734,4811l74669,38964,51802,70985,31760,107814,14896,148814,3385,188679,,217463r428,6757l15504,263548r29209,17622l50185,282626r5698,1195l62572,284374r8441,-466l121279,272353r44266,-14445l210942,240903r44286,-18552l296780,203108r38130,-18594l369395,167093r40693,-21543l445805,125792r8308,-4648l462316,116592,501626,95353,538981,76933,574973,60758,617014,44037,656790,30914,696241,20149r43304,-9709l784241,2963r8061,-1003l799952,1131r7789,-487l815530,157r7752,-75l830977,41,838673,r7535,103l853914,397r7707,294l869448,1182r7768,621l884983,2424r7799,812l900521,4126r7739,889l915874,6059r7775,1083l931424,8225r7804,1192l947170,10623r7942,1205l963155,13208r8147,1167l1010203,19211r45562,3957l1094933,25131r31188,239l1133751,25335r45012,-1452l1226644,18526r40906,-6250l1286754,9025r6266,-1068e" filled="f" strokecolor="#ff5400" strokeweight="1.5pt">
                <v:path arrowok="t"/>
                <w10:wrap anchorx="page"/>
              </v:shape>
            </w:pict>
          </mc:Fallback>
        </mc:AlternateContent>
      </w:r>
      <w:r>
        <w:rPr>
          <w:i/>
          <w:sz w:val="20"/>
        </w:rPr>
        <w:t xml:space="preserve">Randomisation, Counterbalancing, and Blinding: </w:t>
      </w:r>
      <w:commentRangeEnd w:id="50"/>
      <w:r w:rsidR="00762448">
        <w:rPr>
          <w:rStyle w:val="CommentReference"/>
        </w:rPr>
        <w:commentReference w:id="50"/>
      </w:r>
      <w:r>
        <w:rPr>
          <w:sz w:val="20"/>
        </w:rPr>
        <w:t>The order</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four</w:t>
      </w:r>
      <w:r>
        <w:rPr>
          <w:spacing w:val="-5"/>
          <w:sz w:val="20"/>
        </w:rPr>
        <w:t xml:space="preserve"> </w:t>
      </w:r>
      <w:r>
        <w:rPr>
          <w:sz w:val="20"/>
        </w:rPr>
        <w:t>experimental</w:t>
      </w:r>
      <w:r>
        <w:rPr>
          <w:spacing w:val="-5"/>
          <w:sz w:val="20"/>
        </w:rPr>
        <w:t xml:space="preserve"> </w:t>
      </w:r>
      <w:r>
        <w:rPr>
          <w:sz w:val="20"/>
        </w:rPr>
        <w:t>conditions</w:t>
      </w:r>
      <w:r>
        <w:rPr>
          <w:spacing w:val="-5"/>
          <w:sz w:val="20"/>
        </w:rPr>
        <w:t xml:space="preserve"> </w:t>
      </w:r>
      <w:r>
        <w:rPr>
          <w:sz w:val="20"/>
        </w:rPr>
        <w:t>(2×2</w:t>
      </w:r>
      <w:r>
        <w:rPr>
          <w:spacing w:val="-5"/>
          <w:sz w:val="20"/>
        </w:rPr>
        <w:t xml:space="preserve"> </w:t>
      </w:r>
      <w:r>
        <w:rPr>
          <w:sz w:val="20"/>
        </w:rPr>
        <w:t>Stress</w:t>
      </w:r>
      <w:r>
        <w:rPr>
          <w:spacing w:val="-5"/>
          <w:sz w:val="20"/>
        </w:rPr>
        <w:t xml:space="preserve"> </w:t>
      </w:r>
      <w:r>
        <w:rPr>
          <w:sz w:val="20"/>
        </w:rPr>
        <w:t>×</w:t>
      </w:r>
      <w:r>
        <w:rPr>
          <w:spacing w:val="-5"/>
          <w:sz w:val="20"/>
        </w:rPr>
        <w:t xml:space="preserve"> </w:t>
      </w:r>
      <w:r>
        <w:rPr>
          <w:sz w:val="20"/>
        </w:rPr>
        <w:t>MWL) was fully counterbalanced across participants, yielding 24 unique condition sequences. Two variants of the high-MWL task</w:t>
      </w:r>
      <w:r>
        <w:rPr>
          <w:spacing w:val="-1"/>
          <w:sz w:val="20"/>
        </w:rPr>
        <w:t xml:space="preserve"> </w:t>
      </w:r>
      <w:r>
        <w:rPr>
          <w:sz w:val="20"/>
        </w:rPr>
        <w:t>were alternated</w:t>
      </w:r>
      <w:r>
        <w:rPr>
          <w:spacing w:val="-1"/>
          <w:sz w:val="20"/>
        </w:rPr>
        <w:t xml:space="preserve"> </w:t>
      </w:r>
      <w:r>
        <w:rPr>
          <w:sz w:val="20"/>
        </w:rPr>
        <w:t>between</w:t>
      </w:r>
      <w:r>
        <w:rPr>
          <w:spacing w:val="-1"/>
          <w:sz w:val="20"/>
        </w:rPr>
        <w:t xml:space="preserve"> </w:t>
      </w:r>
      <w:r>
        <w:rPr>
          <w:sz w:val="20"/>
        </w:rPr>
        <w:t>participants to</w:t>
      </w:r>
      <w:r>
        <w:rPr>
          <w:spacing w:val="-1"/>
          <w:sz w:val="20"/>
        </w:rPr>
        <w:t xml:space="preserve"> </w:t>
      </w:r>
      <w:r>
        <w:rPr>
          <w:sz w:val="20"/>
        </w:rPr>
        <w:t>minimise</w:t>
      </w:r>
      <w:r>
        <w:rPr>
          <w:spacing w:val="-1"/>
          <w:sz w:val="20"/>
        </w:rPr>
        <w:t xml:space="preserve"> </w:t>
      </w:r>
      <w:r>
        <w:rPr>
          <w:sz w:val="20"/>
        </w:rPr>
        <w:t>practice effects, resulting in 48 distinct experimental configurations overall. Condition order and task variant assignment were independently randomised for each participant. The experi-menter</w:t>
      </w:r>
      <w:r>
        <w:rPr>
          <w:spacing w:val="-9"/>
          <w:sz w:val="20"/>
        </w:rPr>
        <w:t xml:space="preserve"> </w:t>
      </w:r>
      <w:r>
        <w:rPr>
          <w:sz w:val="20"/>
        </w:rPr>
        <w:t>was</w:t>
      </w:r>
      <w:r>
        <w:rPr>
          <w:spacing w:val="-9"/>
          <w:sz w:val="20"/>
        </w:rPr>
        <w:t xml:space="preserve"> </w:t>
      </w:r>
      <w:r>
        <w:rPr>
          <w:sz w:val="20"/>
        </w:rPr>
        <w:t>aware</w:t>
      </w:r>
      <w:r>
        <w:rPr>
          <w:spacing w:val="-9"/>
          <w:sz w:val="20"/>
        </w:rPr>
        <w:t xml:space="preserve"> </w:t>
      </w:r>
      <w:r>
        <w:rPr>
          <w:sz w:val="20"/>
        </w:rPr>
        <w:t>of</w:t>
      </w:r>
      <w:r>
        <w:rPr>
          <w:spacing w:val="-9"/>
          <w:sz w:val="20"/>
        </w:rPr>
        <w:t xml:space="preserve"> </w:t>
      </w:r>
      <w:r>
        <w:rPr>
          <w:sz w:val="20"/>
        </w:rPr>
        <w:t>the</w:t>
      </w:r>
      <w:r>
        <w:rPr>
          <w:spacing w:val="-9"/>
          <w:sz w:val="20"/>
        </w:rPr>
        <w:t xml:space="preserve"> </w:t>
      </w:r>
      <w:r>
        <w:rPr>
          <w:sz w:val="20"/>
        </w:rPr>
        <w:t>condition</w:t>
      </w:r>
      <w:r>
        <w:rPr>
          <w:spacing w:val="-9"/>
          <w:sz w:val="20"/>
        </w:rPr>
        <w:t xml:space="preserve"> </w:t>
      </w:r>
      <w:r>
        <w:rPr>
          <w:sz w:val="20"/>
        </w:rPr>
        <w:t>but</w:t>
      </w:r>
      <w:r>
        <w:rPr>
          <w:spacing w:val="-9"/>
          <w:sz w:val="20"/>
        </w:rPr>
        <w:t xml:space="preserve"> </w:t>
      </w:r>
      <w:r>
        <w:rPr>
          <w:sz w:val="20"/>
        </w:rPr>
        <w:t>provided</w:t>
      </w:r>
      <w:r>
        <w:rPr>
          <w:spacing w:val="-9"/>
          <w:sz w:val="20"/>
        </w:rPr>
        <w:t xml:space="preserve"> </w:t>
      </w:r>
      <w:r>
        <w:rPr>
          <w:sz w:val="20"/>
        </w:rPr>
        <w:t>no</w:t>
      </w:r>
      <w:r>
        <w:rPr>
          <w:spacing w:val="-9"/>
          <w:sz w:val="20"/>
        </w:rPr>
        <w:t xml:space="preserve"> </w:t>
      </w:r>
      <w:r>
        <w:rPr>
          <w:sz w:val="20"/>
        </w:rPr>
        <w:t>feedback</w:t>
      </w:r>
      <w:r>
        <w:rPr>
          <w:spacing w:val="-9"/>
          <w:sz w:val="20"/>
        </w:rPr>
        <w:t xml:space="preserve"> </w:t>
      </w:r>
      <w:r>
        <w:rPr>
          <w:sz w:val="20"/>
        </w:rPr>
        <w:t>or performance cues during the trials to maintain consistency of instruction and social context across participants. Participants were na¨ıve to the purpose of the manipulations and were</w:t>
      </w:r>
      <w:r>
        <w:rPr>
          <w:spacing w:val="80"/>
          <w:sz w:val="20"/>
        </w:rPr>
        <w:t xml:space="preserve"> </w:t>
      </w:r>
      <w:r>
        <w:rPr>
          <w:sz w:val="20"/>
        </w:rPr>
        <w:t>only</w:t>
      </w:r>
      <w:r>
        <w:rPr>
          <w:spacing w:val="-5"/>
          <w:sz w:val="20"/>
        </w:rPr>
        <w:t xml:space="preserve"> </w:t>
      </w:r>
      <w:r>
        <w:rPr>
          <w:sz w:val="20"/>
        </w:rPr>
        <w:t>informed</w:t>
      </w:r>
      <w:r>
        <w:rPr>
          <w:spacing w:val="-5"/>
          <w:sz w:val="20"/>
        </w:rPr>
        <w:t xml:space="preserve"> </w:t>
      </w:r>
      <w:r>
        <w:rPr>
          <w:sz w:val="20"/>
        </w:rPr>
        <w:t>that</w:t>
      </w:r>
      <w:r>
        <w:rPr>
          <w:spacing w:val="-5"/>
          <w:sz w:val="20"/>
        </w:rPr>
        <w:t xml:space="preserve"> </w:t>
      </w:r>
      <w:r>
        <w:rPr>
          <w:sz w:val="20"/>
        </w:rPr>
        <w:t>they</w:t>
      </w:r>
      <w:r>
        <w:rPr>
          <w:spacing w:val="-5"/>
          <w:sz w:val="20"/>
        </w:rPr>
        <w:t xml:space="preserve"> </w:t>
      </w:r>
      <w:r>
        <w:rPr>
          <w:sz w:val="20"/>
        </w:rPr>
        <w:t>might</w:t>
      </w:r>
      <w:r>
        <w:rPr>
          <w:spacing w:val="-5"/>
          <w:sz w:val="20"/>
        </w:rPr>
        <w:t xml:space="preserve"> </w:t>
      </w:r>
      <w:r>
        <w:rPr>
          <w:sz w:val="20"/>
        </w:rPr>
        <w:t>complete</w:t>
      </w:r>
      <w:r>
        <w:rPr>
          <w:spacing w:val="-5"/>
          <w:sz w:val="20"/>
        </w:rPr>
        <w:t xml:space="preserve"> </w:t>
      </w:r>
      <w:r>
        <w:rPr>
          <w:sz w:val="20"/>
        </w:rPr>
        <w:t>arithmetic-based</w:t>
      </w:r>
      <w:r>
        <w:rPr>
          <w:spacing w:val="-5"/>
          <w:sz w:val="20"/>
        </w:rPr>
        <w:t xml:space="preserve"> </w:t>
      </w:r>
      <w:r>
        <w:rPr>
          <w:sz w:val="20"/>
        </w:rPr>
        <w:t>tasks during the session, enabling brief pre-task practice without revealing the experimental aims.</w:t>
      </w:r>
    </w:p>
    <w:p w14:paraId="4038D96C" w14:textId="77777777" w:rsidR="005E5D1A" w:rsidRDefault="00000000">
      <w:pPr>
        <w:pStyle w:val="ListParagraph"/>
        <w:numPr>
          <w:ilvl w:val="0"/>
          <w:numId w:val="6"/>
        </w:numPr>
        <w:tabs>
          <w:tab w:val="left" w:pos="480"/>
        </w:tabs>
        <w:spacing w:before="159"/>
        <w:ind w:left="480" w:hanging="281"/>
        <w:jc w:val="both"/>
        <w:rPr>
          <w:i/>
          <w:sz w:val="20"/>
        </w:rPr>
      </w:pPr>
      <w:r>
        <w:br w:type="column"/>
      </w:r>
      <w:r>
        <w:rPr>
          <w:i/>
          <w:spacing w:val="-2"/>
          <w:sz w:val="20"/>
        </w:rPr>
        <w:t>Apparatus</w:t>
      </w:r>
    </w:p>
    <w:p w14:paraId="4038D96D" w14:textId="77777777" w:rsidR="005E5D1A" w:rsidRDefault="00000000">
      <w:pPr>
        <w:pStyle w:val="BodyText"/>
        <w:spacing w:before="77" w:line="230" w:lineRule="auto"/>
        <w:ind w:left="199" w:right="977" w:firstLine="199"/>
      </w:pPr>
      <w:r>
        <w:t xml:space="preserve">The experiment was conducted within a virtual reality environment using an HTC Vive Pro Eye headset (combined resolution 2880 </w:t>
      </w:r>
      <w:r>
        <w:rPr>
          <w:rFonts w:ascii="Lucida Sans Unicode" w:hAnsi="Lucida Sans Unicode"/>
        </w:rPr>
        <w:t xml:space="preserve">× </w:t>
      </w:r>
      <w:r>
        <w:t>1600 pixels, refresh rate 90 Hz) with six-degree-of-freedom (6 DoF) positional tracking using Valve Lighthouse</w:t>
      </w:r>
      <w:r>
        <w:rPr>
          <w:spacing w:val="20"/>
        </w:rPr>
        <w:t xml:space="preserve"> </w:t>
      </w:r>
      <w:r>
        <w:t>2.0</w:t>
      </w:r>
      <w:r>
        <w:rPr>
          <w:spacing w:val="20"/>
        </w:rPr>
        <w:t xml:space="preserve"> </w:t>
      </w:r>
      <w:r>
        <w:t>base</w:t>
      </w:r>
      <w:r>
        <w:rPr>
          <w:spacing w:val="20"/>
        </w:rPr>
        <w:t xml:space="preserve"> </w:t>
      </w:r>
      <w:r>
        <w:t>stations</w:t>
      </w:r>
      <w:r>
        <w:rPr>
          <w:spacing w:val="20"/>
        </w:rPr>
        <w:t xml:space="preserve"> </w:t>
      </w:r>
      <w:r>
        <w:t>(SteamVR</w:t>
      </w:r>
      <w:r>
        <w:rPr>
          <w:spacing w:val="21"/>
        </w:rPr>
        <w:t xml:space="preserve"> </w:t>
      </w:r>
      <w:r>
        <w:t>Tracking</w:t>
      </w:r>
      <w:r>
        <w:rPr>
          <w:spacing w:val="20"/>
        </w:rPr>
        <w:t xml:space="preserve"> </w:t>
      </w:r>
      <w:r>
        <w:t>2.0).</w:t>
      </w:r>
      <w:r>
        <w:rPr>
          <w:spacing w:val="20"/>
        </w:rPr>
        <w:t xml:space="preserve"> </w:t>
      </w:r>
      <w:r>
        <w:rPr>
          <w:spacing w:val="-4"/>
        </w:rPr>
        <w:t>Phys-</w:t>
      </w:r>
    </w:p>
    <w:p w14:paraId="4038D96E" w14:textId="77777777" w:rsidR="005E5D1A" w:rsidRDefault="00000000">
      <w:pPr>
        <w:pStyle w:val="BodyText"/>
        <w:spacing w:before="9" w:line="249" w:lineRule="auto"/>
        <w:ind w:left="199" w:right="977"/>
      </w:pPr>
      <w:r>
        <w:t>iological signals were recorded using multiple devices: the headset’s built-in eye tracker for pupillometry, a Shimmer3 GSR+ for electrodermal activity (EDA), and a Polar H10 heart-rate monitor for heart rate and heart rate variability (HR and</w:t>
      </w:r>
      <w:r>
        <w:rPr>
          <w:spacing w:val="-5"/>
        </w:rPr>
        <w:t xml:space="preserve"> </w:t>
      </w:r>
      <w:r>
        <w:t>HRV).</w:t>
      </w:r>
      <w:r>
        <w:rPr>
          <w:spacing w:val="-5"/>
        </w:rPr>
        <w:t xml:space="preserve"> </w:t>
      </w:r>
      <w:r>
        <w:t>Facial</w:t>
      </w:r>
      <w:r>
        <w:rPr>
          <w:spacing w:val="-5"/>
        </w:rPr>
        <w:t xml:space="preserve"> </w:t>
      </w:r>
      <w:r>
        <w:t>motion</w:t>
      </w:r>
      <w:r>
        <w:rPr>
          <w:spacing w:val="-5"/>
        </w:rPr>
        <w:t xml:space="preserve"> </w:t>
      </w:r>
      <w:r>
        <w:t>data</w:t>
      </w:r>
      <w:r>
        <w:rPr>
          <w:spacing w:val="-5"/>
        </w:rPr>
        <w:t xml:space="preserve"> </w:t>
      </w:r>
      <w:r>
        <w:t>were</w:t>
      </w:r>
      <w:r>
        <w:rPr>
          <w:spacing w:val="-5"/>
        </w:rPr>
        <w:t xml:space="preserve"> </w:t>
      </w:r>
      <w:r>
        <w:t>also</w:t>
      </w:r>
      <w:r>
        <w:rPr>
          <w:spacing w:val="-5"/>
        </w:rPr>
        <w:t xml:space="preserve"> </w:t>
      </w:r>
      <w:r>
        <w:t>captured</w:t>
      </w:r>
      <w:r>
        <w:rPr>
          <w:spacing w:val="-5"/>
        </w:rPr>
        <w:t xml:space="preserve"> </w:t>
      </w:r>
      <w:r>
        <w:t>using</w:t>
      </w:r>
      <w:r>
        <w:rPr>
          <w:spacing w:val="-5"/>
        </w:rPr>
        <w:t xml:space="preserve"> </w:t>
      </w:r>
      <w:r>
        <w:t>a</w:t>
      </w:r>
      <w:r>
        <w:rPr>
          <w:spacing w:val="-5"/>
        </w:rPr>
        <w:t xml:space="preserve"> </w:t>
      </w:r>
      <w:r>
        <w:t>Vive Face Tracker but were not included in the final analysis.</w:t>
      </w:r>
    </w:p>
    <w:p w14:paraId="4038D96F" w14:textId="77777777" w:rsidR="005E5D1A" w:rsidRDefault="00000000">
      <w:pPr>
        <w:pStyle w:val="BodyText"/>
        <w:spacing w:line="247" w:lineRule="auto"/>
        <w:ind w:left="199" w:right="977" w:firstLine="199"/>
      </w:pPr>
      <w:r>
        <w:t>EEG signals were recorded using an ANT Neuro eego my-lab system with a 128-channel waveguard</w:t>
      </w:r>
      <w:r>
        <w:rPr>
          <w:vertAlign w:val="superscript"/>
        </w:rPr>
        <w:t>TM</w:t>
      </w:r>
      <w:r>
        <w:t xml:space="preserve"> net arranged in</w:t>
      </w:r>
      <w:r>
        <w:rPr>
          <w:spacing w:val="40"/>
        </w:rPr>
        <w:t xml:space="preserve"> </w:t>
      </w:r>
      <w:r>
        <w:t>an equidistant montage referenced to Cz. Data were sampled</w:t>
      </w:r>
      <w:r>
        <w:rPr>
          <w:spacing w:val="40"/>
        </w:rPr>
        <w:t xml:space="preserve"> </w:t>
      </w:r>
      <w:r>
        <w:t>at 500 Hz. Electrode impedances were typically kept below</w:t>
      </w:r>
      <w:r>
        <w:rPr>
          <w:spacing w:val="80"/>
        </w:rPr>
        <w:t xml:space="preserve"> </w:t>
      </w:r>
      <w:r>
        <w:t xml:space="preserve">30 </w:t>
      </w:r>
      <w:r>
        <w:rPr>
          <w:rFonts w:ascii="Book Antiqua" w:hAnsi="Book Antiqua"/>
        </w:rPr>
        <w:t xml:space="preserve">kΩ </w:t>
      </w:r>
      <w:r>
        <w:t>per channel, consistent with manufacturer guidance for the</w:t>
      </w:r>
      <w:r>
        <w:rPr>
          <w:spacing w:val="-4"/>
        </w:rPr>
        <w:t xml:space="preserve"> </w:t>
      </w:r>
      <w:r>
        <w:t>saline-based</w:t>
      </w:r>
      <w:r>
        <w:rPr>
          <w:spacing w:val="-4"/>
        </w:rPr>
        <w:t xml:space="preserve"> </w:t>
      </w:r>
      <w:r>
        <w:t>Waveguard</w:t>
      </w:r>
      <w:r>
        <w:rPr>
          <w:vertAlign w:val="superscript"/>
        </w:rPr>
        <w:t>TM</w:t>
      </w:r>
      <w:r>
        <w:t xml:space="preserve"> system.</w:t>
      </w:r>
      <w:r>
        <w:rPr>
          <w:spacing w:val="-4"/>
        </w:rPr>
        <w:t xml:space="preserve"> </w:t>
      </w:r>
      <w:r>
        <w:t>In</w:t>
      </w:r>
      <w:r>
        <w:rPr>
          <w:spacing w:val="-4"/>
        </w:rPr>
        <w:t xml:space="preserve"> </w:t>
      </w:r>
      <w:r>
        <w:t>line</w:t>
      </w:r>
      <w:r>
        <w:rPr>
          <w:spacing w:val="-4"/>
        </w:rPr>
        <w:t xml:space="preserve"> </w:t>
      </w:r>
      <w:r>
        <w:t>with</w:t>
      </w:r>
      <w:r>
        <w:rPr>
          <w:spacing w:val="-4"/>
        </w:rPr>
        <w:t xml:space="preserve"> </w:t>
      </w:r>
      <w:r>
        <w:t>the</w:t>
      </w:r>
      <w:r>
        <w:rPr>
          <w:spacing w:val="-4"/>
        </w:rPr>
        <w:t xml:space="preserve"> </w:t>
      </w:r>
      <w:r>
        <w:t>study’s focus on stress- and MWL-related activity, greater care was taken to optimise contact over frontal and parietal regions. Ideal impedance levels across all 128 electrodes were not always achievable, as setup efficiency and participant comfort were</w:t>
      </w:r>
      <w:r>
        <w:rPr>
          <w:spacing w:val="-12"/>
        </w:rPr>
        <w:t xml:space="preserve"> </w:t>
      </w:r>
      <w:r>
        <w:t>prioritised</w:t>
      </w:r>
      <w:r>
        <w:rPr>
          <w:spacing w:val="-12"/>
        </w:rPr>
        <w:t xml:space="preserve"> </w:t>
      </w:r>
      <w:r>
        <w:t>over</w:t>
      </w:r>
      <w:r>
        <w:rPr>
          <w:spacing w:val="-12"/>
        </w:rPr>
        <w:t xml:space="preserve"> </w:t>
      </w:r>
      <w:r>
        <w:t>complete</w:t>
      </w:r>
      <w:r>
        <w:rPr>
          <w:spacing w:val="-12"/>
        </w:rPr>
        <w:t xml:space="preserve"> </w:t>
      </w:r>
      <w:r>
        <w:t>optimisation,</w:t>
      </w:r>
      <w:r>
        <w:rPr>
          <w:spacing w:val="-12"/>
        </w:rPr>
        <w:t xml:space="preserve"> </w:t>
      </w:r>
      <w:r>
        <w:t>but</w:t>
      </w:r>
      <w:r>
        <w:rPr>
          <w:spacing w:val="-12"/>
        </w:rPr>
        <w:t xml:space="preserve"> </w:t>
      </w:r>
      <w:r>
        <w:t>slightly</w:t>
      </w:r>
      <w:r>
        <w:rPr>
          <w:spacing w:val="-12"/>
        </w:rPr>
        <w:t xml:space="preserve"> </w:t>
      </w:r>
      <w:r>
        <w:t>higher impedances were acceptable given the system’s tolerance.</w:t>
      </w:r>
    </w:p>
    <w:p w14:paraId="4038D970" w14:textId="77777777" w:rsidR="005E5D1A" w:rsidRDefault="00000000">
      <w:pPr>
        <w:pStyle w:val="BodyText"/>
        <w:spacing w:before="2" w:line="249" w:lineRule="auto"/>
        <w:ind w:left="199" w:right="977" w:firstLine="199"/>
      </w:pPr>
      <w:r>
        <w:t>The VR simulation was based on the Entertainment Com-puting Group’s VR-TSST (Version 2.3), a virtual adaptation</w:t>
      </w:r>
      <w:r>
        <w:rPr>
          <w:spacing w:val="40"/>
        </w:rPr>
        <w:t xml:space="preserve"> </w:t>
      </w:r>
      <w:r>
        <w:t>of the Trier Social Stress Test (TSST) validated to induce social-evaluative</w:t>
      </w:r>
      <w:r>
        <w:rPr>
          <w:spacing w:val="-9"/>
        </w:rPr>
        <w:t xml:space="preserve"> </w:t>
      </w:r>
      <w:r>
        <w:t>stress</w:t>
      </w:r>
      <w:r>
        <w:rPr>
          <w:spacing w:val="-9"/>
        </w:rPr>
        <w:t xml:space="preserve"> </w:t>
      </w:r>
      <w:r>
        <w:t>[47].</w:t>
      </w:r>
      <w:r>
        <w:rPr>
          <w:spacing w:val="-9"/>
        </w:rPr>
        <w:t xml:space="preserve"> </w:t>
      </w:r>
      <w:r>
        <w:t>The</w:t>
      </w:r>
      <w:r>
        <w:rPr>
          <w:spacing w:val="-9"/>
        </w:rPr>
        <w:t xml:space="preserve"> </w:t>
      </w:r>
      <w:r>
        <w:t>VR-TSST</w:t>
      </w:r>
      <w:r>
        <w:rPr>
          <w:spacing w:val="-9"/>
        </w:rPr>
        <w:t xml:space="preserve"> </w:t>
      </w:r>
      <w:r>
        <w:t>was</w:t>
      </w:r>
      <w:r>
        <w:rPr>
          <w:spacing w:val="-9"/>
        </w:rPr>
        <w:t xml:space="preserve"> </w:t>
      </w:r>
      <w:r>
        <w:t>obtained</w:t>
      </w:r>
      <w:r>
        <w:rPr>
          <w:spacing w:val="-9"/>
        </w:rPr>
        <w:t xml:space="preserve"> </w:t>
      </w:r>
      <w:r>
        <w:t xml:space="preserve">from </w:t>
      </w:r>
      <w:hyperlink r:id="rId12">
        <w:r>
          <w:t>https://github.com/MIEC/vr-tsst</w:t>
        </w:r>
      </w:hyperlink>
      <w:r>
        <w:t xml:space="preserve"> and modified extensively to integrate physiological data acquisition and adapt the virtual environment</w:t>
      </w:r>
      <w:r>
        <w:rPr>
          <w:spacing w:val="-10"/>
        </w:rPr>
        <w:t xml:space="preserve"> </w:t>
      </w:r>
      <w:r>
        <w:t>for</w:t>
      </w:r>
      <w:r>
        <w:rPr>
          <w:spacing w:val="-9"/>
        </w:rPr>
        <w:t xml:space="preserve"> </w:t>
      </w:r>
      <w:r>
        <w:t>the</w:t>
      </w:r>
      <w:r>
        <w:rPr>
          <w:spacing w:val="-9"/>
        </w:rPr>
        <w:t xml:space="preserve"> </w:t>
      </w:r>
      <w:r>
        <w:t>present</w:t>
      </w:r>
      <w:r>
        <w:rPr>
          <w:spacing w:val="-10"/>
        </w:rPr>
        <w:t xml:space="preserve"> </w:t>
      </w:r>
      <w:r>
        <w:t>study</w:t>
      </w:r>
      <w:r>
        <w:rPr>
          <w:spacing w:val="-9"/>
        </w:rPr>
        <w:t xml:space="preserve"> </w:t>
      </w:r>
      <w:r>
        <w:t>(see</w:t>
      </w:r>
      <w:r>
        <w:rPr>
          <w:spacing w:val="-9"/>
        </w:rPr>
        <w:t xml:space="preserve"> </w:t>
      </w:r>
      <w:r>
        <w:t>Section</w:t>
      </w:r>
      <w:r>
        <w:rPr>
          <w:spacing w:val="-10"/>
        </w:rPr>
        <w:t xml:space="preserve"> </w:t>
      </w:r>
      <w:r>
        <w:t>II-B</w:t>
      </w:r>
      <w:r>
        <w:rPr>
          <w:spacing w:val="-9"/>
        </w:rPr>
        <w:t xml:space="preserve"> </w:t>
      </w:r>
      <w:r>
        <w:t>for</w:t>
      </w:r>
      <w:r>
        <w:rPr>
          <w:spacing w:val="-9"/>
        </w:rPr>
        <w:t xml:space="preserve"> </w:t>
      </w:r>
      <w:r>
        <w:rPr>
          <w:spacing w:val="-2"/>
        </w:rPr>
        <w:t>details).</w:t>
      </w:r>
    </w:p>
    <w:p w14:paraId="4038D971" w14:textId="77777777" w:rsidR="005E5D1A" w:rsidRDefault="005E5D1A">
      <w:pPr>
        <w:pStyle w:val="BodyText"/>
        <w:spacing w:before="41"/>
        <w:ind w:left="0"/>
        <w:jc w:val="left"/>
      </w:pPr>
    </w:p>
    <w:p w14:paraId="4038D972" w14:textId="77777777" w:rsidR="005E5D1A" w:rsidRDefault="00000000">
      <w:pPr>
        <w:pStyle w:val="ListParagraph"/>
        <w:numPr>
          <w:ilvl w:val="0"/>
          <w:numId w:val="6"/>
        </w:numPr>
        <w:tabs>
          <w:tab w:val="left" w:pos="491"/>
        </w:tabs>
        <w:ind w:left="491" w:hanging="292"/>
        <w:jc w:val="both"/>
        <w:rPr>
          <w:i/>
          <w:sz w:val="20"/>
        </w:rPr>
      </w:pPr>
      <w:r>
        <w:rPr>
          <w:i/>
          <w:spacing w:val="-2"/>
          <w:sz w:val="20"/>
        </w:rPr>
        <w:t>Participants</w:t>
      </w:r>
    </w:p>
    <w:p w14:paraId="4038D973" w14:textId="77777777" w:rsidR="005E5D1A" w:rsidRDefault="00000000">
      <w:pPr>
        <w:pStyle w:val="BodyText"/>
        <w:spacing w:before="69" w:line="249" w:lineRule="auto"/>
        <w:ind w:left="199" w:right="977" w:firstLine="199"/>
      </w:pPr>
      <w:r>
        <w:t>Forty-eight participants were recruited using convenience sampling</w:t>
      </w:r>
      <w:r>
        <w:rPr>
          <w:spacing w:val="40"/>
        </w:rPr>
        <w:t xml:space="preserve"> </w:t>
      </w:r>
      <w:r>
        <w:t>through</w:t>
      </w:r>
      <w:r>
        <w:rPr>
          <w:spacing w:val="40"/>
        </w:rPr>
        <w:t xml:space="preserve"> </w:t>
      </w:r>
      <w:r>
        <w:t>university-wide</w:t>
      </w:r>
      <w:r>
        <w:rPr>
          <w:spacing w:val="40"/>
        </w:rPr>
        <w:t xml:space="preserve"> </w:t>
      </w:r>
      <w:r>
        <w:t>emails</w:t>
      </w:r>
      <w:r>
        <w:rPr>
          <w:spacing w:val="40"/>
        </w:rPr>
        <w:t xml:space="preserve"> </w:t>
      </w:r>
      <w:r>
        <w:t>and</w:t>
      </w:r>
      <w:r>
        <w:rPr>
          <w:spacing w:val="40"/>
        </w:rPr>
        <w:t xml:space="preserve"> </w:t>
      </w:r>
      <w:r>
        <w:t>posters</w:t>
      </w:r>
      <w:r>
        <w:rPr>
          <w:spacing w:val="40"/>
        </w:rPr>
        <w:t xml:space="preserve"> </w:t>
      </w:r>
      <w:r>
        <w:t>at</w:t>
      </w:r>
      <w:r>
        <w:rPr>
          <w:spacing w:val="40"/>
        </w:rPr>
        <w:t xml:space="preserve"> </w:t>
      </w:r>
      <w:r>
        <w:t>a UK university between August and December 2024. All participants were aged 18 years or older, fluent in English,</w:t>
      </w:r>
      <w:r>
        <w:rPr>
          <w:spacing w:val="80"/>
        </w:rPr>
        <w:t xml:space="preserve"> </w:t>
      </w:r>
      <w:r>
        <w:t>and reported normal or corrected-to-normal vision. Exclusion criteria were a self-reported history of severe motion sick-ness, limited mobility, epilepsy, recurrent fainting spells, or febrile convulsions in infancy. After automated signal-quality checks and dataset validation, 44 participants were retained</w:t>
      </w:r>
      <w:r>
        <w:rPr>
          <w:spacing w:val="40"/>
        </w:rPr>
        <w:t xml:space="preserve"> </w:t>
      </w:r>
      <w:r>
        <w:t>for</w:t>
      </w:r>
      <w:r>
        <w:rPr>
          <w:spacing w:val="15"/>
        </w:rPr>
        <w:t xml:space="preserve"> </w:t>
      </w:r>
      <w:r>
        <w:t>analysis</w:t>
      </w:r>
      <w:r>
        <w:rPr>
          <w:spacing w:val="16"/>
        </w:rPr>
        <w:t xml:space="preserve"> </w:t>
      </w:r>
      <w:r>
        <w:t>(mean</w:t>
      </w:r>
      <w:r>
        <w:rPr>
          <w:spacing w:val="16"/>
        </w:rPr>
        <w:t xml:space="preserve"> </w:t>
      </w:r>
      <w:r>
        <w:t>age</w:t>
      </w:r>
      <w:r>
        <w:rPr>
          <w:spacing w:val="16"/>
        </w:rPr>
        <w:t xml:space="preserve"> </w:t>
      </w:r>
      <w:r>
        <w:t>=</w:t>
      </w:r>
      <w:r>
        <w:rPr>
          <w:spacing w:val="16"/>
        </w:rPr>
        <w:t xml:space="preserve"> </w:t>
      </w:r>
      <w:r>
        <w:t>30.8</w:t>
      </w:r>
      <w:r>
        <w:rPr>
          <w:spacing w:val="16"/>
        </w:rPr>
        <w:t xml:space="preserve"> </w:t>
      </w:r>
      <w:r>
        <w:t>years,</w:t>
      </w:r>
      <w:r>
        <w:rPr>
          <w:spacing w:val="16"/>
        </w:rPr>
        <w:t xml:space="preserve"> </w:t>
      </w:r>
      <w:r>
        <w:t>standard</w:t>
      </w:r>
      <w:r>
        <w:rPr>
          <w:spacing w:val="16"/>
        </w:rPr>
        <w:t xml:space="preserve"> </w:t>
      </w:r>
      <w:r>
        <w:t>deviation</w:t>
      </w:r>
      <w:r>
        <w:rPr>
          <w:spacing w:val="16"/>
        </w:rPr>
        <w:t xml:space="preserve"> </w:t>
      </w:r>
      <w:r>
        <w:rPr>
          <w:spacing w:val="-4"/>
        </w:rPr>
        <w:t>(SD)</w:t>
      </w:r>
    </w:p>
    <w:p w14:paraId="4038D974" w14:textId="77777777" w:rsidR="005E5D1A" w:rsidRDefault="00000000">
      <w:pPr>
        <w:pStyle w:val="BodyText"/>
        <w:spacing w:line="249" w:lineRule="auto"/>
        <w:ind w:left="199" w:right="977"/>
      </w:pPr>
      <w:r>
        <w:t>=</w:t>
      </w:r>
      <w:r>
        <w:rPr>
          <w:spacing w:val="25"/>
        </w:rPr>
        <w:t xml:space="preserve"> </w:t>
      </w:r>
      <w:r>
        <w:t>13.8;</w:t>
      </w:r>
      <w:r>
        <w:rPr>
          <w:spacing w:val="25"/>
        </w:rPr>
        <w:t xml:space="preserve"> </w:t>
      </w:r>
      <w:r>
        <w:t>23</w:t>
      </w:r>
      <w:r>
        <w:rPr>
          <w:spacing w:val="25"/>
        </w:rPr>
        <w:t xml:space="preserve"> </w:t>
      </w:r>
      <w:r>
        <w:t>female).</w:t>
      </w:r>
      <w:r>
        <w:rPr>
          <w:spacing w:val="25"/>
        </w:rPr>
        <w:t xml:space="preserve"> </w:t>
      </w:r>
      <w:r>
        <w:t>Of</w:t>
      </w:r>
      <w:r>
        <w:rPr>
          <w:spacing w:val="25"/>
        </w:rPr>
        <w:t xml:space="preserve"> </w:t>
      </w:r>
      <w:r>
        <w:t>the</w:t>
      </w:r>
      <w:r>
        <w:rPr>
          <w:spacing w:val="25"/>
        </w:rPr>
        <w:t xml:space="preserve"> </w:t>
      </w:r>
      <w:r>
        <w:t>final</w:t>
      </w:r>
      <w:r>
        <w:rPr>
          <w:spacing w:val="25"/>
        </w:rPr>
        <w:t xml:space="preserve"> </w:t>
      </w:r>
      <w:r>
        <w:t>sample,</w:t>
      </w:r>
      <w:r>
        <w:rPr>
          <w:spacing w:val="25"/>
        </w:rPr>
        <w:t xml:space="preserve"> </w:t>
      </w:r>
      <w:r>
        <w:t>41</w:t>
      </w:r>
      <w:r>
        <w:rPr>
          <w:spacing w:val="25"/>
        </w:rPr>
        <w:t xml:space="preserve"> </w:t>
      </w:r>
      <w:r>
        <w:t>reported</w:t>
      </w:r>
      <w:r>
        <w:rPr>
          <w:spacing w:val="25"/>
        </w:rPr>
        <w:t xml:space="preserve"> </w:t>
      </w:r>
      <w:r>
        <w:t>having at least some prior experience with VR equipment (reporting ’Daily’, ’Weekly’, or ’Occasionally’ usage), indicating a gen-erally tech-literate sample. All participants provided written informed consent prior to participation, and the study was ap-proved</w:t>
      </w:r>
      <w:r>
        <w:rPr>
          <w:spacing w:val="-8"/>
        </w:rPr>
        <w:t xml:space="preserve"> </w:t>
      </w:r>
      <w:r>
        <w:t>by</w:t>
      </w:r>
      <w:r>
        <w:rPr>
          <w:spacing w:val="-9"/>
        </w:rPr>
        <w:t xml:space="preserve"> </w:t>
      </w:r>
      <w:r>
        <w:t>the</w:t>
      </w:r>
      <w:r>
        <w:rPr>
          <w:spacing w:val="-8"/>
        </w:rPr>
        <w:t xml:space="preserve"> </w:t>
      </w:r>
      <w:r>
        <w:t>Institutional</w:t>
      </w:r>
      <w:r>
        <w:rPr>
          <w:spacing w:val="-9"/>
        </w:rPr>
        <w:t xml:space="preserve"> </w:t>
      </w:r>
      <w:r>
        <w:t>Ethics</w:t>
      </w:r>
      <w:r>
        <w:rPr>
          <w:spacing w:val="-8"/>
        </w:rPr>
        <w:t xml:space="preserve"> </w:t>
      </w:r>
      <w:r>
        <w:t>Committee</w:t>
      </w:r>
      <w:r>
        <w:rPr>
          <w:spacing w:val="-9"/>
        </w:rPr>
        <w:t xml:space="preserve"> </w:t>
      </w:r>
      <w:r>
        <w:t>(reference:</w:t>
      </w:r>
      <w:r>
        <w:rPr>
          <w:spacing w:val="-8"/>
        </w:rPr>
        <w:t xml:space="preserve"> </w:t>
      </w:r>
      <w:r>
        <w:t>2614-2411). Each participant received £30 compensation for their time. Experimental sessions took place in an electromagneti-cally shielded room within the Department of Psychology to minimise</w:t>
      </w:r>
      <w:r>
        <w:rPr>
          <w:spacing w:val="-3"/>
        </w:rPr>
        <w:t xml:space="preserve"> </w:t>
      </w:r>
      <w:r>
        <w:t>electromagnetic</w:t>
      </w:r>
      <w:r>
        <w:rPr>
          <w:spacing w:val="-3"/>
        </w:rPr>
        <w:t xml:space="preserve"> </w:t>
      </w:r>
      <w:r>
        <w:t>interference</w:t>
      </w:r>
      <w:r>
        <w:rPr>
          <w:spacing w:val="-2"/>
        </w:rPr>
        <w:t xml:space="preserve"> </w:t>
      </w:r>
      <w:r>
        <w:t>during</w:t>
      </w:r>
      <w:r>
        <w:rPr>
          <w:spacing w:val="-3"/>
        </w:rPr>
        <w:t xml:space="preserve"> </w:t>
      </w:r>
      <w:r>
        <w:t>data</w:t>
      </w:r>
      <w:r>
        <w:rPr>
          <w:spacing w:val="-3"/>
        </w:rPr>
        <w:t xml:space="preserve"> </w:t>
      </w:r>
      <w:r>
        <w:rPr>
          <w:spacing w:val="-2"/>
        </w:rPr>
        <w:t>acquisition.</w:t>
      </w:r>
    </w:p>
    <w:p w14:paraId="4038D975" w14:textId="77777777" w:rsidR="005E5D1A" w:rsidRDefault="005E5D1A">
      <w:pPr>
        <w:pStyle w:val="BodyText"/>
        <w:spacing w:before="40"/>
        <w:ind w:left="0"/>
        <w:jc w:val="left"/>
      </w:pPr>
    </w:p>
    <w:p w14:paraId="4038D976" w14:textId="77777777" w:rsidR="005E5D1A" w:rsidRDefault="00000000">
      <w:pPr>
        <w:pStyle w:val="ListParagraph"/>
        <w:numPr>
          <w:ilvl w:val="0"/>
          <w:numId w:val="6"/>
        </w:numPr>
        <w:tabs>
          <w:tab w:val="left" w:pos="469"/>
        </w:tabs>
        <w:ind w:left="469" w:hanging="270"/>
        <w:jc w:val="both"/>
        <w:rPr>
          <w:i/>
          <w:sz w:val="20"/>
        </w:rPr>
      </w:pPr>
      <w:r>
        <w:rPr>
          <w:i/>
          <w:spacing w:val="-2"/>
          <w:sz w:val="20"/>
        </w:rPr>
        <w:t>Procedure</w:t>
      </w:r>
    </w:p>
    <w:p w14:paraId="4038D977" w14:textId="77777777" w:rsidR="005E5D1A" w:rsidRDefault="00000000">
      <w:pPr>
        <w:pStyle w:val="BodyText"/>
        <w:spacing w:before="69" w:line="249" w:lineRule="auto"/>
        <w:ind w:left="199" w:right="977" w:firstLine="199"/>
      </w:pPr>
      <w:r>
        <w:t>Each session lasted approximately two hours and followed</w:t>
      </w:r>
      <w:r>
        <w:rPr>
          <w:spacing w:val="40"/>
        </w:rPr>
        <w:t xml:space="preserve"> </w:t>
      </w:r>
      <w:r>
        <w:t>a</w:t>
      </w:r>
      <w:r>
        <w:rPr>
          <w:spacing w:val="70"/>
        </w:rPr>
        <w:t xml:space="preserve"> </w:t>
      </w:r>
      <w:r>
        <w:t>structured</w:t>
      </w:r>
      <w:r>
        <w:rPr>
          <w:spacing w:val="69"/>
        </w:rPr>
        <w:t xml:space="preserve"> </w:t>
      </w:r>
      <w:r>
        <w:t>sequence</w:t>
      </w:r>
      <w:r>
        <w:rPr>
          <w:spacing w:val="71"/>
        </w:rPr>
        <w:t xml:space="preserve"> </w:t>
      </w:r>
      <w:r>
        <w:t>of</w:t>
      </w:r>
      <w:r>
        <w:rPr>
          <w:spacing w:val="69"/>
        </w:rPr>
        <w:t xml:space="preserve"> </w:t>
      </w:r>
      <w:r>
        <w:t>setup,</w:t>
      </w:r>
      <w:r>
        <w:rPr>
          <w:spacing w:val="71"/>
        </w:rPr>
        <w:t xml:space="preserve"> </w:t>
      </w:r>
      <w:r>
        <w:t>baseline</w:t>
      </w:r>
      <w:r>
        <w:rPr>
          <w:spacing w:val="70"/>
        </w:rPr>
        <w:t xml:space="preserve"> </w:t>
      </w:r>
      <w:r>
        <w:t>calibration,</w:t>
      </w:r>
      <w:r>
        <w:rPr>
          <w:spacing w:val="70"/>
        </w:rPr>
        <w:t xml:space="preserve"> </w:t>
      </w:r>
      <w:r>
        <w:rPr>
          <w:spacing w:val="-4"/>
        </w:rPr>
        <w:t>four</w:t>
      </w:r>
    </w:p>
    <w:p w14:paraId="4038D978" w14:textId="77777777" w:rsidR="005E5D1A" w:rsidRDefault="005E5D1A">
      <w:pPr>
        <w:pStyle w:val="BodyText"/>
        <w:spacing w:line="249" w:lineRule="auto"/>
        <w:sectPr w:rsidR="005E5D1A">
          <w:pgSz w:w="12240" w:h="15840"/>
          <w:pgMar w:top="940" w:right="0" w:bottom="280" w:left="720" w:header="495" w:footer="0" w:gutter="0"/>
          <w:cols w:num="2" w:space="720" w:equalWidth="0">
            <w:col w:w="5281" w:space="40"/>
            <w:col w:w="6199"/>
          </w:cols>
        </w:sectPr>
      </w:pPr>
    </w:p>
    <w:p w14:paraId="4038D979" w14:textId="77777777" w:rsidR="005E5D1A" w:rsidRDefault="005E5D1A">
      <w:pPr>
        <w:pStyle w:val="BodyText"/>
        <w:spacing w:before="5"/>
        <w:ind w:left="0"/>
        <w:jc w:val="left"/>
        <w:rPr>
          <w:sz w:val="16"/>
        </w:rPr>
      </w:pPr>
    </w:p>
    <w:p w14:paraId="4038D97A" w14:textId="77777777" w:rsidR="005E5D1A" w:rsidRDefault="00000000">
      <w:pPr>
        <w:ind w:left="328"/>
        <w:rPr>
          <w:sz w:val="20"/>
        </w:rPr>
      </w:pPr>
      <w:r>
        <w:rPr>
          <w:noProof/>
          <w:sz w:val="20"/>
        </w:rPr>
        <w:drawing>
          <wp:inline distT="0" distB="0" distL="0" distR="0" wp14:anchorId="4038DBC2" wp14:editId="4038DBC3">
            <wp:extent cx="6453378" cy="252717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6453378" cy="2527173"/>
                    </a:xfrm>
                    <a:prstGeom prst="rect">
                      <a:avLst/>
                    </a:prstGeom>
                  </pic:spPr>
                </pic:pic>
              </a:graphicData>
            </a:graphic>
          </wp:inline>
        </w:drawing>
      </w:r>
    </w:p>
    <w:p w14:paraId="4038D97B" w14:textId="77777777" w:rsidR="005E5D1A" w:rsidRDefault="00000000">
      <w:pPr>
        <w:pStyle w:val="BodyText"/>
        <w:spacing w:before="83" w:line="218" w:lineRule="auto"/>
        <w:ind w:right="944"/>
        <w:jc w:val="left"/>
      </w:pPr>
      <w:r>
        <w:t>Fig.</w:t>
      </w:r>
      <w:r>
        <w:rPr>
          <w:spacing w:val="20"/>
        </w:rPr>
        <w:t xml:space="preserve"> </w:t>
      </w:r>
      <w:r>
        <w:t>1:</w:t>
      </w:r>
      <w:r>
        <w:rPr>
          <w:spacing w:val="20"/>
        </w:rPr>
        <w:t xml:space="preserve"> </w:t>
      </w:r>
      <w:r>
        <w:t>Overview</w:t>
      </w:r>
      <w:r>
        <w:rPr>
          <w:spacing w:val="20"/>
        </w:rPr>
        <w:t xml:space="preserve"> </w:t>
      </w:r>
      <w:r>
        <w:t>of</w:t>
      </w:r>
      <w:r>
        <w:rPr>
          <w:spacing w:val="20"/>
        </w:rPr>
        <w:t xml:space="preserve"> </w:t>
      </w:r>
      <w:r>
        <w:t>the</w:t>
      </w:r>
      <w:r>
        <w:rPr>
          <w:spacing w:val="20"/>
        </w:rPr>
        <w:t xml:space="preserve"> </w:t>
      </w:r>
      <w:r>
        <w:t>experimental</w:t>
      </w:r>
      <w:r>
        <w:rPr>
          <w:spacing w:val="20"/>
        </w:rPr>
        <w:t xml:space="preserve"> </w:t>
      </w:r>
      <w:r>
        <w:t>protocol.</w:t>
      </w:r>
      <w:r>
        <w:rPr>
          <w:spacing w:val="20"/>
        </w:rPr>
        <w:t xml:space="preserve"> </w:t>
      </w:r>
      <w:r>
        <w:t>The</w:t>
      </w:r>
      <w:r>
        <w:rPr>
          <w:spacing w:val="20"/>
        </w:rPr>
        <w:t xml:space="preserve"> </w:t>
      </w:r>
      <w:r>
        <w:t>experimental</w:t>
      </w:r>
      <w:r>
        <w:rPr>
          <w:spacing w:val="20"/>
        </w:rPr>
        <w:t xml:space="preserve"> </w:t>
      </w:r>
      <w:r>
        <w:t>block</w:t>
      </w:r>
      <w:r>
        <w:rPr>
          <w:spacing w:val="20"/>
        </w:rPr>
        <w:t xml:space="preserve"> </w:t>
      </w:r>
      <w:r>
        <w:t>was</w:t>
      </w:r>
      <w:r>
        <w:rPr>
          <w:spacing w:val="20"/>
        </w:rPr>
        <w:t xml:space="preserve"> </w:t>
      </w:r>
      <w:r>
        <w:t>repeated</w:t>
      </w:r>
      <w:r>
        <w:rPr>
          <w:spacing w:val="20"/>
        </w:rPr>
        <w:t xml:space="preserve"> </w:t>
      </w:r>
      <w:r>
        <w:t>four</w:t>
      </w:r>
      <w:r>
        <w:rPr>
          <w:spacing w:val="20"/>
        </w:rPr>
        <w:t xml:space="preserve"> </w:t>
      </w:r>
      <w:r>
        <w:t>times</w:t>
      </w:r>
      <w:r>
        <w:rPr>
          <w:spacing w:val="20"/>
        </w:rPr>
        <w:t xml:space="preserve"> </w:t>
      </w:r>
      <w:r>
        <w:t>with</w:t>
      </w:r>
      <w:r>
        <w:rPr>
          <w:spacing w:val="20"/>
        </w:rPr>
        <w:t xml:space="preserve"> </w:t>
      </w:r>
      <w:r>
        <w:t>counterbalanced</w:t>
      </w:r>
      <w:r>
        <w:rPr>
          <w:spacing w:val="20"/>
        </w:rPr>
        <w:t xml:space="preserve"> </w:t>
      </w:r>
      <w:r>
        <w:t>TSST conditions (2</w:t>
      </w:r>
      <w:r>
        <w:rPr>
          <w:rFonts w:ascii="Lucida Sans Unicode" w:hAnsi="Lucida Sans Unicode"/>
        </w:rPr>
        <w:t>×</w:t>
      </w:r>
      <w:r>
        <w:t xml:space="preserve">2: stress </w:t>
      </w:r>
      <w:r>
        <w:rPr>
          <w:rFonts w:ascii="Lucida Sans Unicode" w:hAnsi="Lucida Sans Unicode"/>
        </w:rPr>
        <w:t xml:space="preserve">× </w:t>
      </w:r>
      <w:r>
        <w:t>MWL). Panels (a)–(c) show the relaxation, high-stress, and low-stress scenes, respectively.</w:t>
      </w:r>
    </w:p>
    <w:p w14:paraId="4038D97C" w14:textId="77777777" w:rsidR="005E5D1A" w:rsidRDefault="005E5D1A">
      <w:pPr>
        <w:pStyle w:val="BodyText"/>
        <w:spacing w:line="218" w:lineRule="auto"/>
        <w:jc w:val="left"/>
        <w:sectPr w:rsidR="005E5D1A">
          <w:pgSz w:w="12240" w:h="15840"/>
          <w:pgMar w:top="940" w:right="0" w:bottom="280" w:left="720" w:header="495" w:footer="0" w:gutter="0"/>
          <w:cols w:space="720"/>
        </w:sectPr>
      </w:pPr>
    </w:p>
    <w:p w14:paraId="4038D97D" w14:textId="77777777" w:rsidR="005E5D1A" w:rsidRDefault="00000000">
      <w:pPr>
        <w:pStyle w:val="BodyText"/>
        <w:spacing w:before="76" w:line="249" w:lineRule="auto"/>
      </w:pPr>
      <w:r>
        <w:t>experimental conditions, and debriefing. Before calibration, participants were fitted with EEG (ANT Neuro eego mylab), EDA (Shimmer3 GSR+), and heart rate (Polar H10) sensors. EEG signal quality was verified via impedance checks and</w:t>
      </w:r>
      <w:r>
        <w:rPr>
          <w:spacing w:val="40"/>
        </w:rPr>
        <w:t xml:space="preserve"> </w:t>
      </w:r>
      <w:r>
        <w:t>live</w:t>
      </w:r>
      <w:r>
        <w:rPr>
          <w:spacing w:val="-11"/>
        </w:rPr>
        <w:t xml:space="preserve"> </w:t>
      </w:r>
      <w:r>
        <w:t>monitoring</w:t>
      </w:r>
      <w:r>
        <w:rPr>
          <w:spacing w:val="-11"/>
        </w:rPr>
        <w:t xml:space="preserve"> </w:t>
      </w:r>
      <w:r>
        <w:t>in</w:t>
      </w:r>
      <w:r>
        <w:rPr>
          <w:spacing w:val="-11"/>
        </w:rPr>
        <w:t xml:space="preserve"> </w:t>
      </w:r>
      <w:r>
        <w:t>the</w:t>
      </w:r>
      <w:r>
        <w:rPr>
          <w:spacing w:val="-11"/>
        </w:rPr>
        <w:t xml:space="preserve"> </w:t>
      </w:r>
      <w:r>
        <w:t>acquisition</w:t>
      </w:r>
      <w:r>
        <w:rPr>
          <w:spacing w:val="-11"/>
        </w:rPr>
        <w:t xml:space="preserve"> </w:t>
      </w:r>
      <w:r>
        <w:t>software,</w:t>
      </w:r>
      <w:r>
        <w:rPr>
          <w:spacing w:val="-11"/>
        </w:rPr>
        <w:t xml:space="preserve"> </w:t>
      </w:r>
      <w:r>
        <w:t>while</w:t>
      </w:r>
      <w:r>
        <w:rPr>
          <w:spacing w:val="-11"/>
        </w:rPr>
        <w:t xml:space="preserve"> </w:t>
      </w:r>
      <w:r>
        <w:t>EDA</w:t>
      </w:r>
      <w:r>
        <w:rPr>
          <w:spacing w:val="-11"/>
        </w:rPr>
        <w:t xml:space="preserve"> </w:t>
      </w:r>
      <w:r>
        <w:t>and</w:t>
      </w:r>
      <w:r>
        <w:rPr>
          <w:spacing w:val="-11"/>
        </w:rPr>
        <w:t xml:space="preserve"> </w:t>
      </w:r>
      <w:r>
        <w:t>HR readings</w:t>
      </w:r>
      <w:r>
        <w:rPr>
          <w:spacing w:val="-8"/>
        </w:rPr>
        <w:t xml:space="preserve"> </w:t>
      </w:r>
      <w:r>
        <w:t>were</w:t>
      </w:r>
      <w:r>
        <w:rPr>
          <w:spacing w:val="-8"/>
        </w:rPr>
        <w:t xml:space="preserve"> </w:t>
      </w:r>
      <w:r>
        <w:t>inspected</w:t>
      </w:r>
      <w:r>
        <w:rPr>
          <w:spacing w:val="-8"/>
        </w:rPr>
        <w:t xml:space="preserve"> </w:t>
      </w:r>
      <w:r>
        <w:t>in</w:t>
      </w:r>
      <w:r>
        <w:rPr>
          <w:spacing w:val="-8"/>
        </w:rPr>
        <w:t xml:space="preserve"> </w:t>
      </w:r>
      <w:r>
        <w:t>Unity</w:t>
      </w:r>
      <w:r>
        <w:rPr>
          <w:spacing w:val="-8"/>
        </w:rPr>
        <w:t xml:space="preserve"> </w:t>
      </w:r>
      <w:r>
        <w:t>to</w:t>
      </w:r>
      <w:r>
        <w:rPr>
          <w:spacing w:val="-8"/>
        </w:rPr>
        <w:t xml:space="preserve"> </w:t>
      </w:r>
      <w:r>
        <w:t>confirm</w:t>
      </w:r>
      <w:r>
        <w:rPr>
          <w:spacing w:val="-8"/>
        </w:rPr>
        <w:t xml:space="preserve"> </w:t>
      </w:r>
      <w:r>
        <w:t>realistic</w:t>
      </w:r>
      <w:r>
        <w:rPr>
          <w:spacing w:val="-8"/>
        </w:rPr>
        <w:t xml:space="preserve"> </w:t>
      </w:r>
      <w:r>
        <w:t>streaming values prior to baseline recording.</w:t>
      </w:r>
    </w:p>
    <w:p w14:paraId="4038D97E" w14:textId="77777777" w:rsidR="005E5D1A" w:rsidRDefault="00000000">
      <w:pPr>
        <w:pStyle w:val="BodyText"/>
        <w:spacing w:line="249" w:lineRule="auto"/>
        <w:ind w:firstLine="199"/>
      </w:pPr>
      <w:r>
        <w:t>A ten-minute calibration and baseline phase was conducted within VR. This included calibration of the eye-tracking sys-tem and pupil baseline recording across controlled luminance levels, followed by two one-minute EEG baselines. During</w:t>
      </w:r>
      <w:r>
        <w:rPr>
          <w:spacing w:val="80"/>
        </w:rPr>
        <w:t xml:space="preserve"> </w:t>
      </w:r>
      <w:r>
        <w:t>the first baseline, participants fixated on a cross presented on</w:t>
      </w:r>
      <w:r>
        <w:rPr>
          <w:spacing w:val="80"/>
        </w:rPr>
        <w:t xml:space="preserve"> </w:t>
      </w:r>
      <w:r>
        <w:t>a blank background; during the second, they fixated within a neutral virtual room designed as an intermediate environment between the stress and calm scenes used later in the experi-ment. These baselines provided reference measures for both resting-state and context-specific neural activity.</w:t>
      </w:r>
    </w:p>
    <w:p w14:paraId="4038D97F" w14:textId="77777777" w:rsidR="005E5D1A" w:rsidRDefault="00000000">
      <w:pPr>
        <w:pStyle w:val="BodyText"/>
        <w:spacing w:line="249" w:lineRule="auto"/>
        <w:ind w:firstLine="199"/>
      </w:pPr>
      <w:r>
        <w:t>Each experimental block comprised a 3-minute relaxation scene,</w:t>
      </w:r>
      <w:r>
        <w:rPr>
          <w:spacing w:val="40"/>
        </w:rPr>
        <w:t xml:space="preserve"> </w:t>
      </w:r>
      <w:r>
        <w:t>a</w:t>
      </w:r>
      <w:r>
        <w:rPr>
          <w:spacing w:val="40"/>
        </w:rPr>
        <w:t xml:space="preserve"> </w:t>
      </w:r>
      <w:r>
        <w:t>3-minute</w:t>
      </w:r>
      <w:r>
        <w:rPr>
          <w:spacing w:val="40"/>
        </w:rPr>
        <w:t xml:space="preserve"> </w:t>
      </w:r>
      <w:r>
        <w:t>arithmetic</w:t>
      </w:r>
      <w:r>
        <w:rPr>
          <w:spacing w:val="40"/>
        </w:rPr>
        <w:t xml:space="preserve"> </w:t>
      </w:r>
      <w:r>
        <w:t>task,</w:t>
      </w:r>
      <w:r>
        <w:rPr>
          <w:spacing w:val="40"/>
        </w:rPr>
        <w:t xml:space="preserve"> </w:t>
      </w:r>
      <w:r>
        <w:t>and</w:t>
      </w:r>
      <w:r>
        <w:rPr>
          <w:spacing w:val="40"/>
        </w:rPr>
        <w:t xml:space="preserve"> </w:t>
      </w:r>
      <w:r>
        <w:t>immediate</w:t>
      </w:r>
      <w:r>
        <w:rPr>
          <w:spacing w:val="40"/>
        </w:rPr>
        <w:t xml:space="preserve"> </w:t>
      </w:r>
      <w:r>
        <w:t>subjec-tive ratings, with physiological signals recorded continuously throughout. Before each task, the experimenter verbally de-livered</w:t>
      </w:r>
      <w:r>
        <w:rPr>
          <w:spacing w:val="-5"/>
        </w:rPr>
        <w:t xml:space="preserve"> </w:t>
      </w:r>
      <w:r>
        <w:t>brief</w:t>
      </w:r>
      <w:r>
        <w:rPr>
          <w:spacing w:val="-5"/>
        </w:rPr>
        <w:t xml:space="preserve"> </w:t>
      </w:r>
      <w:r>
        <w:t>condition-specific</w:t>
      </w:r>
      <w:r>
        <w:rPr>
          <w:spacing w:val="-5"/>
        </w:rPr>
        <w:t xml:space="preserve"> </w:t>
      </w:r>
      <w:r>
        <w:t>instructions</w:t>
      </w:r>
      <w:r>
        <w:rPr>
          <w:spacing w:val="-5"/>
        </w:rPr>
        <w:t xml:space="preserve"> </w:t>
      </w:r>
      <w:r>
        <w:t>and</w:t>
      </w:r>
      <w:r>
        <w:rPr>
          <w:spacing w:val="-5"/>
        </w:rPr>
        <w:t xml:space="preserve"> </w:t>
      </w:r>
      <w:r>
        <w:t>refrained</w:t>
      </w:r>
      <w:r>
        <w:rPr>
          <w:spacing w:val="-5"/>
        </w:rPr>
        <w:t xml:space="preserve"> </w:t>
      </w:r>
      <w:r>
        <w:t>from interaction during the task. This sequence was repeated four times according to the counterbalanced condition order.</w:t>
      </w:r>
    </w:p>
    <w:p w14:paraId="4038D980" w14:textId="77777777" w:rsidR="005E5D1A" w:rsidRDefault="00000000">
      <w:pPr>
        <w:pStyle w:val="BodyText"/>
        <w:spacing w:line="249" w:lineRule="auto"/>
        <w:ind w:firstLine="199"/>
      </w:pPr>
      <w:r>
        <w:t>After completing all conditions, participants removed the VR headset and sensors, completed final questionnaires, were fully debriefed, and received compensation for their participa-</w:t>
      </w:r>
      <w:r>
        <w:rPr>
          <w:spacing w:val="-2"/>
        </w:rPr>
        <w:t>tion.</w:t>
      </w:r>
    </w:p>
    <w:p w14:paraId="4038D981" w14:textId="77777777" w:rsidR="005E5D1A" w:rsidRDefault="005E5D1A">
      <w:pPr>
        <w:pStyle w:val="BodyText"/>
        <w:spacing w:before="68"/>
        <w:ind w:left="0"/>
        <w:jc w:val="left"/>
      </w:pPr>
    </w:p>
    <w:p w14:paraId="4038D982" w14:textId="77777777" w:rsidR="005E5D1A" w:rsidRDefault="00000000">
      <w:pPr>
        <w:pStyle w:val="ListParagraph"/>
        <w:numPr>
          <w:ilvl w:val="0"/>
          <w:numId w:val="6"/>
        </w:numPr>
        <w:tabs>
          <w:tab w:val="left" w:pos="502"/>
        </w:tabs>
        <w:spacing w:before="1"/>
        <w:ind w:left="502" w:hanging="243"/>
        <w:jc w:val="both"/>
        <w:rPr>
          <w:i/>
          <w:sz w:val="20"/>
        </w:rPr>
      </w:pPr>
      <w:r>
        <w:rPr>
          <w:i/>
          <w:sz w:val="20"/>
        </w:rPr>
        <w:t>Data</w:t>
      </w:r>
      <w:r>
        <w:rPr>
          <w:i/>
          <w:spacing w:val="13"/>
          <w:sz w:val="20"/>
        </w:rPr>
        <w:t xml:space="preserve"> </w:t>
      </w:r>
      <w:r>
        <w:rPr>
          <w:i/>
          <w:sz w:val="20"/>
        </w:rPr>
        <w:t>Acquisition</w:t>
      </w:r>
      <w:r>
        <w:rPr>
          <w:i/>
          <w:spacing w:val="14"/>
          <w:sz w:val="20"/>
        </w:rPr>
        <w:t xml:space="preserve"> </w:t>
      </w:r>
      <w:r>
        <w:rPr>
          <w:i/>
          <w:sz w:val="20"/>
        </w:rPr>
        <w:t>and</w:t>
      </w:r>
      <w:r>
        <w:rPr>
          <w:i/>
          <w:spacing w:val="13"/>
          <w:sz w:val="20"/>
        </w:rPr>
        <w:t xml:space="preserve"> </w:t>
      </w:r>
      <w:r>
        <w:rPr>
          <w:i/>
          <w:spacing w:val="-2"/>
          <w:sz w:val="20"/>
        </w:rPr>
        <w:t>Synchronisation</w:t>
      </w:r>
    </w:p>
    <w:p w14:paraId="4038D983" w14:textId="77777777" w:rsidR="005E5D1A" w:rsidRDefault="00000000">
      <w:pPr>
        <w:pStyle w:val="BodyText"/>
        <w:spacing w:before="71" w:line="249" w:lineRule="auto"/>
        <w:ind w:firstLine="199"/>
      </w:pPr>
      <w:r>
        <w:t>Data from the physiological devices were streamed into Unity at an effective rate of approximately 30 Hz (one sample per rendered frame) and synchronised via the Lab Streaming Layer</w:t>
      </w:r>
      <w:r>
        <w:rPr>
          <w:spacing w:val="40"/>
        </w:rPr>
        <w:t xml:space="preserve"> </w:t>
      </w:r>
      <w:r>
        <w:t>(LSL).</w:t>
      </w:r>
      <w:r>
        <w:rPr>
          <w:spacing w:val="40"/>
        </w:rPr>
        <w:t xml:space="preserve"> </w:t>
      </w:r>
      <w:r>
        <w:t>EEG</w:t>
      </w:r>
      <w:r>
        <w:rPr>
          <w:spacing w:val="40"/>
        </w:rPr>
        <w:t xml:space="preserve"> </w:t>
      </w:r>
      <w:r>
        <w:t>was</w:t>
      </w:r>
      <w:r>
        <w:rPr>
          <w:spacing w:val="40"/>
        </w:rPr>
        <w:t xml:space="preserve"> </w:t>
      </w:r>
      <w:r>
        <w:t>recorded</w:t>
      </w:r>
      <w:r>
        <w:rPr>
          <w:spacing w:val="40"/>
        </w:rPr>
        <w:t xml:space="preserve"> </w:t>
      </w:r>
      <w:r>
        <w:t>separately</w:t>
      </w:r>
      <w:r>
        <w:rPr>
          <w:spacing w:val="40"/>
        </w:rPr>
        <w:t xml:space="preserve"> </w:t>
      </w:r>
      <w:r>
        <w:t>at</w:t>
      </w:r>
      <w:r>
        <w:rPr>
          <w:spacing w:val="40"/>
        </w:rPr>
        <w:t xml:space="preserve"> </w:t>
      </w:r>
      <w:r>
        <w:t>500</w:t>
      </w:r>
      <w:r>
        <w:rPr>
          <w:spacing w:val="40"/>
        </w:rPr>
        <w:t xml:space="preserve"> </w:t>
      </w:r>
      <w:r>
        <w:t>Hz</w:t>
      </w:r>
      <w:r>
        <w:rPr>
          <w:spacing w:val="40"/>
        </w:rPr>
        <w:t xml:space="preserve"> </w:t>
      </w:r>
      <w:r>
        <w:t>to an Extensible Data Format (XDF) file and later temporally aligned</w:t>
      </w:r>
      <w:r>
        <w:rPr>
          <w:spacing w:val="-6"/>
        </w:rPr>
        <w:t xml:space="preserve"> </w:t>
      </w:r>
      <w:r>
        <w:t>with</w:t>
      </w:r>
      <w:r>
        <w:rPr>
          <w:spacing w:val="-6"/>
        </w:rPr>
        <w:t xml:space="preserve"> </w:t>
      </w:r>
      <w:r>
        <w:t>the</w:t>
      </w:r>
      <w:r>
        <w:rPr>
          <w:spacing w:val="-6"/>
        </w:rPr>
        <w:t xml:space="preserve"> </w:t>
      </w:r>
      <w:r>
        <w:t>Unity-based</w:t>
      </w:r>
      <w:r>
        <w:rPr>
          <w:spacing w:val="-6"/>
        </w:rPr>
        <w:t xml:space="preserve"> </w:t>
      </w:r>
      <w:r>
        <w:t>physiological</w:t>
      </w:r>
      <w:r>
        <w:rPr>
          <w:spacing w:val="-6"/>
        </w:rPr>
        <w:t xml:space="preserve"> </w:t>
      </w:r>
      <w:r>
        <w:t>streams.</w:t>
      </w:r>
      <w:r>
        <w:rPr>
          <w:spacing w:val="-6"/>
        </w:rPr>
        <w:t xml:space="preserve"> </w:t>
      </w:r>
      <w:r>
        <w:t>Data</w:t>
      </w:r>
      <w:r>
        <w:rPr>
          <w:spacing w:val="-6"/>
        </w:rPr>
        <w:t xml:space="preserve"> </w:t>
      </w:r>
      <w:r>
        <w:t>from the wireless devices (Shimmer3 GSR+ and Polar H10) were transmitted via</w:t>
      </w:r>
      <w:r>
        <w:rPr>
          <w:spacing w:val="1"/>
        </w:rPr>
        <w:t xml:space="preserve"> </w:t>
      </w:r>
      <w:r>
        <w:t>Bluetooth</w:t>
      </w:r>
      <w:r>
        <w:rPr>
          <w:spacing w:val="1"/>
        </w:rPr>
        <w:t xml:space="preserve"> </w:t>
      </w:r>
      <w:r>
        <w:t>Low</w:t>
      </w:r>
      <w:r>
        <w:rPr>
          <w:spacing w:val="1"/>
        </w:rPr>
        <w:t xml:space="preserve"> </w:t>
      </w:r>
      <w:r>
        <w:t>Energy (BLE)</w:t>
      </w:r>
      <w:r>
        <w:rPr>
          <w:spacing w:val="1"/>
        </w:rPr>
        <w:t xml:space="preserve"> </w:t>
      </w:r>
      <w:r>
        <w:t>to</w:t>
      </w:r>
      <w:r>
        <w:rPr>
          <w:spacing w:val="1"/>
        </w:rPr>
        <w:t xml:space="preserve"> </w:t>
      </w:r>
      <w:r>
        <w:t>a</w:t>
      </w:r>
      <w:r>
        <w:rPr>
          <w:spacing w:val="1"/>
        </w:rPr>
        <w:t xml:space="preserve"> </w:t>
      </w:r>
      <w:r>
        <w:t>VR-</w:t>
      </w:r>
      <w:r>
        <w:rPr>
          <w:spacing w:val="-2"/>
        </w:rPr>
        <w:t>capable</w:t>
      </w:r>
    </w:p>
    <w:p w14:paraId="4038D984" w14:textId="77777777" w:rsidR="005E5D1A" w:rsidRDefault="00000000">
      <w:pPr>
        <w:pStyle w:val="BodyText"/>
        <w:spacing w:before="76" w:line="249" w:lineRule="auto"/>
        <w:ind w:left="199" w:right="977"/>
      </w:pPr>
      <w:r>
        <w:br w:type="column"/>
      </w:r>
      <w:r>
        <w:t>desktop workstation running the Unity-based recording appli-cation. All physiological and behavioural data streams were time-synchronised using the Lab Streaming Layer (LSL; [48]) framework, which provided a unified clock across acquisition systems.</w:t>
      </w:r>
      <w:r>
        <w:rPr>
          <w:spacing w:val="-9"/>
        </w:rPr>
        <w:t xml:space="preserve"> </w:t>
      </w:r>
      <w:r>
        <w:t>All</w:t>
      </w:r>
      <w:r>
        <w:rPr>
          <w:spacing w:val="-9"/>
        </w:rPr>
        <w:t xml:space="preserve"> </w:t>
      </w:r>
      <w:r>
        <w:t>data</w:t>
      </w:r>
      <w:r>
        <w:rPr>
          <w:spacing w:val="-9"/>
        </w:rPr>
        <w:t xml:space="preserve"> </w:t>
      </w:r>
      <w:r>
        <w:t>streams</w:t>
      </w:r>
      <w:r>
        <w:rPr>
          <w:spacing w:val="-9"/>
        </w:rPr>
        <w:t xml:space="preserve"> </w:t>
      </w:r>
      <w:r>
        <w:t>were</w:t>
      </w:r>
      <w:r>
        <w:rPr>
          <w:spacing w:val="-9"/>
        </w:rPr>
        <w:t xml:space="preserve"> </w:t>
      </w:r>
      <w:r>
        <w:t>therefore</w:t>
      </w:r>
      <w:r>
        <w:rPr>
          <w:spacing w:val="-9"/>
        </w:rPr>
        <w:t xml:space="preserve"> </w:t>
      </w:r>
      <w:r>
        <w:t>temporally</w:t>
      </w:r>
      <w:r>
        <w:rPr>
          <w:spacing w:val="-9"/>
        </w:rPr>
        <w:t xml:space="preserve"> </w:t>
      </w:r>
      <w:r>
        <w:t>aligned</w:t>
      </w:r>
      <w:r>
        <w:rPr>
          <w:spacing w:val="-9"/>
        </w:rPr>
        <w:t xml:space="preserve"> </w:t>
      </w:r>
      <w:r>
        <w:t>on the common LSL clock, yielding a unified multimodal dataset for subsequent preprocessing and feature extraction. Although LSL provides convenient software-based synchronisation, mi-nor offsets due to clock drift and network latency typically remain within a few milliseconds. However, this limitation was</w:t>
      </w:r>
      <w:r>
        <w:rPr>
          <w:spacing w:val="-8"/>
        </w:rPr>
        <w:t xml:space="preserve"> </w:t>
      </w:r>
      <w:r>
        <w:t>not</w:t>
      </w:r>
      <w:r>
        <w:rPr>
          <w:spacing w:val="-8"/>
        </w:rPr>
        <w:t xml:space="preserve"> </w:t>
      </w:r>
      <w:r>
        <w:t>considered</w:t>
      </w:r>
      <w:r>
        <w:rPr>
          <w:spacing w:val="-8"/>
        </w:rPr>
        <w:t xml:space="preserve"> </w:t>
      </w:r>
      <w:r>
        <w:t>critical</w:t>
      </w:r>
      <w:r>
        <w:rPr>
          <w:spacing w:val="-8"/>
        </w:rPr>
        <w:t xml:space="preserve"> </w:t>
      </w:r>
      <w:r>
        <w:t>given</w:t>
      </w:r>
      <w:r>
        <w:rPr>
          <w:spacing w:val="-8"/>
        </w:rPr>
        <w:t xml:space="preserve"> </w:t>
      </w:r>
      <w:r>
        <w:t>that</w:t>
      </w:r>
      <w:r>
        <w:rPr>
          <w:spacing w:val="-8"/>
        </w:rPr>
        <w:t xml:space="preserve"> </w:t>
      </w:r>
      <w:r>
        <w:t>all</w:t>
      </w:r>
      <w:r>
        <w:rPr>
          <w:spacing w:val="-8"/>
        </w:rPr>
        <w:t xml:space="preserve"> </w:t>
      </w:r>
      <w:r>
        <w:t>physiological</w:t>
      </w:r>
      <w:r>
        <w:rPr>
          <w:spacing w:val="-8"/>
        </w:rPr>
        <w:t xml:space="preserve"> </w:t>
      </w:r>
      <w:r>
        <w:t>features were</w:t>
      </w:r>
      <w:r>
        <w:rPr>
          <w:spacing w:val="-3"/>
        </w:rPr>
        <w:t xml:space="preserve"> </w:t>
      </w:r>
      <w:r>
        <w:t>computed</w:t>
      </w:r>
      <w:r>
        <w:rPr>
          <w:spacing w:val="-3"/>
        </w:rPr>
        <w:t xml:space="preserve"> </w:t>
      </w:r>
      <w:r>
        <w:t>over</w:t>
      </w:r>
      <w:r>
        <w:rPr>
          <w:spacing w:val="-3"/>
        </w:rPr>
        <w:t xml:space="preserve"> </w:t>
      </w:r>
      <w:r>
        <w:t>relatively</w:t>
      </w:r>
      <w:r>
        <w:rPr>
          <w:spacing w:val="-3"/>
        </w:rPr>
        <w:t xml:space="preserve"> </w:t>
      </w:r>
      <w:r>
        <w:t>long</w:t>
      </w:r>
      <w:r>
        <w:rPr>
          <w:spacing w:val="-3"/>
        </w:rPr>
        <w:t xml:space="preserve"> </w:t>
      </w:r>
      <w:r>
        <w:t>time</w:t>
      </w:r>
      <w:r>
        <w:rPr>
          <w:spacing w:val="-3"/>
        </w:rPr>
        <w:t xml:space="preserve"> </w:t>
      </w:r>
      <w:r>
        <w:t>windows,</w:t>
      </w:r>
      <w:r>
        <w:rPr>
          <w:spacing w:val="-3"/>
        </w:rPr>
        <w:t xml:space="preserve"> </w:t>
      </w:r>
      <w:r>
        <w:t>where</w:t>
      </w:r>
      <w:r>
        <w:rPr>
          <w:spacing w:val="-3"/>
        </w:rPr>
        <w:t xml:space="preserve"> </w:t>
      </w:r>
      <w:r>
        <w:t>sub-millisecond timing differences are negligible.</w:t>
      </w:r>
    </w:p>
    <w:p w14:paraId="4038D985" w14:textId="77777777" w:rsidR="005E5D1A" w:rsidRDefault="005E5D1A">
      <w:pPr>
        <w:pStyle w:val="BodyText"/>
        <w:spacing w:before="71"/>
        <w:ind w:left="0"/>
        <w:jc w:val="left"/>
      </w:pPr>
    </w:p>
    <w:p w14:paraId="4038D986" w14:textId="77777777" w:rsidR="005E5D1A" w:rsidRDefault="00000000">
      <w:pPr>
        <w:pStyle w:val="ListParagraph"/>
        <w:numPr>
          <w:ilvl w:val="0"/>
          <w:numId w:val="6"/>
        </w:numPr>
        <w:tabs>
          <w:tab w:val="left" w:pos="491"/>
        </w:tabs>
        <w:ind w:left="491" w:hanging="292"/>
        <w:jc w:val="both"/>
        <w:rPr>
          <w:i/>
          <w:sz w:val="20"/>
        </w:rPr>
      </w:pPr>
      <w:r>
        <w:rPr>
          <w:i/>
          <w:sz w:val="20"/>
        </w:rPr>
        <w:t>Signal</w:t>
      </w:r>
      <w:r>
        <w:rPr>
          <w:i/>
          <w:spacing w:val="2"/>
          <w:sz w:val="20"/>
        </w:rPr>
        <w:t xml:space="preserve"> </w:t>
      </w:r>
      <w:r>
        <w:rPr>
          <w:i/>
          <w:sz w:val="20"/>
        </w:rPr>
        <w:t>Pre-processing</w:t>
      </w:r>
      <w:r>
        <w:rPr>
          <w:i/>
          <w:spacing w:val="2"/>
          <w:sz w:val="20"/>
        </w:rPr>
        <w:t xml:space="preserve"> </w:t>
      </w:r>
      <w:r>
        <w:rPr>
          <w:i/>
          <w:sz w:val="20"/>
        </w:rPr>
        <w:t>and</w:t>
      </w:r>
      <w:r>
        <w:rPr>
          <w:i/>
          <w:spacing w:val="3"/>
          <w:sz w:val="20"/>
        </w:rPr>
        <w:t xml:space="preserve"> </w:t>
      </w:r>
      <w:r>
        <w:rPr>
          <w:i/>
          <w:sz w:val="20"/>
        </w:rPr>
        <w:t>Feature</w:t>
      </w:r>
      <w:r>
        <w:rPr>
          <w:i/>
          <w:spacing w:val="2"/>
          <w:sz w:val="20"/>
        </w:rPr>
        <w:t xml:space="preserve"> </w:t>
      </w:r>
      <w:r>
        <w:rPr>
          <w:i/>
          <w:spacing w:val="-2"/>
          <w:sz w:val="20"/>
        </w:rPr>
        <w:t>Extraction</w:t>
      </w:r>
    </w:p>
    <w:p w14:paraId="4038D987" w14:textId="77777777" w:rsidR="005E5D1A" w:rsidRDefault="00000000">
      <w:pPr>
        <w:pStyle w:val="BodyText"/>
        <w:spacing w:before="71" w:line="249" w:lineRule="auto"/>
        <w:ind w:left="199" w:right="977" w:firstLine="199"/>
      </w:pPr>
      <w:r>
        <w:t>Each</w:t>
      </w:r>
      <w:r>
        <w:rPr>
          <w:spacing w:val="-7"/>
        </w:rPr>
        <w:t xml:space="preserve"> </w:t>
      </w:r>
      <w:r>
        <w:t>modality</w:t>
      </w:r>
      <w:r>
        <w:rPr>
          <w:spacing w:val="-7"/>
        </w:rPr>
        <w:t xml:space="preserve"> </w:t>
      </w:r>
      <w:r>
        <w:t>then</w:t>
      </w:r>
      <w:r>
        <w:rPr>
          <w:spacing w:val="-7"/>
        </w:rPr>
        <w:t xml:space="preserve"> </w:t>
      </w:r>
      <w:r>
        <w:t>underwent</w:t>
      </w:r>
      <w:r>
        <w:rPr>
          <w:spacing w:val="-7"/>
        </w:rPr>
        <w:t xml:space="preserve"> </w:t>
      </w:r>
      <w:r>
        <w:t>a</w:t>
      </w:r>
      <w:r>
        <w:rPr>
          <w:spacing w:val="-7"/>
        </w:rPr>
        <w:t xml:space="preserve"> </w:t>
      </w:r>
      <w:r>
        <w:t>modality-specific</w:t>
      </w:r>
      <w:r>
        <w:rPr>
          <w:spacing w:val="-7"/>
        </w:rPr>
        <w:t xml:space="preserve"> </w:t>
      </w:r>
      <w:r>
        <w:t>sequence of resampling, artefact removal or signal cleaning, and seg-mentation by experimental condition. Features were subse-quently extracted from the cleaned segments and baseline-corrected relative to the preceding relaxation period, as de-tailed in the following subsections.</w:t>
      </w:r>
    </w:p>
    <w:p w14:paraId="4038D988" w14:textId="77777777" w:rsidR="005E5D1A" w:rsidRDefault="00000000">
      <w:pPr>
        <w:pStyle w:val="ListParagraph"/>
        <w:numPr>
          <w:ilvl w:val="1"/>
          <w:numId w:val="6"/>
        </w:numPr>
        <w:tabs>
          <w:tab w:val="left" w:pos="662"/>
        </w:tabs>
        <w:spacing w:line="249" w:lineRule="auto"/>
        <w:ind w:left="199" w:right="977" w:firstLine="199"/>
        <w:rPr>
          <w:sz w:val="20"/>
        </w:rPr>
      </w:pPr>
      <w:r>
        <w:rPr>
          <w:i/>
          <w:sz w:val="20"/>
        </w:rPr>
        <w:t>EEG:</w:t>
      </w:r>
      <w:r>
        <w:rPr>
          <w:i/>
          <w:spacing w:val="40"/>
          <w:sz w:val="20"/>
        </w:rPr>
        <w:t xml:space="preserve"> </w:t>
      </w:r>
      <w:r>
        <w:rPr>
          <w:sz w:val="20"/>
        </w:rPr>
        <w:t xml:space="preserve">EEG data were recorded from 128 electrodes at 500 Hz and processed in MATLAB (EEGLAB v2024.1) fol-lowing standard high-density EEG preprocessing procedures. Noisy or flat channels were automatically rejected using the EEGLAB </w:t>
      </w:r>
      <w:r>
        <w:rPr>
          <w:i/>
          <w:sz w:val="20"/>
        </w:rPr>
        <w:t>clean</w:t>
      </w:r>
      <w:r>
        <w:rPr>
          <w:i/>
          <w:noProof/>
          <w:position w:val="-2"/>
          <w:sz w:val="20"/>
        </w:rPr>
        <w:drawing>
          <wp:inline distT="0" distB="0" distL="0" distR="0" wp14:anchorId="4038DBC4" wp14:editId="4038DBC5">
            <wp:extent cx="63258" cy="632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63258" cy="6324"/>
                    </a:xfrm>
                    <a:prstGeom prst="rect">
                      <a:avLst/>
                    </a:prstGeom>
                  </pic:spPr>
                </pic:pic>
              </a:graphicData>
            </a:graphic>
          </wp:inline>
        </w:drawing>
      </w:r>
      <w:r>
        <w:rPr>
          <w:i/>
          <w:sz w:val="20"/>
        </w:rPr>
        <w:t xml:space="preserve">rawdata </w:t>
      </w:r>
      <w:r>
        <w:rPr>
          <w:sz w:val="20"/>
        </w:rPr>
        <w:t>algorithm to detect channels poorly correlated with neighbouring sensors or exhibiting excessive line</w:t>
      </w:r>
      <w:r>
        <w:rPr>
          <w:spacing w:val="-7"/>
          <w:sz w:val="20"/>
        </w:rPr>
        <w:t xml:space="preserve"> </w:t>
      </w:r>
      <w:r>
        <w:rPr>
          <w:sz w:val="20"/>
        </w:rPr>
        <w:t>noise.</w:t>
      </w:r>
      <w:r>
        <w:rPr>
          <w:spacing w:val="-7"/>
          <w:sz w:val="20"/>
        </w:rPr>
        <w:t xml:space="preserve"> </w:t>
      </w:r>
      <w:r>
        <w:rPr>
          <w:sz w:val="20"/>
        </w:rPr>
        <w:t>Excluded</w:t>
      </w:r>
      <w:r>
        <w:rPr>
          <w:spacing w:val="-7"/>
          <w:sz w:val="20"/>
        </w:rPr>
        <w:t xml:space="preserve"> </w:t>
      </w:r>
      <w:r>
        <w:rPr>
          <w:sz w:val="20"/>
        </w:rPr>
        <w:t>channels</w:t>
      </w:r>
      <w:r>
        <w:rPr>
          <w:spacing w:val="-7"/>
          <w:sz w:val="20"/>
        </w:rPr>
        <w:t xml:space="preserve"> </w:t>
      </w:r>
      <w:r>
        <w:rPr>
          <w:sz w:val="20"/>
        </w:rPr>
        <w:t>were</w:t>
      </w:r>
      <w:r>
        <w:rPr>
          <w:spacing w:val="-7"/>
          <w:sz w:val="20"/>
        </w:rPr>
        <w:t xml:space="preserve"> </w:t>
      </w:r>
      <w:r>
        <w:rPr>
          <w:sz w:val="20"/>
        </w:rPr>
        <w:t>later</w:t>
      </w:r>
      <w:r>
        <w:rPr>
          <w:spacing w:val="-7"/>
          <w:sz w:val="20"/>
        </w:rPr>
        <w:t xml:space="preserve"> </w:t>
      </w:r>
      <w:r>
        <w:rPr>
          <w:sz w:val="20"/>
        </w:rPr>
        <w:t>interpolated</w:t>
      </w:r>
      <w:r>
        <w:rPr>
          <w:spacing w:val="-7"/>
          <w:sz w:val="20"/>
        </w:rPr>
        <w:t xml:space="preserve"> </w:t>
      </w:r>
      <w:r>
        <w:rPr>
          <w:sz w:val="20"/>
        </w:rPr>
        <w:t>after</w:t>
      </w:r>
      <w:r>
        <w:rPr>
          <w:spacing w:val="-7"/>
          <w:sz w:val="20"/>
        </w:rPr>
        <w:t xml:space="preserve"> </w:t>
      </w:r>
      <w:r>
        <w:rPr>
          <w:sz w:val="20"/>
        </w:rPr>
        <w:t>ICA to preserve spatial consistency. Continuous EEG data were band-pass filtered between 1–49 Hz using a zero-phase finite impulse response (FIR) filter and notch filtered at 50 Hz to remove line noise. Participants 1–7 exhibited a stable 25 Hz artefact, which was attenuated using an additional notch filter. The</w:t>
      </w:r>
      <w:r>
        <w:rPr>
          <w:spacing w:val="40"/>
          <w:sz w:val="20"/>
        </w:rPr>
        <w:t xml:space="preserve"> </w:t>
      </w:r>
      <w:r>
        <w:rPr>
          <w:sz w:val="20"/>
        </w:rPr>
        <w:t>filtered</w:t>
      </w:r>
      <w:r>
        <w:rPr>
          <w:spacing w:val="40"/>
          <w:sz w:val="20"/>
        </w:rPr>
        <w:t xml:space="preserve"> </w:t>
      </w:r>
      <w:r>
        <w:rPr>
          <w:sz w:val="20"/>
        </w:rPr>
        <w:t>data</w:t>
      </w:r>
      <w:r>
        <w:rPr>
          <w:spacing w:val="40"/>
          <w:sz w:val="20"/>
        </w:rPr>
        <w:t xml:space="preserve"> </w:t>
      </w:r>
      <w:r>
        <w:rPr>
          <w:sz w:val="20"/>
        </w:rPr>
        <w:t>were</w:t>
      </w:r>
      <w:r>
        <w:rPr>
          <w:spacing w:val="40"/>
          <w:sz w:val="20"/>
        </w:rPr>
        <w:t xml:space="preserve"> </w:t>
      </w:r>
      <w:r>
        <w:rPr>
          <w:sz w:val="20"/>
        </w:rPr>
        <w:t>then</w:t>
      </w:r>
      <w:r>
        <w:rPr>
          <w:spacing w:val="40"/>
          <w:sz w:val="20"/>
        </w:rPr>
        <w:t xml:space="preserve"> </w:t>
      </w:r>
      <w:r>
        <w:rPr>
          <w:sz w:val="20"/>
        </w:rPr>
        <w:t>downsampled</w:t>
      </w:r>
      <w:r>
        <w:rPr>
          <w:spacing w:val="40"/>
          <w:sz w:val="20"/>
        </w:rPr>
        <w:t xml:space="preserve"> </w:t>
      </w:r>
      <w:r>
        <w:rPr>
          <w:sz w:val="20"/>
        </w:rPr>
        <w:t>to</w:t>
      </w:r>
      <w:r>
        <w:rPr>
          <w:spacing w:val="40"/>
          <w:sz w:val="20"/>
        </w:rPr>
        <w:t xml:space="preserve"> </w:t>
      </w:r>
      <w:r>
        <w:rPr>
          <w:sz w:val="20"/>
        </w:rPr>
        <w:t>125</w:t>
      </w:r>
      <w:r>
        <w:rPr>
          <w:spacing w:val="40"/>
          <w:sz w:val="20"/>
        </w:rPr>
        <w:t xml:space="preserve"> </w:t>
      </w:r>
      <w:r>
        <w:rPr>
          <w:sz w:val="20"/>
        </w:rPr>
        <w:t>Hz</w:t>
      </w:r>
      <w:r>
        <w:rPr>
          <w:spacing w:val="40"/>
          <w:sz w:val="20"/>
        </w:rPr>
        <w:t xml:space="preserve"> </w:t>
      </w:r>
      <w:r>
        <w:rPr>
          <w:sz w:val="20"/>
        </w:rPr>
        <w:t>prior to artefact rejection. Independent components were estimated using</w:t>
      </w:r>
      <w:r>
        <w:rPr>
          <w:spacing w:val="18"/>
          <w:sz w:val="20"/>
        </w:rPr>
        <w:t xml:space="preserve"> </w:t>
      </w:r>
      <w:r>
        <w:rPr>
          <w:sz w:val="20"/>
        </w:rPr>
        <w:t>Adaptive</w:t>
      </w:r>
      <w:r>
        <w:rPr>
          <w:spacing w:val="19"/>
          <w:sz w:val="20"/>
        </w:rPr>
        <w:t xml:space="preserve"> </w:t>
      </w:r>
      <w:r>
        <w:rPr>
          <w:sz w:val="20"/>
        </w:rPr>
        <w:t>Mixture</w:t>
      </w:r>
      <w:r>
        <w:rPr>
          <w:spacing w:val="19"/>
          <w:sz w:val="20"/>
        </w:rPr>
        <w:t xml:space="preserve"> </w:t>
      </w:r>
      <w:r>
        <w:rPr>
          <w:sz w:val="20"/>
        </w:rPr>
        <w:t>ICA</w:t>
      </w:r>
      <w:r>
        <w:rPr>
          <w:spacing w:val="18"/>
          <w:sz w:val="20"/>
        </w:rPr>
        <w:t xml:space="preserve"> </w:t>
      </w:r>
      <w:r>
        <w:rPr>
          <w:sz w:val="20"/>
        </w:rPr>
        <w:t>(AMICA),</w:t>
      </w:r>
      <w:r>
        <w:rPr>
          <w:spacing w:val="19"/>
          <w:sz w:val="20"/>
        </w:rPr>
        <w:t xml:space="preserve"> </w:t>
      </w:r>
      <w:r>
        <w:rPr>
          <w:sz w:val="20"/>
        </w:rPr>
        <w:t>and</w:t>
      </w:r>
      <w:r>
        <w:rPr>
          <w:spacing w:val="19"/>
          <w:sz w:val="20"/>
        </w:rPr>
        <w:t xml:space="preserve"> </w:t>
      </w:r>
      <w:r>
        <w:rPr>
          <w:sz w:val="20"/>
        </w:rPr>
        <w:t>artefact</w:t>
      </w:r>
      <w:r>
        <w:rPr>
          <w:spacing w:val="18"/>
          <w:sz w:val="20"/>
        </w:rPr>
        <w:t xml:space="preserve"> </w:t>
      </w:r>
      <w:r>
        <w:rPr>
          <w:spacing w:val="-2"/>
          <w:sz w:val="20"/>
        </w:rPr>
        <w:t>classifi-</w:t>
      </w:r>
    </w:p>
    <w:p w14:paraId="4038D989" w14:textId="77777777" w:rsidR="005E5D1A" w:rsidRDefault="00000000">
      <w:pPr>
        <w:pStyle w:val="BodyText"/>
        <w:spacing w:before="14" w:line="218" w:lineRule="auto"/>
        <w:ind w:left="199" w:right="977"/>
      </w:pPr>
      <w:r>
        <w:t>cation was performed with ICLabel [49]. Components labeled with</w:t>
      </w:r>
      <w:r>
        <w:rPr>
          <w:spacing w:val="56"/>
        </w:rPr>
        <w:t xml:space="preserve"> </w:t>
      </w:r>
      <w:r>
        <w:rPr>
          <w:rFonts w:ascii="Lucida Sans Unicode" w:hAnsi="Lucida Sans Unicode"/>
        </w:rPr>
        <w:t>≥</w:t>
      </w:r>
      <w:r>
        <w:t>90%</w:t>
      </w:r>
      <w:r>
        <w:rPr>
          <w:spacing w:val="56"/>
        </w:rPr>
        <w:t xml:space="preserve"> </w:t>
      </w:r>
      <w:r>
        <w:t>probability</w:t>
      </w:r>
      <w:r>
        <w:rPr>
          <w:spacing w:val="56"/>
        </w:rPr>
        <w:t xml:space="preserve"> </w:t>
      </w:r>
      <w:r>
        <w:t>as</w:t>
      </w:r>
      <w:r>
        <w:rPr>
          <w:spacing w:val="57"/>
        </w:rPr>
        <w:t xml:space="preserve"> </w:t>
      </w:r>
      <w:r>
        <w:t>ocular</w:t>
      </w:r>
      <w:r>
        <w:rPr>
          <w:spacing w:val="56"/>
        </w:rPr>
        <w:t xml:space="preserve"> </w:t>
      </w:r>
      <w:r>
        <w:t>or</w:t>
      </w:r>
      <w:r>
        <w:rPr>
          <w:spacing w:val="56"/>
        </w:rPr>
        <w:t xml:space="preserve"> </w:t>
      </w:r>
      <w:r>
        <w:t>muscle</w:t>
      </w:r>
      <w:r>
        <w:rPr>
          <w:spacing w:val="56"/>
        </w:rPr>
        <w:t xml:space="preserve"> </w:t>
      </w:r>
      <w:r>
        <w:t>activity</w:t>
      </w:r>
      <w:r>
        <w:rPr>
          <w:spacing w:val="57"/>
        </w:rPr>
        <w:t xml:space="preserve"> </w:t>
      </w:r>
      <w:r>
        <w:rPr>
          <w:spacing w:val="-4"/>
        </w:rPr>
        <w:t>were</w:t>
      </w:r>
    </w:p>
    <w:p w14:paraId="4038D98A" w14:textId="77777777" w:rsidR="005E5D1A" w:rsidRDefault="005E5D1A">
      <w:pPr>
        <w:pStyle w:val="BodyText"/>
        <w:spacing w:line="218" w:lineRule="auto"/>
        <w:sectPr w:rsidR="005E5D1A">
          <w:type w:val="continuous"/>
          <w:pgSz w:w="12240" w:h="15840"/>
          <w:pgMar w:top="940" w:right="0" w:bottom="280" w:left="720" w:header="495" w:footer="0" w:gutter="0"/>
          <w:cols w:num="2" w:space="720" w:equalWidth="0">
            <w:col w:w="5281" w:space="40"/>
            <w:col w:w="6199"/>
          </w:cols>
        </w:sectPr>
      </w:pPr>
    </w:p>
    <w:p w14:paraId="4038D98B" w14:textId="77777777" w:rsidR="005E5D1A" w:rsidRDefault="00000000">
      <w:pPr>
        <w:pStyle w:val="BodyText"/>
        <w:spacing w:before="159" w:line="249" w:lineRule="auto"/>
      </w:pPr>
      <w:r>
        <w:lastRenderedPageBreak/>
        <w:t>removed using ICFlag, while other classes (e.g., cardiac, line noise) were retained to minimise over-rejection. Following component removal, previously excluded channels were in-terpolated using spherical splines and data were re-referenced to the common average. Spectral features were derived from the</w:t>
      </w:r>
      <w:r>
        <w:rPr>
          <w:spacing w:val="32"/>
        </w:rPr>
        <w:t xml:space="preserve"> </w:t>
      </w:r>
      <w:r>
        <w:t>cleaned,</w:t>
      </w:r>
      <w:r>
        <w:rPr>
          <w:spacing w:val="32"/>
        </w:rPr>
        <w:t xml:space="preserve"> </w:t>
      </w:r>
      <w:r>
        <w:t>re-referenced</w:t>
      </w:r>
      <w:r>
        <w:rPr>
          <w:spacing w:val="32"/>
        </w:rPr>
        <w:t xml:space="preserve"> </w:t>
      </w:r>
      <w:r>
        <w:t>EEG</w:t>
      </w:r>
      <w:r>
        <w:rPr>
          <w:spacing w:val="32"/>
        </w:rPr>
        <w:t xml:space="preserve"> </w:t>
      </w:r>
      <w:r>
        <w:t>using</w:t>
      </w:r>
      <w:r>
        <w:rPr>
          <w:spacing w:val="33"/>
        </w:rPr>
        <w:t xml:space="preserve"> </w:t>
      </w:r>
      <w:r>
        <w:t>Welch’s</w:t>
      </w:r>
      <w:r>
        <w:rPr>
          <w:spacing w:val="32"/>
        </w:rPr>
        <w:t xml:space="preserve"> </w:t>
      </w:r>
      <w:r>
        <w:t>method</w:t>
      </w:r>
      <w:r>
        <w:rPr>
          <w:spacing w:val="32"/>
        </w:rPr>
        <w:t xml:space="preserve"> </w:t>
      </w:r>
      <w:r>
        <w:rPr>
          <w:spacing w:val="-4"/>
        </w:rPr>
        <w:t>with</w:t>
      </w:r>
    </w:p>
    <w:p w14:paraId="4038D98C" w14:textId="77777777" w:rsidR="005E5D1A" w:rsidRDefault="00000000">
      <w:pPr>
        <w:pStyle w:val="BodyText"/>
        <w:spacing w:line="247" w:lineRule="auto"/>
      </w:pPr>
      <w:r>
        <w:t>2</w:t>
      </w:r>
      <w:r>
        <w:rPr>
          <w:spacing w:val="40"/>
        </w:rPr>
        <w:t xml:space="preserve"> </w:t>
      </w:r>
      <w:r>
        <w:t>s</w:t>
      </w:r>
      <w:r>
        <w:rPr>
          <w:spacing w:val="40"/>
        </w:rPr>
        <w:t xml:space="preserve"> </w:t>
      </w:r>
      <w:r>
        <w:t>Hamming</w:t>
      </w:r>
      <w:r>
        <w:rPr>
          <w:spacing w:val="40"/>
        </w:rPr>
        <w:t xml:space="preserve"> </w:t>
      </w:r>
      <w:r>
        <w:t>windows</w:t>
      </w:r>
      <w:r>
        <w:rPr>
          <w:spacing w:val="40"/>
        </w:rPr>
        <w:t xml:space="preserve"> </w:t>
      </w:r>
      <w:r>
        <w:t>and</w:t>
      </w:r>
      <w:r>
        <w:rPr>
          <w:spacing w:val="40"/>
        </w:rPr>
        <w:t xml:space="preserve"> </w:t>
      </w:r>
      <w:r>
        <w:t>50%</w:t>
      </w:r>
      <w:r>
        <w:rPr>
          <w:spacing w:val="40"/>
        </w:rPr>
        <w:t xml:space="preserve"> </w:t>
      </w:r>
      <w:r>
        <w:t>overlap,</w:t>
      </w:r>
      <w:r>
        <w:rPr>
          <w:spacing w:val="40"/>
        </w:rPr>
        <w:t xml:space="preserve"> </w:t>
      </w:r>
      <w:r>
        <w:t>as</w:t>
      </w:r>
      <w:r>
        <w:rPr>
          <w:spacing w:val="40"/>
        </w:rPr>
        <w:t xml:space="preserve"> </w:t>
      </w:r>
      <w:r>
        <w:t>implemented in EEGLAB and MATLAB. Power spectral density (PSD)</w:t>
      </w:r>
      <w:r>
        <w:rPr>
          <w:spacing w:val="40"/>
        </w:rPr>
        <w:t xml:space="preserve"> </w:t>
      </w:r>
      <w:r>
        <w:t>was averaged within canonical frequency bands (</w:t>
      </w:r>
      <w:r>
        <w:rPr>
          <w:rFonts w:ascii="Bookman Old Style" w:hAnsi="Bookman Old Style"/>
          <w:i/>
        </w:rPr>
        <w:t>θ</w:t>
      </w:r>
      <w:r>
        <w:t>: 4–8 Hz,</w:t>
      </w:r>
      <w:r>
        <w:rPr>
          <w:spacing w:val="40"/>
        </w:rPr>
        <w:t xml:space="preserve"> </w:t>
      </w:r>
      <w:r>
        <w:rPr>
          <w:rFonts w:ascii="Bookman Old Style" w:hAnsi="Bookman Old Style"/>
          <w:i/>
        </w:rPr>
        <w:t>α</w:t>
      </w:r>
      <w:r>
        <w:t xml:space="preserve">: 8–13 Hz, </w:t>
      </w:r>
      <w:r>
        <w:rPr>
          <w:rFonts w:ascii="Bookman Old Style" w:hAnsi="Bookman Old Style"/>
          <w:i/>
        </w:rPr>
        <w:t>β</w:t>
      </w:r>
      <w:r>
        <w:t>: 13–30 Hz) and log</w:t>
      </w:r>
      <w:r>
        <w:rPr>
          <w:rFonts w:ascii="Bookman Old Style" w:hAnsi="Bookman Old Style"/>
          <w:vertAlign w:val="subscript"/>
        </w:rPr>
        <w:t>10</w:t>
      </w:r>
      <w:r>
        <w:t>-transformed to normalise the distribution. Additionally, three standard ratio-based fea-tures were computed to capture relative power distribution</w:t>
      </w:r>
      <w:r>
        <w:rPr>
          <w:spacing w:val="80"/>
        </w:rPr>
        <w:t xml:space="preserve"> </w:t>
      </w:r>
      <w:r>
        <w:t>and hemispheric asymmetry: Frontal Alpha Asymmetry (right minus</w:t>
      </w:r>
      <w:r>
        <w:rPr>
          <w:spacing w:val="-3"/>
        </w:rPr>
        <w:t xml:space="preserve"> </w:t>
      </w:r>
      <w:r>
        <w:t>left</w:t>
      </w:r>
      <w:r>
        <w:rPr>
          <w:spacing w:val="-3"/>
        </w:rPr>
        <w:t xml:space="preserve"> </w:t>
      </w:r>
      <w:r>
        <w:t>frontal</w:t>
      </w:r>
      <w:r>
        <w:rPr>
          <w:spacing w:val="-3"/>
        </w:rPr>
        <w:t xml:space="preserve"> </w:t>
      </w:r>
      <w:r>
        <w:t>alpha</w:t>
      </w:r>
      <w:r>
        <w:rPr>
          <w:spacing w:val="-3"/>
        </w:rPr>
        <w:t xml:space="preserve"> </w:t>
      </w:r>
      <w:r>
        <w:t>power),</w:t>
      </w:r>
      <w:r>
        <w:rPr>
          <w:spacing w:val="-3"/>
        </w:rPr>
        <w:t xml:space="preserve"> </w:t>
      </w:r>
      <w:r>
        <w:t>Frontal</w:t>
      </w:r>
      <w:r>
        <w:rPr>
          <w:spacing w:val="-3"/>
        </w:rPr>
        <w:t xml:space="preserve"> </w:t>
      </w:r>
      <w:r>
        <w:t>Alpha/Beta</w:t>
      </w:r>
      <w:r>
        <w:rPr>
          <w:spacing w:val="-3"/>
        </w:rPr>
        <w:t xml:space="preserve"> </w:t>
      </w:r>
      <w:r>
        <w:t>Ratio,</w:t>
      </w:r>
      <w:r>
        <w:rPr>
          <w:spacing w:val="-3"/>
        </w:rPr>
        <w:t xml:space="preserve"> </w:t>
      </w:r>
      <w:r>
        <w:t>and Frontal Midline</w:t>
      </w:r>
      <w:r>
        <w:rPr>
          <w:spacing w:val="1"/>
        </w:rPr>
        <w:t xml:space="preserve"> </w:t>
      </w:r>
      <w:r>
        <w:t>Theta/Beta Ratio.</w:t>
      </w:r>
      <w:r>
        <w:rPr>
          <w:spacing w:val="1"/>
        </w:rPr>
        <w:t xml:space="preserve"> </w:t>
      </w:r>
      <w:r>
        <w:t>Because power</w:t>
      </w:r>
      <w:r>
        <w:rPr>
          <w:spacing w:val="1"/>
        </w:rPr>
        <w:t xml:space="preserve"> </w:t>
      </w:r>
      <w:r>
        <w:t xml:space="preserve">values </w:t>
      </w:r>
      <w:r>
        <w:rPr>
          <w:spacing w:val="-4"/>
        </w:rPr>
        <w:t>were</w:t>
      </w:r>
    </w:p>
    <w:p w14:paraId="4038D98D" w14:textId="77777777" w:rsidR="005E5D1A" w:rsidRDefault="00000000">
      <w:pPr>
        <w:pStyle w:val="BodyText"/>
        <w:spacing w:before="26" w:line="218" w:lineRule="auto"/>
      </w:pPr>
      <w:r>
        <w:t>log-transformed, these ratios were computed as differences (e.g.,</w:t>
      </w:r>
      <w:r>
        <w:rPr>
          <w:spacing w:val="40"/>
        </w:rPr>
        <w:t xml:space="preserve"> </w:t>
      </w:r>
      <w:r>
        <w:rPr>
          <w:rFonts w:ascii="Book Antiqua" w:hAnsi="Book Antiqua"/>
        </w:rPr>
        <w:t>log</w:t>
      </w:r>
      <w:r>
        <w:rPr>
          <w:rFonts w:ascii="Book Antiqua" w:hAnsi="Book Antiqua"/>
          <w:spacing w:val="-2"/>
        </w:rPr>
        <w:t xml:space="preserve"> </w:t>
      </w:r>
      <w:r>
        <w:rPr>
          <w:rFonts w:ascii="Bookman Old Style" w:hAnsi="Bookman Old Style"/>
          <w:i/>
        </w:rPr>
        <w:t xml:space="preserve">θ </w:t>
      </w:r>
      <w:r>
        <w:rPr>
          <w:rFonts w:ascii="Lucida Sans Unicode" w:hAnsi="Lucida Sans Unicode"/>
        </w:rPr>
        <w:t>−</w:t>
      </w:r>
      <w:r>
        <w:rPr>
          <w:rFonts w:ascii="Lucida Sans Unicode" w:hAnsi="Lucida Sans Unicode"/>
          <w:spacing w:val="-4"/>
        </w:rPr>
        <w:t xml:space="preserve"> </w:t>
      </w:r>
      <w:r>
        <w:rPr>
          <w:rFonts w:ascii="Book Antiqua" w:hAnsi="Book Antiqua"/>
        </w:rPr>
        <w:t>log</w:t>
      </w:r>
      <w:r>
        <w:rPr>
          <w:rFonts w:ascii="Book Antiqua" w:hAnsi="Book Antiqua"/>
          <w:spacing w:val="-3"/>
        </w:rPr>
        <w:t xml:space="preserve"> </w:t>
      </w:r>
      <w:r>
        <w:rPr>
          <w:rFonts w:ascii="Bookman Old Style" w:hAnsi="Bookman Old Style"/>
          <w:i/>
        </w:rPr>
        <w:t>β</w:t>
      </w:r>
      <w:r>
        <w:t>).</w:t>
      </w:r>
    </w:p>
    <w:p w14:paraId="4038D98E" w14:textId="77777777" w:rsidR="005E5D1A" w:rsidRDefault="00000000">
      <w:pPr>
        <w:pStyle w:val="BodyText"/>
        <w:spacing w:line="211" w:lineRule="exact"/>
        <w:ind w:left="458"/>
      </w:pPr>
      <w:r>
        <w:t>In</w:t>
      </w:r>
      <w:r>
        <w:rPr>
          <w:spacing w:val="19"/>
        </w:rPr>
        <w:t xml:space="preserve"> </w:t>
      </w:r>
      <w:r>
        <w:t>addition</w:t>
      </w:r>
      <w:r>
        <w:rPr>
          <w:spacing w:val="18"/>
        </w:rPr>
        <w:t xml:space="preserve"> </w:t>
      </w:r>
      <w:r>
        <w:t>to</w:t>
      </w:r>
      <w:r>
        <w:rPr>
          <w:spacing w:val="19"/>
        </w:rPr>
        <w:t xml:space="preserve"> </w:t>
      </w:r>
      <w:r>
        <w:t>band</w:t>
      </w:r>
      <w:r>
        <w:rPr>
          <w:spacing w:val="20"/>
        </w:rPr>
        <w:t xml:space="preserve"> </w:t>
      </w:r>
      <w:r>
        <w:t>power,</w:t>
      </w:r>
      <w:r>
        <w:rPr>
          <w:spacing w:val="18"/>
        </w:rPr>
        <w:t xml:space="preserve"> </w:t>
      </w:r>
      <w:r>
        <w:t>spectral</w:t>
      </w:r>
      <w:r>
        <w:rPr>
          <w:spacing w:val="19"/>
        </w:rPr>
        <w:t xml:space="preserve"> </w:t>
      </w:r>
      <w:r>
        <w:t>entropy</w:t>
      </w:r>
      <w:r>
        <w:rPr>
          <w:spacing w:val="20"/>
        </w:rPr>
        <w:t xml:space="preserve"> </w:t>
      </w:r>
      <w:r>
        <w:t>(</w:t>
      </w:r>
      <w:r>
        <w:rPr>
          <w:rFonts w:ascii="Book Antiqua"/>
        </w:rPr>
        <w:t>SpecEn</w:t>
      </w:r>
      <w:r>
        <w:t>)</w:t>
      </w:r>
      <w:r>
        <w:rPr>
          <w:spacing w:val="19"/>
        </w:rPr>
        <w:t xml:space="preserve"> </w:t>
      </w:r>
      <w:r>
        <w:rPr>
          <w:spacing w:val="-5"/>
        </w:rPr>
        <w:t>was</w:t>
      </w:r>
    </w:p>
    <w:p w14:paraId="4038D98F" w14:textId="77777777" w:rsidR="005E5D1A" w:rsidRDefault="00000000">
      <w:pPr>
        <w:pStyle w:val="BodyText"/>
        <w:spacing w:line="249" w:lineRule="auto"/>
      </w:pPr>
      <w:r>
        <w:t>computed to quantify the uniformity of the normalised PSD across 1–30 Hz (excluding 8–13 Hz) [50]:</w:t>
      </w:r>
    </w:p>
    <w:p w14:paraId="4038D990" w14:textId="77777777" w:rsidR="005E5D1A" w:rsidRDefault="00000000">
      <w:pPr>
        <w:tabs>
          <w:tab w:val="left" w:pos="4040"/>
        </w:tabs>
        <w:spacing w:before="23" w:line="188" w:lineRule="exact"/>
        <w:ind w:left="1471"/>
        <w:rPr>
          <w:rFonts w:ascii="Book Antiqua"/>
          <w:sz w:val="20"/>
        </w:rPr>
      </w:pPr>
      <w:r>
        <w:rPr>
          <w:rFonts w:ascii="Book Antiqua"/>
          <w:noProof/>
          <w:sz w:val="20"/>
        </w:rPr>
        <mc:AlternateContent>
          <mc:Choice Requires="wps">
            <w:drawing>
              <wp:anchor distT="0" distB="0" distL="0" distR="0" simplePos="0" relativeHeight="487035904" behindDoc="1" locked="0" layoutInCell="1" allowOverlap="1" wp14:anchorId="4038DBC6" wp14:editId="4038DBC7">
                <wp:simplePos x="0" y="0"/>
                <wp:positionH relativeFrom="page">
                  <wp:posOffset>3023133</wp:posOffset>
                </wp:positionH>
                <wp:positionV relativeFrom="paragraph">
                  <wp:posOffset>148484</wp:posOffset>
                </wp:positionV>
                <wp:extent cx="133985" cy="2724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272415"/>
                        </a:xfrm>
                        <a:prstGeom prst="rect">
                          <a:avLst/>
                        </a:prstGeom>
                      </wps:spPr>
                      <wps:txbx>
                        <w:txbxContent>
                          <w:p w14:paraId="4038DBE5" w14:textId="77777777" w:rsidR="005E5D1A" w:rsidRDefault="00000000">
                            <w:pPr>
                              <w:spacing w:line="192" w:lineRule="exact"/>
                              <w:rPr>
                                <w:rFonts w:ascii="Arial" w:eastAsia="Arial" w:hAnsi="Arial" w:cs="Arial"/>
                                <w:sz w:val="20"/>
                                <w:szCs w:val="20"/>
                              </w:rPr>
                            </w:pPr>
                            <w:r>
                              <w:rPr>
                                <w:rFonts w:ascii="Arial" w:eastAsia="Arial" w:hAnsi="Arial" w:cs="Arial"/>
                                <w:spacing w:val="-10"/>
                                <w:sz w:val="20"/>
                                <w:szCs w:val="20"/>
                              </w:rPr>
                              <w:t>�</w:t>
                            </w:r>
                          </w:p>
                        </w:txbxContent>
                      </wps:txbx>
                      <wps:bodyPr wrap="square" lIns="0" tIns="0" rIns="0" bIns="0" rtlCol="0">
                        <a:noAutofit/>
                      </wps:bodyPr>
                    </wps:wsp>
                  </a:graphicData>
                </a:graphic>
              </wp:anchor>
            </w:drawing>
          </mc:Choice>
          <mc:Fallback>
            <w:pict>
              <v:shapetype w14:anchorId="4038DBC6" id="_x0000_t202" coordsize="21600,21600" o:spt="202" path="m,l,21600r21600,l21600,xe">
                <v:stroke joinstyle="miter"/>
                <v:path gradientshapeok="t" o:connecttype="rect"/>
              </v:shapetype>
              <v:shape id="Textbox 18" o:spid="_x0000_s1026" type="#_x0000_t202" style="position:absolute;left:0;text-align:left;margin-left:238.05pt;margin-top:11.7pt;width:10.55pt;height:21.45pt;z-index:-16280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" filled="f" stroked="f">
                <v:textbox inset="0,0,0,0">
                  <w:txbxContent>
                    <w:p w14:paraId="4038DBE5" w14:textId="77777777" w:rsidR="005E5D1A" w:rsidRDefault="00000000">
                      <w:pPr>
                        <w:spacing w:line="192" w:lineRule="exact"/>
                        <w:rPr>
                          <w:rFonts w:ascii="Arial" w:eastAsia="Arial" w:hAnsi="Arial" w:cs="Arial"/>
                          <w:sz w:val="20"/>
                          <w:szCs w:val="20"/>
                        </w:rPr>
                      </w:pPr>
                      <w:r>
                        <w:rPr>
                          <w:rFonts w:ascii="Arial" w:eastAsia="Arial" w:hAnsi="Arial" w:cs="Arial"/>
                          <w:spacing w:val="-10"/>
                          <w:sz w:val="20"/>
                          <w:szCs w:val="20"/>
                        </w:rPr>
                        <w:t>�</w:t>
                      </w:r>
                    </w:p>
                  </w:txbxContent>
                </v:textbox>
                <w10:wrap anchorx="page"/>
              </v:shape>
            </w:pict>
          </mc:Fallback>
        </mc:AlternateContent>
      </w:r>
      <w:r>
        <w:rPr>
          <w:rFonts w:ascii="Arial"/>
          <w:spacing w:val="-10"/>
          <w:w w:val="195"/>
          <w:position w:val="5"/>
          <w:sz w:val="20"/>
        </w:rPr>
        <w:t>X</w:t>
      </w:r>
      <w:r>
        <w:rPr>
          <w:rFonts w:ascii="Arial"/>
          <w:position w:val="5"/>
          <w:sz w:val="20"/>
        </w:rPr>
        <w:tab/>
      </w:r>
      <w:r>
        <w:rPr>
          <w:rFonts w:ascii="Bookman Old Style"/>
          <w:i/>
          <w:spacing w:val="80"/>
          <w:w w:val="105"/>
          <w:sz w:val="20"/>
          <w:u w:val="single"/>
        </w:rPr>
        <w:t xml:space="preserve"> </w:t>
      </w:r>
      <w:r>
        <w:rPr>
          <w:rFonts w:ascii="Bookman Old Style"/>
          <w:i/>
          <w:w w:val="105"/>
          <w:sz w:val="20"/>
          <w:u w:val="single"/>
        </w:rPr>
        <w:t>P</w:t>
      </w:r>
      <w:r>
        <w:rPr>
          <w:rFonts w:ascii="Bookman Old Style"/>
          <w:i/>
          <w:spacing w:val="-18"/>
          <w:w w:val="105"/>
          <w:sz w:val="20"/>
          <w:u w:val="single"/>
        </w:rPr>
        <w:t xml:space="preserve"> </w:t>
      </w:r>
      <w:r>
        <w:rPr>
          <w:rFonts w:ascii="Book Antiqua"/>
          <w:w w:val="130"/>
          <w:sz w:val="20"/>
          <w:u w:val="single"/>
        </w:rPr>
        <w:t>(</w:t>
      </w:r>
      <w:r>
        <w:rPr>
          <w:rFonts w:ascii="Bookman Old Style"/>
          <w:i/>
          <w:w w:val="130"/>
          <w:sz w:val="20"/>
          <w:u w:val="single"/>
        </w:rPr>
        <w:t>f</w:t>
      </w:r>
      <w:r>
        <w:rPr>
          <w:rFonts w:ascii="Bookman Old Style"/>
          <w:i/>
          <w:w w:val="130"/>
          <w:sz w:val="20"/>
          <w:u w:val="single"/>
          <w:vertAlign w:val="subscript"/>
        </w:rPr>
        <w:t>i</w:t>
      </w:r>
      <w:r>
        <w:rPr>
          <w:rFonts w:ascii="Book Antiqua"/>
          <w:w w:val="130"/>
          <w:sz w:val="20"/>
          <w:u w:val="single"/>
        </w:rPr>
        <w:t>)</w:t>
      </w:r>
      <w:r>
        <w:rPr>
          <w:rFonts w:ascii="Book Antiqua"/>
          <w:spacing w:val="40"/>
          <w:w w:val="130"/>
          <w:sz w:val="20"/>
          <w:u w:val="single"/>
        </w:rPr>
        <w:t xml:space="preserve"> </w:t>
      </w:r>
    </w:p>
    <w:p w14:paraId="4038D991" w14:textId="77777777" w:rsidR="005E5D1A" w:rsidRDefault="00000000">
      <w:pPr>
        <w:pStyle w:val="BodyText"/>
        <w:spacing w:before="166" w:line="230" w:lineRule="auto"/>
        <w:ind w:left="199" w:right="977"/>
      </w:pPr>
      <w:r>
        <w:br w:type="column"/>
      </w:r>
      <w:r>
        <w:t xml:space="preserve">subtracting the participant’s calibrated resting pupil response to that luminance, obtained during the pre-experiment cal-ibration phase. Values outside the range of </w:t>
      </w:r>
      <w:r>
        <w:rPr>
          <w:rFonts w:ascii="Lucida Sans Unicode" w:hAnsi="Lucida Sans Unicode"/>
        </w:rPr>
        <w:t>±</w:t>
      </w:r>
      <w:r>
        <w:t>4 mm were discarded,</w:t>
      </w:r>
      <w:r>
        <w:rPr>
          <w:spacing w:val="-11"/>
        </w:rPr>
        <w:t xml:space="preserve"> </w:t>
      </w:r>
      <w:r>
        <w:t>and</w:t>
      </w:r>
      <w:r>
        <w:rPr>
          <w:spacing w:val="-11"/>
        </w:rPr>
        <w:t xml:space="preserve"> </w:t>
      </w:r>
      <w:r>
        <w:t>eye</w:t>
      </w:r>
      <w:r>
        <w:rPr>
          <w:spacing w:val="-11"/>
        </w:rPr>
        <w:t xml:space="preserve"> </w:t>
      </w:r>
      <w:r>
        <w:t>closures</w:t>
      </w:r>
      <w:r>
        <w:rPr>
          <w:spacing w:val="-11"/>
        </w:rPr>
        <w:t xml:space="preserve"> </w:t>
      </w:r>
      <w:r>
        <w:t>were</w:t>
      </w:r>
      <w:r>
        <w:rPr>
          <w:spacing w:val="-11"/>
        </w:rPr>
        <w:t xml:space="preserve"> </w:t>
      </w:r>
      <w:r>
        <w:t>identified</w:t>
      </w:r>
      <w:r>
        <w:rPr>
          <w:spacing w:val="-11"/>
        </w:rPr>
        <w:t xml:space="preserve"> </w:t>
      </w:r>
      <w:r>
        <w:t>from</w:t>
      </w:r>
      <w:r>
        <w:rPr>
          <w:spacing w:val="-11"/>
        </w:rPr>
        <w:t xml:space="preserve"> </w:t>
      </w:r>
      <w:r>
        <w:t>rapid</w:t>
      </w:r>
      <w:r>
        <w:rPr>
          <w:spacing w:val="-11"/>
        </w:rPr>
        <w:t xml:space="preserve"> </w:t>
      </w:r>
      <w:r>
        <w:t>negative velocity and low-magnitude drops in both eyes. Short gaps (</w:t>
      </w:r>
      <w:r>
        <w:rPr>
          <w:rFonts w:ascii="Lucida Sans Unicode" w:hAnsi="Lucida Sans Unicode"/>
        </w:rPr>
        <w:t>≤</w:t>
      </w:r>
      <w:r>
        <w:t>0.3 s) were linearly interpolated, and the cleaned left and right traces were then averaged and low-pass filtered at 4 Hz (Butterworth). Mean pupil diameter and its standard deviation were computed directly.</w:t>
      </w:r>
    </w:p>
    <w:p w14:paraId="4038D992" w14:textId="77777777" w:rsidR="005E5D1A" w:rsidRDefault="00000000">
      <w:pPr>
        <w:pStyle w:val="BodyText"/>
        <w:spacing w:before="12" w:line="249" w:lineRule="auto"/>
        <w:ind w:left="199" w:right="977" w:firstLine="199"/>
      </w:pPr>
      <w:r>
        <w:rPr>
          <w:i/>
        </w:rPr>
        <w:t xml:space="preserve">5) Covariates and Confounds: </w:t>
      </w:r>
      <w:r>
        <w:t>Participant demographics (age and gender) were included as covariates in confirmatory mixed-effects analyses to account for potential individual differences in subjective ratings.</w:t>
      </w:r>
    </w:p>
    <w:p w14:paraId="4038D993" w14:textId="77777777" w:rsidR="005E5D1A" w:rsidRDefault="005E5D1A">
      <w:pPr>
        <w:pStyle w:val="BodyText"/>
        <w:spacing w:before="96"/>
        <w:ind w:left="0"/>
        <w:jc w:val="left"/>
      </w:pPr>
    </w:p>
    <w:p w14:paraId="4038D994" w14:textId="77777777" w:rsidR="005E5D1A" w:rsidRDefault="00000000">
      <w:pPr>
        <w:pStyle w:val="ListParagraph"/>
        <w:numPr>
          <w:ilvl w:val="0"/>
          <w:numId w:val="6"/>
        </w:numPr>
        <w:tabs>
          <w:tab w:val="left" w:pos="491"/>
        </w:tabs>
        <w:ind w:left="491" w:hanging="292"/>
        <w:jc w:val="both"/>
        <w:rPr>
          <w:i/>
          <w:sz w:val="20"/>
        </w:rPr>
      </w:pPr>
      <w:r>
        <w:rPr>
          <w:i/>
          <w:sz w:val="20"/>
        </w:rPr>
        <w:t>Data</w:t>
      </w:r>
      <w:r>
        <w:rPr>
          <w:i/>
          <w:spacing w:val="10"/>
          <w:sz w:val="20"/>
        </w:rPr>
        <w:t xml:space="preserve"> </w:t>
      </w:r>
      <w:r>
        <w:rPr>
          <w:i/>
          <w:sz w:val="20"/>
        </w:rPr>
        <w:t>Segmentation</w:t>
      </w:r>
      <w:r>
        <w:rPr>
          <w:i/>
          <w:spacing w:val="11"/>
          <w:sz w:val="20"/>
        </w:rPr>
        <w:t xml:space="preserve"> </w:t>
      </w:r>
      <w:r>
        <w:rPr>
          <w:i/>
          <w:sz w:val="20"/>
        </w:rPr>
        <w:t>and</w:t>
      </w:r>
      <w:r>
        <w:rPr>
          <w:i/>
          <w:spacing w:val="11"/>
          <w:sz w:val="20"/>
        </w:rPr>
        <w:t xml:space="preserve"> </w:t>
      </w:r>
      <w:r>
        <w:rPr>
          <w:i/>
          <w:sz w:val="20"/>
        </w:rPr>
        <w:t>Baseline</w:t>
      </w:r>
      <w:r>
        <w:rPr>
          <w:i/>
          <w:spacing w:val="11"/>
          <w:sz w:val="20"/>
        </w:rPr>
        <w:t xml:space="preserve"> </w:t>
      </w:r>
      <w:r>
        <w:rPr>
          <w:i/>
          <w:spacing w:val="-2"/>
          <w:sz w:val="20"/>
        </w:rPr>
        <w:t>Correction</w:t>
      </w:r>
    </w:p>
    <w:p w14:paraId="4038D995" w14:textId="77777777" w:rsidR="005E5D1A" w:rsidRDefault="00000000">
      <w:pPr>
        <w:pStyle w:val="BodyText"/>
        <w:spacing w:before="28" w:line="240" w:lineRule="atLeast"/>
        <w:ind w:left="199" w:right="977" w:firstLine="199"/>
      </w:pPr>
      <w:r>
        <w:t>Each participant’s recording was divided into contiguous segments corresponding to the four experimental conditions and their preceding 3-minute baselines. For every physiologi-cal</w:t>
      </w:r>
      <w:r>
        <w:rPr>
          <w:spacing w:val="-7"/>
        </w:rPr>
        <w:t xml:space="preserve"> </w:t>
      </w:r>
      <w:r>
        <w:t>measure,</w:t>
      </w:r>
      <w:r>
        <w:rPr>
          <w:spacing w:val="-7"/>
        </w:rPr>
        <w:t xml:space="preserve"> </w:t>
      </w:r>
      <w:r>
        <w:t>feature</w:t>
      </w:r>
      <w:r>
        <w:rPr>
          <w:spacing w:val="-7"/>
        </w:rPr>
        <w:t xml:space="preserve"> </w:t>
      </w:r>
      <w:r>
        <w:t>values</w:t>
      </w:r>
      <w:r>
        <w:rPr>
          <w:spacing w:val="-7"/>
        </w:rPr>
        <w:t xml:space="preserve"> </w:t>
      </w:r>
      <w:r>
        <w:t>from</w:t>
      </w:r>
      <w:r>
        <w:rPr>
          <w:spacing w:val="-7"/>
        </w:rPr>
        <w:t xml:space="preserve"> </w:t>
      </w:r>
      <w:r>
        <w:t>each</w:t>
      </w:r>
      <w:r>
        <w:rPr>
          <w:spacing w:val="-7"/>
        </w:rPr>
        <w:t xml:space="preserve"> </w:t>
      </w:r>
      <w:r>
        <w:t>condition</w:t>
      </w:r>
      <w:r>
        <w:rPr>
          <w:spacing w:val="-7"/>
        </w:rPr>
        <w:t xml:space="preserve"> </w:t>
      </w:r>
      <w:r>
        <w:t>were</w:t>
      </w:r>
      <w:r>
        <w:rPr>
          <w:spacing w:val="-7"/>
        </w:rPr>
        <w:t xml:space="preserve"> </w:t>
      </w:r>
      <w:r>
        <w:t>baseline-corrected by subtraction of the participant’s own preceding relaxation</w:t>
      </w:r>
      <w:r>
        <w:rPr>
          <w:spacing w:val="6"/>
        </w:rPr>
        <w:t xml:space="preserve"> </w:t>
      </w:r>
      <w:r>
        <w:t>mean.</w:t>
      </w:r>
      <w:r>
        <w:rPr>
          <w:spacing w:val="6"/>
        </w:rPr>
        <w:t xml:space="preserve"> </w:t>
      </w:r>
      <w:r>
        <w:t>This</w:t>
      </w:r>
      <w:r>
        <w:rPr>
          <w:spacing w:val="7"/>
        </w:rPr>
        <w:t xml:space="preserve"> </w:t>
      </w:r>
      <w:r>
        <w:t>approach</w:t>
      </w:r>
      <w:r>
        <w:rPr>
          <w:spacing w:val="6"/>
        </w:rPr>
        <w:t xml:space="preserve"> </w:t>
      </w:r>
      <w:r>
        <w:t>isolates</w:t>
      </w:r>
      <w:r>
        <w:rPr>
          <w:spacing w:val="7"/>
        </w:rPr>
        <w:t xml:space="preserve"> </w:t>
      </w:r>
      <w:r>
        <w:t>task-related</w:t>
      </w:r>
      <w:r>
        <w:rPr>
          <w:spacing w:val="6"/>
        </w:rPr>
        <w:t xml:space="preserve"> </w:t>
      </w:r>
      <w:r>
        <w:rPr>
          <w:spacing w:val="-2"/>
        </w:rPr>
        <w:t>reactivity</w:t>
      </w:r>
    </w:p>
    <w:p w14:paraId="4038D996" w14:textId="77777777" w:rsidR="005E5D1A" w:rsidRDefault="005E5D1A">
      <w:pPr>
        <w:pStyle w:val="BodyText"/>
        <w:spacing w:line="240" w:lineRule="atLeast"/>
        <w:sectPr w:rsidR="005E5D1A">
          <w:pgSz w:w="12240" w:h="15840"/>
          <w:pgMar w:top="940" w:right="0" w:bottom="280" w:left="720" w:header="495" w:footer="0" w:gutter="0"/>
          <w:cols w:num="2" w:space="720" w:equalWidth="0">
            <w:col w:w="5281" w:space="40"/>
            <w:col w:w="6199"/>
          </w:cols>
        </w:sectPr>
      </w:pPr>
    </w:p>
    <w:p w14:paraId="4038D997" w14:textId="77777777" w:rsidR="005E5D1A" w:rsidRDefault="00000000">
      <w:pPr>
        <w:pStyle w:val="BodyText"/>
        <w:spacing w:line="130" w:lineRule="exact"/>
        <w:ind w:left="367"/>
        <w:jc w:val="left"/>
        <w:rPr>
          <w:rFonts w:ascii="Lucida Sans Unicode" w:hAnsi="Lucida Sans Unicode"/>
        </w:rPr>
      </w:pPr>
      <w:r>
        <w:rPr>
          <w:rFonts w:ascii="Book Antiqua" w:hAnsi="Book Antiqua"/>
          <w:w w:val="105"/>
        </w:rPr>
        <w:t>SpecEn</w:t>
      </w:r>
      <w:r>
        <w:rPr>
          <w:rFonts w:ascii="Book Antiqua" w:hAnsi="Book Antiqua"/>
          <w:spacing w:val="-3"/>
          <w:w w:val="105"/>
        </w:rPr>
        <w:t xml:space="preserve"> </w:t>
      </w:r>
      <w:r>
        <w:rPr>
          <w:rFonts w:ascii="Book Antiqua" w:hAnsi="Book Antiqua"/>
          <w:w w:val="105"/>
        </w:rPr>
        <w:t>=</w:t>
      </w:r>
      <w:r>
        <w:rPr>
          <w:rFonts w:ascii="Book Antiqua" w:hAnsi="Book Antiqua"/>
          <w:spacing w:val="-2"/>
          <w:w w:val="105"/>
        </w:rPr>
        <w:t xml:space="preserve"> </w:t>
      </w:r>
      <w:r>
        <w:rPr>
          <w:rFonts w:ascii="Lucida Sans Unicode" w:hAnsi="Lucida Sans Unicode"/>
          <w:spacing w:val="-15"/>
          <w:w w:val="105"/>
        </w:rPr>
        <w:t>−</w:t>
      </w:r>
    </w:p>
    <w:p w14:paraId="4038D998" w14:textId="77777777" w:rsidR="005E5D1A" w:rsidRDefault="00000000">
      <w:pPr>
        <w:tabs>
          <w:tab w:val="left" w:pos="1853"/>
        </w:tabs>
        <w:spacing w:line="50" w:lineRule="auto"/>
        <w:ind w:left="314"/>
        <w:rPr>
          <w:rFonts w:ascii="Book Antiqua"/>
          <w:sz w:val="20"/>
        </w:rPr>
      </w:pPr>
      <w:r>
        <w:br w:type="column"/>
      </w:r>
      <w:r>
        <w:rPr>
          <w:rFonts w:ascii="Bookman Old Style"/>
          <w:i/>
          <w:sz w:val="20"/>
        </w:rPr>
        <w:t>p</w:t>
      </w:r>
      <w:r>
        <w:rPr>
          <w:rFonts w:ascii="Book Antiqua"/>
          <w:sz w:val="20"/>
        </w:rPr>
        <w:t>(</w:t>
      </w:r>
      <w:r>
        <w:rPr>
          <w:rFonts w:ascii="Bookman Old Style"/>
          <w:i/>
          <w:sz w:val="20"/>
        </w:rPr>
        <w:t>f</w:t>
      </w:r>
      <w:r>
        <w:rPr>
          <w:rFonts w:ascii="Bookman Old Style"/>
          <w:i/>
          <w:sz w:val="20"/>
          <w:vertAlign w:val="subscript"/>
        </w:rPr>
        <w:t>i</w:t>
      </w:r>
      <w:r>
        <w:rPr>
          <w:rFonts w:ascii="Book Antiqua"/>
          <w:sz w:val="20"/>
        </w:rPr>
        <w:t>)</w:t>
      </w:r>
      <w:r>
        <w:rPr>
          <w:rFonts w:ascii="Book Antiqua"/>
          <w:spacing w:val="-5"/>
          <w:sz w:val="20"/>
        </w:rPr>
        <w:t xml:space="preserve"> </w:t>
      </w:r>
      <w:r>
        <w:rPr>
          <w:rFonts w:ascii="Book Antiqua"/>
          <w:sz w:val="20"/>
        </w:rPr>
        <w:t>log</w:t>
      </w:r>
      <w:r>
        <w:rPr>
          <w:rFonts w:ascii="Bookman Old Style"/>
          <w:position w:val="-4"/>
          <w:sz w:val="14"/>
        </w:rPr>
        <w:t>2</w:t>
      </w:r>
      <w:r>
        <w:rPr>
          <w:rFonts w:ascii="Bookman Old Style"/>
          <w:spacing w:val="13"/>
          <w:position w:val="-4"/>
          <w:sz w:val="14"/>
        </w:rPr>
        <w:t xml:space="preserve"> </w:t>
      </w:r>
      <w:r>
        <w:rPr>
          <w:rFonts w:ascii="Bookman Old Style"/>
          <w:i/>
          <w:spacing w:val="-2"/>
          <w:sz w:val="20"/>
        </w:rPr>
        <w:t>p</w:t>
      </w:r>
      <w:r>
        <w:rPr>
          <w:rFonts w:ascii="Book Antiqua"/>
          <w:spacing w:val="-2"/>
          <w:sz w:val="20"/>
        </w:rPr>
        <w:t>(</w:t>
      </w:r>
      <w:r>
        <w:rPr>
          <w:rFonts w:ascii="Bookman Old Style"/>
          <w:i/>
          <w:spacing w:val="-2"/>
          <w:sz w:val="20"/>
        </w:rPr>
        <w:t>f</w:t>
      </w:r>
      <w:r>
        <w:rPr>
          <w:rFonts w:ascii="Bookman Old Style"/>
          <w:i/>
          <w:spacing w:val="-2"/>
          <w:sz w:val="20"/>
          <w:vertAlign w:val="subscript"/>
        </w:rPr>
        <w:t>i</w:t>
      </w:r>
      <w:r>
        <w:rPr>
          <w:rFonts w:ascii="Book Antiqua"/>
          <w:spacing w:val="-2"/>
          <w:sz w:val="20"/>
        </w:rPr>
        <w:t>)</w:t>
      </w:r>
      <w:r>
        <w:rPr>
          <w:rFonts w:ascii="Bookman Old Style"/>
          <w:i/>
          <w:spacing w:val="-2"/>
          <w:sz w:val="20"/>
        </w:rPr>
        <w:t>,</w:t>
      </w:r>
      <w:r>
        <w:rPr>
          <w:rFonts w:ascii="Bookman Old Style"/>
          <w:i/>
          <w:sz w:val="20"/>
        </w:rPr>
        <w:tab/>
      </w:r>
      <w:r>
        <w:rPr>
          <w:rFonts w:ascii="Bookman Old Style"/>
          <w:i/>
          <w:w w:val="110"/>
          <w:sz w:val="20"/>
        </w:rPr>
        <w:t>p</w:t>
      </w:r>
      <w:r>
        <w:rPr>
          <w:rFonts w:ascii="Book Antiqua"/>
          <w:w w:val="110"/>
          <w:sz w:val="20"/>
        </w:rPr>
        <w:t>(</w:t>
      </w:r>
      <w:r>
        <w:rPr>
          <w:rFonts w:ascii="Bookman Old Style"/>
          <w:i/>
          <w:w w:val="110"/>
          <w:sz w:val="20"/>
        </w:rPr>
        <w:t>f</w:t>
      </w:r>
      <w:r>
        <w:rPr>
          <w:rFonts w:ascii="Bookman Old Style"/>
          <w:i/>
          <w:w w:val="110"/>
          <w:sz w:val="20"/>
          <w:vertAlign w:val="subscript"/>
        </w:rPr>
        <w:t>i</w:t>
      </w:r>
      <w:r>
        <w:rPr>
          <w:rFonts w:ascii="Book Antiqua"/>
          <w:w w:val="110"/>
          <w:sz w:val="20"/>
        </w:rPr>
        <w:t>)</w:t>
      </w:r>
      <w:r>
        <w:rPr>
          <w:rFonts w:ascii="Book Antiqua"/>
          <w:spacing w:val="24"/>
          <w:w w:val="110"/>
          <w:sz w:val="20"/>
        </w:rPr>
        <w:t xml:space="preserve"> </w:t>
      </w:r>
      <w:r>
        <w:rPr>
          <w:rFonts w:ascii="Book Antiqua"/>
          <w:spacing w:val="-10"/>
          <w:w w:val="110"/>
          <w:sz w:val="20"/>
        </w:rPr>
        <w:t>=</w:t>
      </w:r>
    </w:p>
    <w:p w14:paraId="4038D999" w14:textId="77777777" w:rsidR="005E5D1A" w:rsidRDefault="00000000">
      <w:pPr>
        <w:tabs>
          <w:tab w:val="left" w:pos="2772"/>
        </w:tabs>
        <w:spacing w:before="26"/>
        <w:ind w:left="109"/>
        <w:rPr>
          <w:rFonts w:ascii="Bookman Old Style"/>
          <w:i/>
          <w:sz w:val="14"/>
        </w:rPr>
      </w:pPr>
      <w:r>
        <w:rPr>
          <w:rFonts w:ascii="Bookman Old Style"/>
          <w:i/>
          <w:spacing w:val="-10"/>
          <w:w w:val="155"/>
          <w:position w:val="-3"/>
          <w:sz w:val="14"/>
        </w:rPr>
        <w:t>i</w:t>
      </w:r>
      <w:r>
        <w:rPr>
          <w:rFonts w:ascii="Bookman Old Style"/>
          <w:i/>
          <w:position w:val="-3"/>
          <w:sz w:val="14"/>
        </w:rPr>
        <w:tab/>
      </w:r>
      <w:r>
        <w:rPr>
          <w:rFonts w:ascii="Bookman Old Style"/>
          <w:i/>
          <w:spacing w:val="-10"/>
          <w:w w:val="155"/>
          <w:sz w:val="14"/>
        </w:rPr>
        <w:t>j</w:t>
      </w:r>
    </w:p>
    <w:p w14:paraId="4038D99A" w14:textId="77777777" w:rsidR="005E5D1A" w:rsidRDefault="00000000">
      <w:pPr>
        <w:spacing w:line="38" w:lineRule="exact"/>
        <w:ind w:left="527"/>
        <w:rPr>
          <w:sz w:val="20"/>
        </w:rPr>
      </w:pPr>
      <w:r>
        <w:br w:type="column"/>
      </w:r>
      <w:r>
        <w:rPr>
          <w:rFonts w:ascii="Bookman Old Style"/>
          <w:i/>
          <w:sz w:val="20"/>
        </w:rPr>
        <w:t>,</w:t>
      </w:r>
      <w:r>
        <w:rPr>
          <w:rFonts w:ascii="Bookman Old Style"/>
          <w:i/>
          <w:spacing w:val="42"/>
          <w:sz w:val="20"/>
        </w:rPr>
        <w:t xml:space="preserve"> </w:t>
      </w:r>
      <w:r>
        <w:rPr>
          <w:spacing w:val="-5"/>
          <w:sz w:val="20"/>
        </w:rPr>
        <w:t>(1)</w:t>
      </w:r>
    </w:p>
    <w:p w14:paraId="4038D99B" w14:textId="77777777" w:rsidR="005E5D1A" w:rsidRDefault="00000000">
      <w:pPr>
        <w:spacing w:line="198" w:lineRule="exact"/>
        <w:ind w:left="11"/>
        <w:rPr>
          <w:rFonts w:ascii="Book Antiqua"/>
          <w:sz w:val="20"/>
        </w:rPr>
      </w:pPr>
      <w:r>
        <w:rPr>
          <w:rFonts w:ascii="Bookman Old Style"/>
          <w:i/>
          <w:w w:val="105"/>
          <w:sz w:val="20"/>
        </w:rPr>
        <w:t>P</w:t>
      </w:r>
      <w:r>
        <w:rPr>
          <w:rFonts w:ascii="Bookman Old Style"/>
          <w:i/>
          <w:spacing w:val="-35"/>
          <w:w w:val="105"/>
          <w:sz w:val="20"/>
        </w:rPr>
        <w:t xml:space="preserve"> </w:t>
      </w:r>
      <w:r>
        <w:rPr>
          <w:rFonts w:ascii="Book Antiqua"/>
          <w:spacing w:val="-4"/>
          <w:w w:val="120"/>
          <w:sz w:val="20"/>
        </w:rPr>
        <w:t>(</w:t>
      </w:r>
      <w:r>
        <w:rPr>
          <w:rFonts w:ascii="Bookman Old Style"/>
          <w:i/>
          <w:spacing w:val="-4"/>
          <w:w w:val="120"/>
          <w:sz w:val="20"/>
        </w:rPr>
        <w:t>f</w:t>
      </w:r>
      <w:r>
        <w:rPr>
          <w:rFonts w:ascii="Bookman Old Style"/>
          <w:i/>
          <w:spacing w:val="-4"/>
          <w:w w:val="120"/>
          <w:sz w:val="20"/>
          <w:vertAlign w:val="subscript"/>
        </w:rPr>
        <w:t>j</w:t>
      </w:r>
      <w:r>
        <w:rPr>
          <w:rFonts w:ascii="Book Antiqua"/>
          <w:spacing w:val="-4"/>
          <w:w w:val="120"/>
          <w:sz w:val="20"/>
        </w:rPr>
        <w:t>)</w:t>
      </w:r>
    </w:p>
    <w:p w14:paraId="4038D99C" w14:textId="77777777" w:rsidR="005E5D1A" w:rsidRDefault="00000000">
      <w:pPr>
        <w:pStyle w:val="BodyText"/>
        <w:spacing w:before="44"/>
        <w:ind w:left="199"/>
        <w:jc w:val="left"/>
      </w:pPr>
      <w:r>
        <w:br w:type="column"/>
      </w:r>
      <w:r>
        <w:t>while</w:t>
      </w:r>
      <w:r>
        <w:rPr>
          <w:spacing w:val="11"/>
        </w:rPr>
        <w:t xml:space="preserve"> </w:t>
      </w:r>
      <w:r>
        <w:t>controlling</w:t>
      </w:r>
      <w:r>
        <w:rPr>
          <w:spacing w:val="12"/>
        </w:rPr>
        <w:t xml:space="preserve"> </w:t>
      </w:r>
      <w:r>
        <w:t>for</w:t>
      </w:r>
      <w:r>
        <w:rPr>
          <w:spacing w:val="12"/>
        </w:rPr>
        <w:t xml:space="preserve"> </w:t>
      </w:r>
      <w:r>
        <w:t>slow</w:t>
      </w:r>
      <w:r>
        <w:rPr>
          <w:spacing w:val="12"/>
        </w:rPr>
        <w:t xml:space="preserve"> </w:t>
      </w:r>
      <w:r>
        <w:t>physiological</w:t>
      </w:r>
      <w:r>
        <w:rPr>
          <w:spacing w:val="11"/>
        </w:rPr>
        <w:t xml:space="preserve"> </w:t>
      </w:r>
      <w:r>
        <w:rPr>
          <w:spacing w:val="-2"/>
        </w:rPr>
        <w:t>drift.</w:t>
      </w:r>
    </w:p>
    <w:p w14:paraId="4038D99D" w14:textId="77777777" w:rsidR="005E5D1A" w:rsidRDefault="005E5D1A">
      <w:pPr>
        <w:pStyle w:val="BodyText"/>
        <w:jc w:val="left"/>
        <w:sectPr w:rsidR="005E5D1A">
          <w:type w:val="continuous"/>
          <w:pgSz w:w="12240" w:h="15840"/>
          <w:pgMar w:top="940" w:right="0" w:bottom="280" w:left="720" w:header="495" w:footer="0" w:gutter="0"/>
          <w:cols w:num="4" w:space="720" w:equalWidth="0">
            <w:col w:w="1439" w:space="40"/>
            <w:col w:w="2839" w:space="39"/>
            <w:col w:w="924" w:space="39"/>
            <w:col w:w="6200"/>
          </w:cols>
        </w:sectPr>
      </w:pPr>
    </w:p>
    <w:p w14:paraId="4038D99E" w14:textId="77777777" w:rsidR="005E5D1A" w:rsidRDefault="00000000">
      <w:pPr>
        <w:pStyle w:val="BodyText"/>
        <w:spacing w:before="66" w:line="247" w:lineRule="auto"/>
      </w:pPr>
      <w:r>
        <w:rPr>
          <w:w w:val="105"/>
        </w:rPr>
        <w:t>where</w:t>
      </w:r>
      <w:r>
        <w:rPr>
          <w:spacing w:val="-14"/>
          <w:w w:val="105"/>
        </w:rPr>
        <w:t xml:space="preserve"> </w:t>
      </w:r>
      <w:r>
        <w:rPr>
          <w:rFonts w:ascii="Bookman Old Style"/>
          <w:i/>
          <w:w w:val="105"/>
        </w:rPr>
        <w:t>P</w:t>
      </w:r>
      <w:r>
        <w:rPr>
          <w:rFonts w:ascii="Bookman Old Style"/>
          <w:i/>
          <w:spacing w:val="-15"/>
          <w:w w:val="105"/>
        </w:rPr>
        <w:t xml:space="preserve"> </w:t>
      </w:r>
      <w:r>
        <w:rPr>
          <w:rFonts w:ascii="Book Antiqua"/>
          <w:w w:val="105"/>
        </w:rPr>
        <w:t>(</w:t>
      </w:r>
      <w:r>
        <w:rPr>
          <w:rFonts w:ascii="Bookman Old Style"/>
          <w:i/>
          <w:w w:val="105"/>
        </w:rPr>
        <w:t>f</w:t>
      </w:r>
      <w:r>
        <w:rPr>
          <w:rFonts w:ascii="Bookman Old Style"/>
          <w:i/>
          <w:w w:val="105"/>
          <w:vertAlign w:val="subscript"/>
        </w:rPr>
        <w:t>i</w:t>
      </w:r>
      <w:r>
        <w:rPr>
          <w:rFonts w:ascii="Book Antiqua"/>
          <w:w w:val="105"/>
        </w:rPr>
        <w:t>)</w:t>
      </w:r>
      <w:r>
        <w:rPr>
          <w:rFonts w:ascii="Book Antiqua"/>
          <w:spacing w:val="-5"/>
          <w:w w:val="105"/>
        </w:rPr>
        <w:t xml:space="preserve"> </w:t>
      </w:r>
      <w:r>
        <w:rPr>
          <w:w w:val="105"/>
        </w:rPr>
        <w:t xml:space="preserve">is the mean PSD at frequency </w:t>
      </w:r>
      <w:r>
        <w:rPr>
          <w:rFonts w:ascii="Bookman Old Style"/>
          <w:i/>
          <w:w w:val="105"/>
        </w:rPr>
        <w:t>f</w:t>
      </w:r>
      <w:r>
        <w:rPr>
          <w:rFonts w:ascii="Bookman Old Style"/>
          <w:i/>
          <w:w w:val="105"/>
          <w:vertAlign w:val="subscript"/>
        </w:rPr>
        <w:t>i</w:t>
      </w:r>
      <w:r>
        <w:rPr>
          <w:w w:val="105"/>
        </w:rPr>
        <w:t xml:space="preserve">. Higher values indicate flatter (more irregular) spectra, consistent with the </w:t>
      </w:r>
      <w:r>
        <w:rPr>
          <w:spacing w:val="-2"/>
          <w:w w:val="105"/>
        </w:rPr>
        <w:t xml:space="preserve">Shannon formulation of informational entropy [51]. Spectral </w:t>
      </w:r>
      <w:r>
        <w:rPr>
          <w:w w:val="105"/>
        </w:rPr>
        <w:t>entropy was averaged across channels within each cortical region to yield a single regional feature per condition.</w:t>
      </w:r>
    </w:p>
    <w:p w14:paraId="4038D99F" w14:textId="77777777" w:rsidR="005E5D1A" w:rsidRDefault="00000000">
      <w:pPr>
        <w:pStyle w:val="BodyText"/>
        <w:spacing w:line="249" w:lineRule="auto"/>
        <w:ind w:firstLine="199"/>
      </w:pPr>
      <w:r>
        <w:t>Spectral features were computed for the full 3-minute duration of each condition.</w:t>
      </w:r>
    </w:p>
    <w:p w14:paraId="4038D9A0" w14:textId="77777777" w:rsidR="005E5D1A" w:rsidRDefault="00000000">
      <w:pPr>
        <w:pStyle w:val="ListParagraph"/>
        <w:numPr>
          <w:ilvl w:val="0"/>
          <w:numId w:val="5"/>
        </w:numPr>
        <w:tabs>
          <w:tab w:val="left" w:pos="722"/>
        </w:tabs>
        <w:spacing w:line="230" w:lineRule="auto"/>
        <w:ind w:firstLine="199"/>
        <w:rPr>
          <w:sz w:val="20"/>
        </w:rPr>
      </w:pPr>
      <w:r>
        <w:rPr>
          <w:i/>
          <w:sz w:val="20"/>
        </w:rPr>
        <w:t>Electrodermal</w:t>
      </w:r>
      <w:r>
        <w:rPr>
          <w:i/>
          <w:spacing w:val="-12"/>
          <w:sz w:val="20"/>
        </w:rPr>
        <w:t xml:space="preserve"> </w:t>
      </w:r>
      <w:r>
        <w:rPr>
          <w:i/>
          <w:sz w:val="20"/>
        </w:rPr>
        <w:t>Activity</w:t>
      </w:r>
      <w:r>
        <w:rPr>
          <w:i/>
          <w:spacing w:val="-13"/>
          <w:sz w:val="20"/>
        </w:rPr>
        <w:t xml:space="preserve"> </w:t>
      </w:r>
      <w:r>
        <w:rPr>
          <w:i/>
          <w:sz w:val="20"/>
        </w:rPr>
        <w:t>(EDA):</w:t>
      </w:r>
      <w:r>
        <w:rPr>
          <w:i/>
          <w:spacing w:val="12"/>
          <w:sz w:val="20"/>
        </w:rPr>
        <w:t xml:space="preserve"> </w:t>
      </w:r>
      <w:r>
        <w:rPr>
          <w:sz w:val="20"/>
        </w:rPr>
        <w:t>Skin-conductance</w:t>
      </w:r>
      <w:r>
        <w:rPr>
          <w:spacing w:val="-12"/>
          <w:sz w:val="20"/>
        </w:rPr>
        <w:t xml:space="preserve"> </w:t>
      </w:r>
      <w:r>
        <w:rPr>
          <w:sz w:val="20"/>
        </w:rPr>
        <w:t>signals were recorded using a Shimmer3 GSR</w:t>
      </w:r>
      <w:r>
        <w:rPr>
          <w:rFonts w:ascii="Book Antiqua" w:hAnsi="Book Antiqua"/>
          <w:sz w:val="20"/>
        </w:rPr>
        <w:t xml:space="preserve">+ </w:t>
      </w:r>
      <w:r>
        <w:rPr>
          <w:sz w:val="20"/>
        </w:rPr>
        <w:t xml:space="preserve">sensor and resampled to 10 Hz. Signals outside the physiological range 0.01–30 </w:t>
      </w:r>
      <w:r>
        <w:rPr>
          <w:rFonts w:ascii="Bookman Old Style" w:hAnsi="Bookman Old Style"/>
          <w:i/>
          <w:sz w:val="20"/>
        </w:rPr>
        <w:t>µ</w:t>
      </w:r>
      <w:r>
        <w:rPr>
          <w:sz w:val="20"/>
        </w:rPr>
        <w:t>S were</w:t>
      </w:r>
      <w:r>
        <w:rPr>
          <w:spacing w:val="-6"/>
          <w:sz w:val="20"/>
        </w:rPr>
        <w:t xml:space="preserve"> </w:t>
      </w:r>
      <w:r>
        <w:rPr>
          <w:sz w:val="20"/>
        </w:rPr>
        <w:t>considered</w:t>
      </w:r>
      <w:r>
        <w:rPr>
          <w:spacing w:val="-6"/>
          <w:sz w:val="20"/>
        </w:rPr>
        <w:t xml:space="preserve"> </w:t>
      </w:r>
      <w:r>
        <w:rPr>
          <w:sz w:val="20"/>
        </w:rPr>
        <w:t>artefactual.</w:t>
      </w:r>
      <w:r>
        <w:rPr>
          <w:spacing w:val="-6"/>
          <w:sz w:val="20"/>
        </w:rPr>
        <w:t xml:space="preserve"> </w:t>
      </w:r>
      <w:r>
        <w:rPr>
          <w:sz w:val="20"/>
        </w:rPr>
        <w:t>Flat</w:t>
      </w:r>
      <w:r>
        <w:rPr>
          <w:spacing w:val="-6"/>
          <w:sz w:val="20"/>
        </w:rPr>
        <w:t xml:space="preserve"> </w:t>
      </w:r>
      <w:r>
        <w:rPr>
          <w:sz w:val="20"/>
        </w:rPr>
        <w:t>segments</w:t>
      </w:r>
      <w:r>
        <w:rPr>
          <w:spacing w:val="-6"/>
          <w:sz w:val="20"/>
        </w:rPr>
        <w:t xml:space="preserve"> </w:t>
      </w:r>
      <w:r>
        <w:rPr>
          <w:sz w:val="20"/>
        </w:rPr>
        <w:t>longer</w:t>
      </w:r>
      <w:r>
        <w:rPr>
          <w:spacing w:val="-6"/>
          <w:sz w:val="20"/>
        </w:rPr>
        <w:t xml:space="preserve"> </w:t>
      </w:r>
      <w:r>
        <w:rPr>
          <w:sz w:val="20"/>
        </w:rPr>
        <w:t>than</w:t>
      </w:r>
      <w:r>
        <w:rPr>
          <w:spacing w:val="-6"/>
          <w:sz w:val="20"/>
        </w:rPr>
        <w:t xml:space="preserve"> </w:t>
      </w:r>
      <w:r>
        <w:rPr>
          <w:sz w:val="20"/>
        </w:rPr>
        <w:t>5s</w:t>
      </w:r>
      <w:r>
        <w:rPr>
          <w:spacing w:val="-6"/>
          <w:sz w:val="20"/>
        </w:rPr>
        <w:t xml:space="preserve"> </w:t>
      </w:r>
      <w:r>
        <w:rPr>
          <w:sz w:val="20"/>
        </w:rPr>
        <w:t>were removed, and short gaps (</w:t>
      </w:r>
      <w:r>
        <w:rPr>
          <w:rFonts w:ascii="Lucida Sans Unicode" w:hAnsi="Lucida Sans Unicode"/>
          <w:sz w:val="20"/>
        </w:rPr>
        <w:t>≤</w:t>
      </w:r>
      <w:r>
        <w:rPr>
          <w:sz w:val="20"/>
        </w:rPr>
        <w:t>5 s) were linearly interpolated. Signals</w:t>
      </w:r>
      <w:r>
        <w:rPr>
          <w:spacing w:val="45"/>
          <w:sz w:val="20"/>
        </w:rPr>
        <w:t xml:space="preserve"> </w:t>
      </w:r>
      <w:r>
        <w:rPr>
          <w:sz w:val="20"/>
        </w:rPr>
        <w:t>were</w:t>
      </w:r>
      <w:r>
        <w:rPr>
          <w:spacing w:val="46"/>
          <w:sz w:val="20"/>
        </w:rPr>
        <w:t xml:space="preserve"> </w:t>
      </w:r>
      <w:r>
        <w:rPr>
          <w:sz w:val="20"/>
        </w:rPr>
        <w:t>detrended</w:t>
      </w:r>
      <w:r>
        <w:rPr>
          <w:spacing w:val="46"/>
          <w:sz w:val="20"/>
        </w:rPr>
        <w:t xml:space="preserve"> </w:t>
      </w:r>
      <w:r>
        <w:rPr>
          <w:sz w:val="20"/>
        </w:rPr>
        <w:t>and</w:t>
      </w:r>
      <w:r>
        <w:rPr>
          <w:spacing w:val="45"/>
          <w:sz w:val="20"/>
        </w:rPr>
        <w:t xml:space="preserve"> </w:t>
      </w:r>
      <w:r>
        <w:rPr>
          <w:sz w:val="20"/>
        </w:rPr>
        <w:t>low-pass</w:t>
      </w:r>
      <w:r>
        <w:rPr>
          <w:spacing w:val="46"/>
          <w:sz w:val="20"/>
        </w:rPr>
        <w:t xml:space="preserve"> </w:t>
      </w:r>
      <w:r>
        <w:rPr>
          <w:sz w:val="20"/>
        </w:rPr>
        <w:t>filtered</w:t>
      </w:r>
      <w:r>
        <w:rPr>
          <w:spacing w:val="46"/>
          <w:sz w:val="20"/>
        </w:rPr>
        <w:t xml:space="preserve"> </w:t>
      </w:r>
      <w:r>
        <w:rPr>
          <w:spacing w:val="-2"/>
          <w:sz w:val="20"/>
        </w:rPr>
        <w:t>(Butterworth,</w:t>
      </w:r>
    </w:p>
    <w:p w14:paraId="4038D9A1" w14:textId="77777777" w:rsidR="005E5D1A" w:rsidRDefault="00000000">
      <w:pPr>
        <w:pStyle w:val="BodyText"/>
        <w:spacing w:before="3" w:line="249" w:lineRule="auto"/>
      </w:pPr>
      <w:r>
        <w:t>3 Hz) before decomposition into tonic and phasic components following</w:t>
      </w:r>
      <w:r>
        <w:rPr>
          <w:spacing w:val="-13"/>
        </w:rPr>
        <w:t xml:space="preserve"> </w:t>
      </w:r>
      <w:r>
        <w:t>standard</w:t>
      </w:r>
      <w:r>
        <w:rPr>
          <w:spacing w:val="-12"/>
        </w:rPr>
        <w:t xml:space="preserve"> </w:t>
      </w:r>
      <w:r>
        <w:t>procedures</w:t>
      </w:r>
      <w:r>
        <w:rPr>
          <w:spacing w:val="-13"/>
        </w:rPr>
        <w:t xml:space="preserve"> </w:t>
      </w:r>
      <w:r>
        <w:t>[52].</w:t>
      </w:r>
      <w:r>
        <w:rPr>
          <w:spacing w:val="-12"/>
        </w:rPr>
        <w:t xml:space="preserve"> </w:t>
      </w:r>
      <w:r>
        <w:t>Tonic</w:t>
      </w:r>
      <w:r>
        <w:rPr>
          <w:spacing w:val="-13"/>
        </w:rPr>
        <w:t xml:space="preserve"> </w:t>
      </w:r>
      <w:r>
        <w:t>activity</w:t>
      </w:r>
      <w:r>
        <w:rPr>
          <w:spacing w:val="-12"/>
        </w:rPr>
        <w:t xml:space="preserve"> </w:t>
      </w:r>
      <w:r>
        <w:t>was</w:t>
      </w:r>
      <w:r>
        <w:rPr>
          <w:spacing w:val="-13"/>
        </w:rPr>
        <w:t xml:space="preserve"> </w:t>
      </w:r>
      <w:r>
        <w:t>indexed by</w:t>
      </w:r>
      <w:r>
        <w:rPr>
          <w:spacing w:val="-2"/>
        </w:rPr>
        <w:t xml:space="preserve"> </w:t>
      </w:r>
      <w:r>
        <w:t>the</w:t>
      </w:r>
      <w:r>
        <w:rPr>
          <w:spacing w:val="-2"/>
        </w:rPr>
        <w:t xml:space="preserve"> </w:t>
      </w:r>
      <w:r>
        <w:t>mean</w:t>
      </w:r>
      <w:r>
        <w:rPr>
          <w:spacing w:val="-2"/>
        </w:rPr>
        <w:t xml:space="preserve"> </w:t>
      </w:r>
      <w:r>
        <w:t>and</w:t>
      </w:r>
      <w:r>
        <w:rPr>
          <w:spacing w:val="-2"/>
        </w:rPr>
        <w:t xml:space="preserve"> </w:t>
      </w:r>
      <w:r>
        <w:t>standard</w:t>
      </w:r>
      <w:r>
        <w:rPr>
          <w:spacing w:val="-2"/>
        </w:rPr>
        <w:t xml:space="preserve"> </w:t>
      </w:r>
      <w:r>
        <w:t>deviation</w:t>
      </w:r>
      <w:r>
        <w:rPr>
          <w:spacing w:val="-2"/>
        </w:rPr>
        <w:t xml:space="preserve"> </w:t>
      </w:r>
      <w:r>
        <w:t>of</w:t>
      </w:r>
      <w:r>
        <w:rPr>
          <w:spacing w:val="-2"/>
        </w:rPr>
        <w:t xml:space="preserve"> </w:t>
      </w:r>
      <w:r>
        <w:t>skin-conductance</w:t>
      </w:r>
      <w:r>
        <w:rPr>
          <w:spacing w:val="-2"/>
        </w:rPr>
        <w:t xml:space="preserve"> </w:t>
      </w:r>
      <w:r>
        <w:t>level, and phasic activity by the rate, total area, and total count of skin-conductance responses.</w:t>
      </w:r>
    </w:p>
    <w:p w14:paraId="4038D9A2" w14:textId="77777777" w:rsidR="005E5D1A" w:rsidRDefault="00000000">
      <w:pPr>
        <w:pStyle w:val="ListParagraph"/>
        <w:numPr>
          <w:ilvl w:val="0"/>
          <w:numId w:val="5"/>
        </w:numPr>
        <w:tabs>
          <w:tab w:val="left" w:pos="722"/>
        </w:tabs>
        <w:spacing w:line="249" w:lineRule="auto"/>
        <w:ind w:firstLine="199"/>
        <w:rPr>
          <w:sz w:val="20"/>
        </w:rPr>
      </w:pPr>
      <w:r>
        <w:rPr>
          <w:i/>
          <w:sz w:val="20"/>
        </w:rPr>
        <w:t>Heart</w:t>
      </w:r>
      <w:r>
        <w:rPr>
          <w:i/>
          <w:spacing w:val="40"/>
          <w:sz w:val="20"/>
        </w:rPr>
        <w:t xml:space="preserve"> </w:t>
      </w:r>
      <w:r>
        <w:rPr>
          <w:i/>
          <w:sz w:val="20"/>
        </w:rPr>
        <w:t>Rate</w:t>
      </w:r>
      <w:r>
        <w:rPr>
          <w:i/>
          <w:spacing w:val="40"/>
          <w:sz w:val="20"/>
        </w:rPr>
        <w:t xml:space="preserve"> </w:t>
      </w:r>
      <w:r>
        <w:rPr>
          <w:i/>
          <w:sz w:val="20"/>
        </w:rPr>
        <w:t>and</w:t>
      </w:r>
      <w:r>
        <w:rPr>
          <w:i/>
          <w:spacing w:val="40"/>
          <w:sz w:val="20"/>
        </w:rPr>
        <w:t xml:space="preserve"> </w:t>
      </w:r>
      <w:r>
        <w:rPr>
          <w:i/>
          <w:sz w:val="20"/>
        </w:rPr>
        <w:t>Heart</w:t>
      </w:r>
      <w:r>
        <w:rPr>
          <w:i/>
          <w:spacing w:val="40"/>
          <w:sz w:val="20"/>
        </w:rPr>
        <w:t xml:space="preserve"> </w:t>
      </w:r>
      <w:r>
        <w:rPr>
          <w:i/>
          <w:sz w:val="20"/>
        </w:rPr>
        <w:t>Rate</w:t>
      </w:r>
      <w:r>
        <w:rPr>
          <w:i/>
          <w:spacing w:val="40"/>
          <w:sz w:val="20"/>
        </w:rPr>
        <w:t xml:space="preserve"> </w:t>
      </w:r>
      <w:r>
        <w:rPr>
          <w:i/>
          <w:sz w:val="20"/>
        </w:rPr>
        <w:t>Variability</w:t>
      </w:r>
      <w:r>
        <w:rPr>
          <w:i/>
          <w:spacing w:val="40"/>
          <w:sz w:val="20"/>
        </w:rPr>
        <w:t xml:space="preserve"> </w:t>
      </w:r>
      <w:r>
        <w:rPr>
          <w:i/>
          <w:sz w:val="20"/>
        </w:rPr>
        <w:t xml:space="preserve">(HR/HRV): </w:t>
      </w:r>
      <w:r>
        <w:rPr>
          <w:sz w:val="20"/>
        </w:rPr>
        <w:t>Heart-rate</w:t>
      </w:r>
      <w:r>
        <w:rPr>
          <w:spacing w:val="30"/>
          <w:sz w:val="20"/>
        </w:rPr>
        <w:t xml:space="preserve"> </w:t>
      </w:r>
      <w:r>
        <w:rPr>
          <w:sz w:val="20"/>
        </w:rPr>
        <w:t>and</w:t>
      </w:r>
      <w:r>
        <w:rPr>
          <w:spacing w:val="30"/>
          <w:sz w:val="20"/>
        </w:rPr>
        <w:t xml:space="preserve"> </w:t>
      </w:r>
      <w:r>
        <w:rPr>
          <w:sz w:val="20"/>
        </w:rPr>
        <w:t>interbeat-interval</w:t>
      </w:r>
      <w:r>
        <w:rPr>
          <w:spacing w:val="30"/>
          <w:sz w:val="20"/>
        </w:rPr>
        <w:t xml:space="preserve"> </w:t>
      </w:r>
      <w:r>
        <w:rPr>
          <w:sz w:val="20"/>
        </w:rPr>
        <w:t>data</w:t>
      </w:r>
      <w:r>
        <w:rPr>
          <w:spacing w:val="31"/>
          <w:sz w:val="20"/>
        </w:rPr>
        <w:t xml:space="preserve"> </w:t>
      </w:r>
      <w:r>
        <w:rPr>
          <w:sz w:val="20"/>
        </w:rPr>
        <w:t>were</w:t>
      </w:r>
      <w:r>
        <w:rPr>
          <w:spacing w:val="30"/>
          <w:sz w:val="20"/>
        </w:rPr>
        <w:t xml:space="preserve"> </w:t>
      </w:r>
      <w:r>
        <w:rPr>
          <w:sz w:val="20"/>
        </w:rPr>
        <w:t>recorded</w:t>
      </w:r>
      <w:r>
        <w:rPr>
          <w:spacing w:val="30"/>
          <w:sz w:val="20"/>
        </w:rPr>
        <w:t xml:space="preserve"> </w:t>
      </w:r>
      <w:r>
        <w:rPr>
          <w:sz w:val="20"/>
        </w:rPr>
        <w:t>using</w:t>
      </w:r>
      <w:r>
        <w:rPr>
          <w:spacing w:val="30"/>
          <w:sz w:val="20"/>
        </w:rPr>
        <w:t xml:space="preserve"> </w:t>
      </w:r>
      <w:r>
        <w:rPr>
          <w:sz w:val="20"/>
        </w:rPr>
        <w:t>a Polar</w:t>
      </w:r>
      <w:r>
        <w:rPr>
          <w:spacing w:val="29"/>
          <w:sz w:val="20"/>
        </w:rPr>
        <w:t xml:space="preserve"> </w:t>
      </w:r>
      <w:r>
        <w:rPr>
          <w:sz w:val="20"/>
        </w:rPr>
        <w:t>H10</w:t>
      </w:r>
      <w:r>
        <w:rPr>
          <w:spacing w:val="29"/>
          <w:sz w:val="20"/>
        </w:rPr>
        <w:t xml:space="preserve"> </w:t>
      </w:r>
      <w:r>
        <w:rPr>
          <w:sz w:val="20"/>
        </w:rPr>
        <w:t>sensor.</w:t>
      </w:r>
      <w:r>
        <w:rPr>
          <w:spacing w:val="29"/>
          <w:sz w:val="20"/>
        </w:rPr>
        <w:t xml:space="preserve"> </w:t>
      </w:r>
      <w:r>
        <w:rPr>
          <w:sz w:val="20"/>
        </w:rPr>
        <w:t>Values</w:t>
      </w:r>
      <w:r>
        <w:rPr>
          <w:spacing w:val="29"/>
          <w:sz w:val="20"/>
        </w:rPr>
        <w:t xml:space="preserve"> </w:t>
      </w:r>
      <w:r>
        <w:rPr>
          <w:sz w:val="20"/>
        </w:rPr>
        <w:t>outside</w:t>
      </w:r>
      <w:r>
        <w:rPr>
          <w:spacing w:val="29"/>
          <w:sz w:val="20"/>
        </w:rPr>
        <w:t xml:space="preserve"> </w:t>
      </w:r>
      <w:r>
        <w:rPr>
          <w:sz w:val="20"/>
        </w:rPr>
        <w:t>physiological</w:t>
      </w:r>
      <w:r>
        <w:rPr>
          <w:spacing w:val="29"/>
          <w:sz w:val="20"/>
        </w:rPr>
        <w:t xml:space="preserve"> </w:t>
      </w:r>
      <w:r>
        <w:rPr>
          <w:sz w:val="20"/>
        </w:rPr>
        <w:t>ranges</w:t>
      </w:r>
      <w:r>
        <w:rPr>
          <w:spacing w:val="29"/>
          <w:sz w:val="20"/>
        </w:rPr>
        <w:t xml:space="preserve"> </w:t>
      </w:r>
      <w:r>
        <w:rPr>
          <w:sz w:val="20"/>
        </w:rPr>
        <w:t>(40–220</w:t>
      </w:r>
      <w:r>
        <w:rPr>
          <w:spacing w:val="40"/>
          <w:sz w:val="20"/>
        </w:rPr>
        <w:t xml:space="preserve"> </w:t>
      </w:r>
      <w:r>
        <w:rPr>
          <w:sz w:val="20"/>
        </w:rPr>
        <w:t>bpm;</w:t>
      </w:r>
      <w:r>
        <w:rPr>
          <w:spacing w:val="40"/>
          <w:sz w:val="20"/>
        </w:rPr>
        <w:t xml:space="preserve"> </w:t>
      </w:r>
      <w:r>
        <w:rPr>
          <w:sz w:val="20"/>
        </w:rPr>
        <w:t>100–2000</w:t>
      </w:r>
      <w:r>
        <w:rPr>
          <w:spacing w:val="40"/>
          <w:sz w:val="20"/>
        </w:rPr>
        <w:t xml:space="preserve"> </w:t>
      </w:r>
      <w:r>
        <w:rPr>
          <w:sz w:val="20"/>
        </w:rPr>
        <w:t>ms)</w:t>
      </w:r>
      <w:r>
        <w:rPr>
          <w:spacing w:val="40"/>
          <w:sz w:val="20"/>
        </w:rPr>
        <w:t xml:space="preserve"> </w:t>
      </w:r>
      <w:r>
        <w:rPr>
          <w:sz w:val="20"/>
        </w:rPr>
        <w:t>were</w:t>
      </w:r>
      <w:r>
        <w:rPr>
          <w:spacing w:val="40"/>
          <w:sz w:val="20"/>
        </w:rPr>
        <w:t xml:space="preserve"> </w:t>
      </w:r>
      <w:r>
        <w:rPr>
          <w:sz w:val="20"/>
        </w:rPr>
        <w:t>treated</w:t>
      </w:r>
      <w:r>
        <w:rPr>
          <w:spacing w:val="40"/>
          <w:sz w:val="20"/>
        </w:rPr>
        <w:t xml:space="preserve"> </w:t>
      </w:r>
      <w:r>
        <w:rPr>
          <w:sz w:val="20"/>
        </w:rPr>
        <w:t>as</w:t>
      </w:r>
      <w:r>
        <w:rPr>
          <w:spacing w:val="40"/>
          <w:sz w:val="20"/>
        </w:rPr>
        <w:t xml:space="preserve"> </w:t>
      </w:r>
      <w:r>
        <w:rPr>
          <w:sz w:val="20"/>
        </w:rPr>
        <w:t>artefactual</w:t>
      </w:r>
      <w:r>
        <w:rPr>
          <w:spacing w:val="40"/>
          <w:sz w:val="20"/>
        </w:rPr>
        <w:t xml:space="preserve"> </w:t>
      </w:r>
      <w:r>
        <w:rPr>
          <w:sz w:val="20"/>
        </w:rPr>
        <w:t>and</w:t>
      </w:r>
      <w:r>
        <w:rPr>
          <w:spacing w:val="40"/>
          <w:sz w:val="20"/>
        </w:rPr>
        <w:t xml:space="preserve"> </w:t>
      </w:r>
      <w:r>
        <w:rPr>
          <w:sz w:val="20"/>
        </w:rPr>
        <w:t>corrected using linear or cubic interpolation across brief dis-continuities.</w:t>
      </w:r>
      <w:r>
        <w:rPr>
          <w:spacing w:val="34"/>
          <w:sz w:val="20"/>
        </w:rPr>
        <w:t xml:space="preserve"> </w:t>
      </w:r>
      <w:r>
        <w:rPr>
          <w:sz w:val="20"/>
        </w:rPr>
        <w:t>Ectopic</w:t>
      </w:r>
      <w:r>
        <w:rPr>
          <w:spacing w:val="34"/>
          <w:sz w:val="20"/>
        </w:rPr>
        <w:t xml:space="preserve"> </w:t>
      </w:r>
      <w:r>
        <w:rPr>
          <w:sz w:val="20"/>
        </w:rPr>
        <w:t>beats</w:t>
      </w:r>
      <w:r>
        <w:rPr>
          <w:spacing w:val="34"/>
          <w:sz w:val="20"/>
        </w:rPr>
        <w:t xml:space="preserve"> </w:t>
      </w:r>
      <w:r>
        <w:rPr>
          <w:sz w:val="20"/>
        </w:rPr>
        <w:t>were</w:t>
      </w:r>
      <w:r>
        <w:rPr>
          <w:spacing w:val="34"/>
          <w:sz w:val="20"/>
        </w:rPr>
        <w:t xml:space="preserve"> </w:t>
      </w:r>
      <w:r>
        <w:rPr>
          <w:sz w:val="20"/>
        </w:rPr>
        <w:t>corrected</w:t>
      </w:r>
      <w:r>
        <w:rPr>
          <w:spacing w:val="34"/>
          <w:sz w:val="20"/>
        </w:rPr>
        <w:t xml:space="preserve"> </w:t>
      </w:r>
      <w:r>
        <w:rPr>
          <w:sz w:val="20"/>
        </w:rPr>
        <w:t>using</w:t>
      </w:r>
      <w:r>
        <w:rPr>
          <w:spacing w:val="34"/>
          <w:sz w:val="20"/>
        </w:rPr>
        <w:t xml:space="preserve"> </w:t>
      </w:r>
      <w:r>
        <w:rPr>
          <w:sz w:val="20"/>
        </w:rPr>
        <w:t>the</w:t>
      </w:r>
      <w:r>
        <w:rPr>
          <w:spacing w:val="34"/>
          <w:sz w:val="20"/>
        </w:rPr>
        <w:t xml:space="preserve"> </w:t>
      </w:r>
      <w:r>
        <w:rPr>
          <w:sz w:val="20"/>
        </w:rPr>
        <w:t>Kubios method</w:t>
      </w:r>
      <w:r>
        <w:rPr>
          <w:spacing w:val="27"/>
          <w:sz w:val="20"/>
        </w:rPr>
        <w:t xml:space="preserve"> </w:t>
      </w:r>
      <w:r>
        <w:rPr>
          <w:sz w:val="20"/>
        </w:rPr>
        <w:t>[53]</w:t>
      </w:r>
      <w:r>
        <w:rPr>
          <w:spacing w:val="27"/>
          <w:sz w:val="20"/>
        </w:rPr>
        <w:t xml:space="preserve"> </w:t>
      </w:r>
      <w:r>
        <w:rPr>
          <w:sz w:val="20"/>
        </w:rPr>
        <w:t>implemented</w:t>
      </w:r>
      <w:r>
        <w:rPr>
          <w:spacing w:val="27"/>
          <w:sz w:val="20"/>
        </w:rPr>
        <w:t xml:space="preserve"> </w:t>
      </w:r>
      <w:r>
        <w:rPr>
          <w:sz w:val="20"/>
        </w:rPr>
        <w:t>in</w:t>
      </w:r>
      <w:r>
        <w:rPr>
          <w:spacing w:val="27"/>
          <w:sz w:val="20"/>
        </w:rPr>
        <w:t xml:space="preserve"> </w:t>
      </w:r>
      <w:r>
        <w:rPr>
          <w:i/>
          <w:sz w:val="20"/>
        </w:rPr>
        <w:t>NeuroKit2</w:t>
      </w:r>
      <w:r>
        <w:rPr>
          <w:i/>
          <w:spacing w:val="27"/>
          <w:sz w:val="20"/>
        </w:rPr>
        <w:t xml:space="preserve"> </w:t>
      </w:r>
      <w:r>
        <w:rPr>
          <w:sz w:val="20"/>
        </w:rPr>
        <w:t>[52],</w:t>
      </w:r>
      <w:r>
        <w:rPr>
          <w:spacing w:val="27"/>
          <w:sz w:val="20"/>
        </w:rPr>
        <w:t xml:space="preserve"> </w:t>
      </w:r>
      <w:r>
        <w:rPr>
          <w:sz w:val="20"/>
        </w:rPr>
        <w:t>followed</w:t>
      </w:r>
      <w:r>
        <w:rPr>
          <w:spacing w:val="27"/>
          <w:sz w:val="20"/>
        </w:rPr>
        <w:t xml:space="preserve"> </w:t>
      </w:r>
      <w:r>
        <w:rPr>
          <w:sz w:val="20"/>
        </w:rPr>
        <w:t>by</w:t>
      </w:r>
      <w:r>
        <w:rPr>
          <w:spacing w:val="27"/>
          <w:sz w:val="20"/>
        </w:rPr>
        <w:t xml:space="preserve"> </w:t>
      </w:r>
      <w:r>
        <w:rPr>
          <w:sz w:val="20"/>
        </w:rPr>
        <w:t>a rolling</w:t>
      </w:r>
      <w:r>
        <w:rPr>
          <w:spacing w:val="-9"/>
          <w:sz w:val="20"/>
        </w:rPr>
        <w:t xml:space="preserve"> </w:t>
      </w:r>
      <w:r>
        <w:rPr>
          <w:sz w:val="20"/>
        </w:rPr>
        <w:t>median–absolute–deviation</w:t>
      </w:r>
      <w:r>
        <w:rPr>
          <w:spacing w:val="-9"/>
          <w:sz w:val="20"/>
        </w:rPr>
        <w:t xml:space="preserve"> </w:t>
      </w:r>
      <w:r>
        <w:rPr>
          <w:sz w:val="20"/>
        </w:rPr>
        <w:t>filter</w:t>
      </w:r>
      <w:r>
        <w:rPr>
          <w:spacing w:val="-9"/>
          <w:sz w:val="20"/>
        </w:rPr>
        <w:t xml:space="preserve"> </w:t>
      </w:r>
      <w:r>
        <w:rPr>
          <w:sz w:val="20"/>
        </w:rPr>
        <w:t>for</w:t>
      </w:r>
      <w:r>
        <w:rPr>
          <w:spacing w:val="-9"/>
          <w:sz w:val="20"/>
        </w:rPr>
        <w:t xml:space="preserve"> </w:t>
      </w:r>
      <w:r>
        <w:rPr>
          <w:sz w:val="20"/>
        </w:rPr>
        <w:t>residual</w:t>
      </w:r>
      <w:r>
        <w:rPr>
          <w:spacing w:val="-9"/>
          <w:sz w:val="20"/>
        </w:rPr>
        <w:t xml:space="preserve"> </w:t>
      </w:r>
      <w:r>
        <w:rPr>
          <w:sz w:val="20"/>
        </w:rPr>
        <w:t>outlier</w:t>
      </w:r>
      <w:r>
        <w:rPr>
          <w:spacing w:val="-9"/>
          <w:sz w:val="20"/>
        </w:rPr>
        <w:t xml:space="preserve"> </w:t>
      </w:r>
      <w:r>
        <w:rPr>
          <w:sz w:val="20"/>
        </w:rPr>
        <w:t>re-moval. Root mean square of successive differences (RMSSD) was derived from the cleaned interbeat intervals.</w:t>
      </w:r>
    </w:p>
    <w:p w14:paraId="4038D9A3" w14:textId="77777777" w:rsidR="005E5D1A" w:rsidRDefault="00000000">
      <w:pPr>
        <w:pStyle w:val="ListParagraph"/>
        <w:numPr>
          <w:ilvl w:val="0"/>
          <w:numId w:val="5"/>
        </w:numPr>
        <w:tabs>
          <w:tab w:val="left" w:pos="722"/>
        </w:tabs>
        <w:spacing w:line="249" w:lineRule="auto"/>
        <w:ind w:firstLine="199"/>
        <w:rPr>
          <w:sz w:val="20"/>
        </w:rPr>
      </w:pPr>
      <w:r>
        <w:rPr>
          <w:i/>
          <w:sz w:val="20"/>
        </w:rPr>
        <w:t>Pupillometry:</w:t>
      </w:r>
      <w:r>
        <w:rPr>
          <w:i/>
          <w:spacing w:val="32"/>
          <w:sz w:val="20"/>
        </w:rPr>
        <w:t xml:space="preserve"> </w:t>
      </w:r>
      <w:r>
        <w:rPr>
          <w:sz w:val="20"/>
        </w:rPr>
        <w:t>Binocular pupil diameter was recorded at an effective rate of 30 Hz using the Vive Pro Eye tracker. Subject-specific luminance calibration was conducted during the baseline phase to estimate each participant’s resting pupil-lary response to varying scene luminance levels. During each condition, instantaneous scene luminance at the participant’s gaze</w:t>
      </w:r>
      <w:r>
        <w:rPr>
          <w:spacing w:val="22"/>
          <w:sz w:val="20"/>
        </w:rPr>
        <w:t xml:space="preserve"> </w:t>
      </w:r>
      <w:r>
        <w:rPr>
          <w:sz w:val="20"/>
        </w:rPr>
        <w:t>point</w:t>
      </w:r>
      <w:r>
        <w:rPr>
          <w:spacing w:val="23"/>
          <w:sz w:val="20"/>
        </w:rPr>
        <w:t xml:space="preserve"> </w:t>
      </w:r>
      <w:r>
        <w:rPr>
          <w:sz w:val="20"/>
        </w:rPr>
        <w:t>was</w:t>
      </w:r>
      <w:r>
        <w:rPr>
          <w:spacing w:val="23"/>
          <w:sz w:val="20"/>
        </w:rPr>
        <w:t xml:space="preserve"> </w:t>
      </w:r>
      <w:r>
        <w:rPr>
          <w:sz w:val="20"/>
        </w:rPr>
        <w:t>logged,</w:t>
      </w:r>
      <w:r>
        <w:rPr>
          <w:spacing w:val="23"/>
          <w:sz w:val="20"/>
        </w:rPr>
        <w:t xml:space="preserve"> </w:t>
      </w:r>
      <w:r>
        <w:rPr>
          <w:sz w:val="20"/>
        </w:rPr>
        <w:t>and</w:t>
      </w:r>
      <w:r>
        <w:rPr>
          <w:spacing w:val="23"/>
          <w:sz w:val="20"/>
        </w:rPr>
        <w:t xml:space="preserve"> </w:t>
      </w:r>
      <w:r>
        <w:rPr>
          <w:sz w:val="20"/>
        </w:rPr>
        <w:t>pupil</w:t>
      </w:r>
      <w:r>
        <w:rPr>
          <w:spacing w:val="23"/>
          <w:sz w:val="20"/>
        </w:rPr>
        <w:t xml:space="preserve"> </w:t>
      </w:r>
      <w:r>
        <w:rPr>
          <w:sz w:val="20"/>
        </w:rPr>
        <w:t>diameter</w:t>
      </w:r>
      <w:r>
        <w:rPr>
          <w:spacing w:val="22"/>
          <w:sz w:val="20"/>
        </w:rPr>
        <w:t xml:space="preserve"> </w:t>
      </w:r>
      <w:r>
        <w:rPr>
          <w:sz w:val="20"/>
        </w:rPr>
        <w:t>was</w:t>
      </w:r>
      <w:r>
        <w:rPr>
          <w:spacing w:val="23"/>
          <w:sz w:val="20"/>
        </w:rPr>
        <w:t xml:space="preserve"> </w:t>
      </w:r>
      <w:r>
        <w:rPr>
          <w:sz w:val="20"/>
        </w:rPr>
        <w:t>corrected</w:t>
      </w:r>
      <w:r>
        <w:rPr>
          <w:spacing w:val="23"/>
          <w:sz w:val="20"/>
        </w:rPr>
        <w:t xml:space="preserve"> </w:t>
      </w:r>
      <w:r>
        <w:rPr>
          <w:spacing w:val="-5"/>
          <w:sz w:val="20"/>
        </w:rPr>
        <w:t>by</w:t>
      </w:r>
    </w:p>
    <w:p w14:paraId="4038D9A4" w14:textId="77777777" w:rsidR="005E5D1A" w:rsidRDefault="00000000">
      <w:pPr>
        <w:pStyle w:val="BodyText"/>
        <w:spacing w:before="70"/>
        <w:ind w:left="0"/>
        <w:jc w:val="left"/>
      </w:pPr>
      <w:r>
        <w:br w:type="column"/>
      </w:r>
    </w:p>
    <w:p w14:paraId="4038D9A5" w14:textId="77777777" w:rsidR="005E5D1A" w:rsidRDefault="00000000">
      <w:pPr>
        <w:pStyle w:val="ListParagraph"/>
        <w:numPr>
          <w:ilvl w:val="0"/>
          <w:numId w:val="4"/>
        </w:numPr>
        <w:tabs>
          <w:tab w:val="left" w:pos="414"/>
        </w:tabs>
        <w:ind w:hanging="215"/>
        <w:jc w:val="both"/>
        <w:rPr>
          <w:i/>
          <w:sz w:val="20"/>
        </w:rPr>
      </w:pPr>
      <w:r>
        <w:rPr>
          <w:i/>
          <w:sz w:val="20"/>
        </w:rPr>
        <w:t>Quality</w:t>
      </w:r>
      <w:r>
        <w:rPr>
          <w:i/>
          <w:spacing w:val="6"/>
          <w:sz w:val="20"/>
        </w:rPr>
        <w:t xml:space="preserve"> </w:t>
      </w:r>
      <w:r>
        <w:rPr>
          <w:i/>
          <w:sz w:val="20"/>
        </w:rPr>
        <w:t>Control</w:t>
      </w:r>
      <w:r>
        <w:rPr>
          <w:i/>
          <w:spacing w:val="7"/>
          <w:sz w:val="20"/>
        </w:rPr>
        <w:t xml:space="preserve"> </w:t>
      </w:r>
      <w:r>
        <w:rPr>
          <w:i/>
          <w:sz w:val="20"/>
        </w:rPr>
        <w:t>and</w:t>
      </w:r>
      <w:r>
        <w:rPr>
          <w:i/>
          <w:spacing w:val="7"/>
          <w:sz w:val="20"/>
        </w:rPr>
        <w:t xml:space="preserve"> </w:t>
      </w:r>
      <w:r>
        <w:rPr>
          <w:i/>
          <w:sz w:val="20"/>
        </w:rPr>
        <w:t>Participant</w:t>
      </w:r>
      <w:r>
        <w:rPr>
          <w:i/>
          <w:spacing w:val="6"/>
          <w:sz w:val="20"/>
        </w:rPr>
        <w:t xml:space="preserve"> </w:t>
      </w:r>
      <w:r>
        <w:rPr>
          <w:i/>
          <w:spacing w:val="-2"/>
          <w:sz w:val="20"/>
        </w:rPr>
        <w:t>Exclusion</w:t>
      </w:r>
    </w:p>
    <w:p w14:paraId="4038D9A6" w14:textId="77777777" w:rsidR="005E5D1A" w:rsidRDefault="00000000">
      <w:pPr>
        <w:pStyle w:val="BodyText"/>
        <w:spacing w:before="77" w:line="244" w:lineRule="auto"/>
        <w:ind w:left="199" w:right="977" w:firstLine="199"/>
      </w:pPr>
      <w:r>
        <w:t xml:space="preserve">Automated quality-control (QC) logs were generated for each participant and modality using modality-specific thresh-olds applied during preprocessing. For peripheral physiolog-ical data, participants were excluded if less than </w:t>
      </w:r>
      <w:r>
        <w:rPr>
          <w:rFonts w:ascii="Book Antiqua"/>
        </w:rPr>
        <w:t xml:space="preserve">50% </w:t>
      </w:r>
      <w:r>
        <w:t>of samples were retained in any condition, sensor, or overall dataset.</w:t>
      </w:r>
      <w:r>
        <w:rPr>
          <w:spacing w:val="24"/>
        </w:rPr>
        <w:t xml:space="preserve"> </w:t>
      </w:r>
      <w:r>
        <w:t>Specifically,</w:t>
      </w:r>
      <w:r>
        <w:rPr>
          <w:spacing w:val="23"/>
        </w:rPr>
        <w:t xml:space="preserve"> </w:t>
      </w:r>
      <w:r>
        <w:t>exclusion</w:t>
      </w:r>
      <w:r>
        <w:rPr>
          <w:spacing w:val="24"/>
        </w:rPr>
        <w:t xml:space="preserve"> </w:t>
      </w:r>
      <w:r>
        <w:t>occurred</w:t>
      </w:r>
      <w:r>
        <w:rPr>
          <w:spacing w:val="25"/>
        </w:rPr>
        <w:t xml:space="preserve"> </w:t>
      </w:r>
      <w:r>
        <w:t>if</w:t>
      </w:r>
      <w:r>
        <w:rPr>
          <w:spacing w:val="24"/>
        </w:rPr>
        <w:t xml:space="preserve"> </w:t>
      </w:r>
      <w:r>
        <w:t>data</w:t>
      </w:r>
      <w:r>
        <w:rPr>
          <w:spacing w:val="23"/>
        </w:rPr>
        <w:t xml:space="preserve"> </w:t>
      </w:r>
      <w:r>
        <w:t>retention</w:t>
      </w:r>
      <w:r>
        <w:rPr>
          <w:spacing w:val="25"/>
        </w:rPr>
        <w:t xml:space="preserve"> </w:t>
      </w:r>
      <w:r>
        <w:rPr>
          <w:spacing w:val="-5"/>
        </w:rPr>
        <w:t>for</w:t>
      </w:r>
    </w:p>
    <w:p w14:paraId="4038D9A7" w14:textId="77777777" w:rsidR="005E5D1A" w:rsidRDefault="00000000">
      <w:pPr>
        <w:pStyle w:val="BodyText"/>
        <w:spacing w:before="8" w:line="249" w:lineRule="auto"/>
        <w:ind w:left="199" w:right="977"/>
      </w:pPr>
      <w:r>
        <w:t>(i) any sensor within a condition, (ii) any condition within a sensor, (iii) across all sensors, or (iv) across all conditions fell below this threshold.</w:t>
      </w:r>
    </w:p>
    <w:p w14:paraId="4038D9A8" w14:textId="77777777" w:rsidR="005E5D1A" w:rsidRDefault="00000000">
      <w:pPr>
        <w:pStyle w:val="BodyText"/>
        <w:spacing w:before="2" w:line="242" w:lineRule="auto"/>
        <w:ind w:left="199" w:right="977" w:firstLine="199"/>
      </w:pPr>
      <w:r>
        <w:t>For</w:t>
      </w:r>
      <w:r>
        <w:rPr>
          <w:spacing w:val="-4"/>
        </w:rPr>
        <w:t xml:space="preserve"> </w:t>
      </w:r>
      <w:r>
        <w:t>EEG,</w:t>
      </w:r>
      <w:r>
        <w:rPr>
          <w:spacing w:val="-4"/>
        </w:rPr>
        <w:t xml:space="preserve"> </w:t>
      </w:r>
      <w:r>
        <w:t>participants</w:t>
      </w:r>
      <w:r>
        <w:rPr>
          <w:spacing w:val="-4"/>
        </w:rPr>
        <w:t xml:space="preserve"> </w:t>
      </w:r>
      <w:r>
        <w:t>were</w:t>
      </w:r>
      <w:r>
        <w:rPr>
          <w:spacing w:val="-4"/>
        </w:rPr>
        <w:t xml:space="preserve"> </w:t>
      </w:r>
      <w:r>
        <w:t>excluded</w:t>
      </w:r>
      <w:r>
        <w:rPr>
          <w:spacing w:val="-5"/>
        </w:rPr>
        <w:t xml:space="preserve"> </w:t>
      </w:r>
      <w:r>
        <w:t>if,</w:t>
      </w:r>
      <w:r>
        <w:rPr>
          <w:spacing w:val="-4"/>
        </w:rPr>
        <w:t xml:space="preserve"> </w:t>
      </w:r>
      <w:r>
        <w:t>after</w:t>
      </w:r>
      <w:r>
        <w:rPr>
          <w:spacing w:val="-4"/>
        </w:rPr>
        <w:t xml:space="preserve"> </w:t>
      </w:r>
      <w:r>
        <w:t xml:space="preserve">preprocessing, less than </w:t>
      </w:r>
      <w:r>
        <w:rPr>
          <w:rFonts w:ascii="Book Antiqua"/>
        </w:rPr>
        <w:t xml:space="preserve">75% </w:t>
      </w:r>
      <w:r>
        <w:t xml:space="preserve">of data samples were retained, more than </w:t>
      </w:r>
      <w:r>
        <w:rPr>
          <w:rFonts w:ascii="Book Antiqua"/>
        </w:rPr>
        <w:t xml:space="preserve">25% </w:t>
      </w:r>
      <w:r>
        <w:t xml:space="preserve">of channels were interpolated, or over </w:t>
      </w:r>
      <w:r>
        <w:rPr>
          <w:rFonts w:ascii="Book Antiqua"/>
        </w:rPr>
        <w:t xml:space="preserve">40% </w:t>
      </w:r>
      <w:r>
        <w:t>of independent components were removed. EEG waveform plots were auto-matically generated and visually inspected by one researcher after each major cleaning step (channel rejection and ICA component removal) to confirm satisfactory data quality.</w:t>
      </w:r>
    </w:p>
    <w:p w14:paraId="4038D9A9" w14:textId="77777777" w:rsidR="005E5D1A" w:rsidRDefault="00000000">
      <w:pPr>
        <w:pStyle w:val="BodyText"/>
        <w:spacing w:before="12" w:line="249" w:lineRule="auto"/>
        <w:ind w:left="199" w:right="977" w:firstLine="199"/>
      </w:pPr>
      <w:r>
        <w:t>All</w:t>
      </w:r>
      <w:r>
        <w:rPr>
          <w:spacing w:val="-8"/>
        </w:rPr>
        <w:t xml:space="preserve"> </w:t>
      </w:r>
      <w:r>
        <w:t>QC</w:t>
      </w:r>
      <w:r>
        <w:rPr>
          <w:spacing w:val="-8"/>
        </w:rPr>
        <w:t xml:space="preserve"> </w:t>
      </w:r>
      <w:r>
        <w:t>metrics,</w:t>
      </w:r>
      <w:r>
        <w:rPr>
          <w:spacing w:val="-8"/>
        </w:rPr>
        <w:t xml:space="preserve"> </w:t>
      </w:r>
      <w:r>
        <w:t>exclusion</w:t>
      </w:r>
      <w:r>
        <w:rPr>
          <w:spacing w:val="-8"/>
        </w:rPr>
        <w:t xml:space="preserve"> </w:t>
      </w:r>
      <w:r>
        <w:t>decisions,</w:t>
      </w:r>
      <w:r>
        <w:rPr>
          <w:spacing w:val="-8"/>
        </w:rPr>
        <w:t xml:space="preserve"> </w:t>
      </w:r>
      <w:r>
        <w:t>and</w:t>
      </w:r>
      <w:r>
        <w:rPr>
          <w:spacing w:val="-8"/>
        </w:rPr>
        <w:t xml:space="preserve"> </w:t>
      </w:r>
      <w:r>
        <w:t>per-modality</w:t>
      </w:r>
      <w:r>
        <w:rPr>
          <w:spacing w:val="-8"/>
        </w:rPr>
        <w:t xml:space="preserve"> </w:t>
      </w:r>
      <w:r>
        <w:t>miss-ingness were logged for reproducibility.</w:t>
      </w:r>
    </w:p>
    <w:p w14:paraId="4038D9AA" w14:textId="77777777" w:rsidR="005E5D1A" w:rsidRDefault="005E5D1A">
      <w:pPr>
        <w:pStyle w:val="BodyText"/>
        <w:spacing w:before="96"/>
        <w:ind w:left="0"/>
        <w:jc w:val="left"/>
      </w:pPr>
    </w:p>
    <w:p w14:paraId="4038D9AB" w14:textId="77777777" w:rsidR="005E5D1A" w:rsidRDefault="00000000">
      <w:pPr>
        <w:pStyle w:val="ListParagraph"/>
        <w:numPr>
          <w:ilvl w:val="0"/>
          <w:numId w:val="4"/>
        </w:numPr>
        <w:tabs>
          <w:tab w:val="left" w:pos="431"/>
        </w:tabs>
        <w:spacing w:before="1"/>
        <w:ind w:left="431" w:hanging="232"/>
        <w:jc w:val="both"/>
        <w:rPr>
          <w:i/>
          <w:sz w:val="20"/>
        </w:rPr>
      </w:pPr>
      <w:r>
        <w:rPr>
          <w:i/>
          <w:sz w:val="20"/>
        </w:rPr>
        <w:t>Exploratory</w:t>
      </w:r>
      <w:r>
        <w:rPr>
          <w:i/>
          <w:spacing w:val="10"/>
          <w:sz w:val="20"/>
        </w:rPr>
        <w:t xml:space="preserve"> </w:t>
      </w:r>
      <w:r>
        <w:rPr>
          <w:i/>
          <w:sz w:val="20"/>
        </w:rPr>
        <w:t>Data</w:t>
      </w:r>
      <w:r>
        <w:rPr>
          <w:i/>
          <w:spacing w:val="11"/>
          <w:sz w:val="20"/>
        </w:rPr>
        <w:t xml:space="preserve"> </w:t>
      </w:r>
      <w:r>
        <w:rPr>
          <w:i/>
          <w:spacing w:val="-2"/>
          <w:sz w:val="20"/>
        </w:rPr>
        <w:t>Analysis</w:t>
      </w:r>
    </w:p>
    <w:p w14:paraId="4038D9AC" w14:textId="77777777" w:rsidR="005E5D1A" w:rsidRDefault="00000000">
      <w:pPr>
        <w:pStyle w:val="BodyText"/>
        <w:spacing w:before="77" w:line="249" w:lineRule="auto"/>
        <w:ind w:left="199" w:right="977" w:firstLine="199"/>
      </w:pPr>
      <w:r>
        <w:t>Exploratory analyses assessed the effectiveness of the ex-perimental</w:t>
      </w:r>
      <w:r>
        <w:rPr>
          <w:spacing w:val="-3"/>
        </w:rPr>
        <w:t xml:space="preserve"> </w:t>
      </w:r>
      <w:r>
        <w:t>manipulations</w:t>
      </w:r>
      <w:r>
        <w:rPr>
          <w:spacing w:val="-3"/>
        </w:rPr>
        <w:t xml:space="preserve"> </w:t>
      </w:r>
      <w:r>
        <w:t>and</w:t>
      </w:r>
      <w:r>
        <w:rPr>
          <w:spacing w:val="-3"/>
        </w:rPr>
        <w:t xml:space="preserve"> </w:t>
      </w:r>
      <w:r>
        <w:t>examined</w:t>
      </w:r>
      <w:r>
        <w:rPr>
          <w:spacing w:val="-3"/>
        </w:rPr>
        <w:t xml:space="preserve"> </w:t>
      </w:r>
      <w:r>
        <w:t>relationships</w:t>
      </w:r>
      <w:r>
        <w:rPr>
          <w:spacing w:val="-3"/>
        </w:rPr>
        <w:t xml:space="preserve"> </w:t>
      </w:r>
      <w:r>
        <w:t>between subjective ratings and physiological measures.</w:t>
      </w:r>
    </w:p>
    <w:p w14:paraId="4038D9AD" w14:textId="77777777" w:rsidR="005E5D1A" w:rsidRDefault="00000000">
      <w:pPr>
        <w:pStyle w:val="ListParagraph"/>
        <w:numPr>
          <w:ilvl w:val="1"/>
          <w:numId w:val="4"/>
        </w:numPr>
        <w:tabs>
          <w:tab w:val="left" w:pos="662"/>
        </w:tabs>
        <w:spacing w:before="9" w:line="230" w:lineRule="auto"/>
        <w:ind w:right="977" w:firstLine="199"/>
        <w:rPr>
          <w:sz w:val="20"/>
        </w:rPr>
      </w:pPr>
      <w:r>
        <w:rPr>
          <w:i/>
          <w:sz w:val="20"/>
        </w:rPr>
        <w:t xml:space="preserve">Subjective Manipulation Checks: </w:t>
      </w:r>
      <w:r>
        <w:rPr>
          <w:sz w:val="20"/>
        </w:rPr>
        <w:t xml:space="preserve">Subjective stress and MWL ratings were analysed using </w:t>
      </w:r>
      <w:r>
        <w:rPr>
          <w:rFonts w:ascii="Book Antiqua" w:hAnsi="Book Antiqua"/>
          <w:sz w:val="20"/>
        </w:rPr>
        <w:t xml:space="preserve">2 </w:t>
      </w:r>
      <w:r>
        <w:rPr>
          <w:rFonts w:ascii="Lucida Sans Unicode" w:hAnsi="Lucida Sans Unicode"/>
          <w:sz w:val="20"/>
        </w:rPr>
        <w:t>×</w:t>
      </w:r>
      <w:r>
        <w:rPr>
          <w:rFonts w:ascii="Lucida Sans Unicode" w:hAnsi="Lucida Sans Unicode"/>
          <w:spacing w:val="-11"/>
          <w:sz w:val="20"/>
        </w:rPr>
        <w:t xml:space="preserve"> </w:t>
      </w:r>
      <w:r>
        <w:rPr>
          <w:rFonts w:ascii="Book Antiqua" w:hAnsi="Book Antiqua"/>
          <w:sz w:val="20"/>
        </w:rPr>
        <w:t xml:space="preserve">2 </w:t>
      </w:r>
      <w:r>
        <w:rPr>
          <w:sz w:val="20"/>
        </w:rPr>
        <w:t xml:space="preserve">repeated-measures analyses of variance (ANOVAs) with factors </w:t>
      </w:r>
      <w:r>
        <w:rPr>
          <w:i/>
          <w:sz w:val="20"/>
        </w:rPr>
        <w:t xml:space="preserve">Stress </w:t>
      </w:r>
      <w:r>
        <w:rPr>
          <w:sz w:val="20"/>
        </w:rPr>
        <w:t xml:space="preserve">(High, Low) and </w:t>
      </w:r>
      <w:r>
        <w:rPr>
          <w:i/>
          <w:sz w:val="20"/>
        </w:rPr>
        <w:t xml:space="preserve">MWL </w:t>
      </w:r>
      <w:r>
        <w:rPr>
          <w:sz w:val="20"/>
        </w:rPr>
        <w:t>(High, Low). Effect sizes are reported as partial</w:t>
      </w:r>
      <w:r>
        <w:rPr>
          <w:spacing w:val="8"/>
          <w:sz w:val="20"/>
        </w:rPr>
        <w:t xml:space="preserve"> </w:t>
      </w:r>
      <w:r>
        <w:rPr>
          <w:rFonts w:ascii="Bookman Old Style" w:hAnsi="Bookman Old Style"/>
          <w:i/>
          <w:sz w:val="20"/>
        </w:rPr>
        <w:t>η</w:t>
      </w:r>
      <w:r>
        <w:rPr>
          <w:rFonts w:ascii="Bookman Old Style" w:hAnsi="Bookman Old Style"/>
          <w:sz w:val="20"/>
          <w:vertAlign w:val="superscript"/>
        </w:rPr>
        <w:t>2</w:t>
      </w:r>
      <w:r>
        <w:rPr>
          <w:rFonts w:ascii="Bookman Old Style" w:hAnsi="Bookman Old Style"/>
          <w:spacing w:val="3"/>
          <w:sz w:val="20"/>
        </w:rPr>
        <w:t xml:space="preserve"> </w:t>
      </w:r>
      <w:r>
        <w:rPr>
          <w:sz w:val="20"/>
        </w:rPr>
        <w:t>with</w:t>
      </w:r>
      <w:r>
        <w:rPr>
          <w:spacing w:val="9"/>
          <w:sz w:val="20"/>
        </w:rPr>
        <w:t xml:space="preserve"> </w:t>
      </w:r>
      <w:r>
        <w:rPr>
          <w:sz w:val="20"/>
        </w:rPr>
        <w:t>95%</w:t>
      </w:r>
      <w:r>
        <w:rPr>
          <w:spacing w:val="9"/>
          <w:sz w:val="20"/>
        </w:rPr>
        <w:t xml:space="preserve"> </w:t>
      </w:r>
      <w:r>
        <w:rPr>
          <w:sz w:val="20"/>
        </w:rPr>
        <w:t>confidence</w:t>
      </w:r>
      <w:r>
        <w:rPr>
          <w:spacing w:val="8"/>
          <w:sz w:val="20"/>
        </w:rPr>
        <w:t xml:space="preserve"> </w:t>
      </w:r>
      <w:r>
        <w:rPr>
          <w:sz w:val="20"/>
        </w:rPr>
        <w:t>intervals</w:t>
      </w:r>
      <w:r>
        <w:rPr>
          <w:spacing w:val="9"/>
          <w:sz w:val="20"/>
        </w:rPr>
        <w:t xml:space="preserve"> </w:t>
      </w:r>
      <w:r>
        <w:rPr>
          <w:sz w:val="20"/>
        </w:rPr>
        <w:t>(CIs).</w:t>
      </w:r>
      <w:r>
        <w:rPr>
          <w:spacing w:val="8"/>
          <w:sz w:val="20"/>
        </w:rPr>
        <w:t xml:space="preserve"> </w:t>
      </w:r>
      <w:r>
        <w:rPr>
          <w:sz w:val="20"/>
        </w:rPr>
        <w:t>All</w:t>
      </w:r>
      <w:r>
        <w:rPr>
          <w:spacing w:val="9"/>
          <w:sz w:val="20"/>
        </w:rPr>
        <w:t xml:space="preserve"> </w:t>
      </w:r>
      <w:r>
        <w:rPr>
          <w:sz w:val="20"/>
        </w:rPr>
        <w:t>tests</w:t>
      </w:r>
      <w:r>
        <w:rPr>
          <w:spacing w:val="8"/>
          <w:sz w:val="20"/>
        </w:rPr>
        <w:t xml:space="preserve"> </w:t>
      </w:r>
      <w:r>
        <w:rPr>
          <w:spacing w:val="-4"/>
          <w:sz w:val="20"/>
        </w:rPr>
        <w:t>were</w:t>
      </w:r>
    </w:p>
    <w:p w14:paraId="4038D9AE" w14:textId="77777777" w:rsidR="005E5D1A" w:rsidRDefault="00000000">
      <w:pPr>
        <w:pStyle w:val="BodyText"/>
        <w:spacing w:before="6"/>
        <w:ind w:left="199"/>
        <w:jc w:val="left"/>
      </w:pPr>
      <w:r>
        <w:rPr>
          <w:spacing w:val="-2"/>
        </w:rPr>
        <w:t>two-tailed.</w:t>
      </w:r>
    </w:p>
    <w:p w14:paraId="4038D9AF" w14:textId="77777777" w:rsidR="005E5D1A" w:rsidRDefault="00000000">
      <w:pPr>
        <w:pStyle w:val="BodyText"/>
        <w:spacing w:before="10" w:line="249" w:lineRule="auto"/>
        <w:ind w:left="199" w:right="977" w:firstLine="199"/>
      </w:pPr>
      <w:r>
        <w:t>To assess the independence of subjective dimensions, cor-relations were computed between stress and MWL ratings within</w:t>
      </w:r>
      <w:r>
        <w:rPr>
          <w:spacing w:val="64"/>
        </w:rPr>
        <w:t xml:space="preserve"> </w:t>
      </w:r>
      <w:r>
        <w:t>congruent</w:t>
      </w:r>
      <w:r>
        <w:rPr>
          <w:spacing w:val="65"/>
        </w:rPr>
        <w:t xml:space="preserve"> </w:t>
      </w:r>
      <w:r>
        <w:t>(</w:t>
      </w:r>
      <w:r>
        <w:rPr>
          <w:i/>
        </w:rPr>
        <w:t>High–High</w:t>
      </w:r>
      <w:r>
        <w:t>,</w:t>
      </w:r>
      <w:r>
        <w:rPr>
          <w:spacing w:val="64"/>
        </w:rPr>
        <w:t xml:space="preserve"> </w:t>
      </w:r>
      <w:r>
        <w:rPr>
          <w:i/>
        </w:rPr>
        <w:t>Low–Low</w:t>
      </w:r>
      <w:r>
        <w:t>)</w:t>
      </w:r>
      <w:r>
        <w:rPr>
          <w:spacing w:val="65"/>
        </w:rPr>
        <w:t xml:space="preserve"> </w:t>
      </w:r>
      <w:r>
        <w:t>and</w:t>
      </w:r>
      <w:r>
        <w:rPr>
          <w:spacing w:val="64"/>
        </w:rPr>
        <w:t xml:space="preserve"> </w:t>
      </w:r>
      <w:r>
        <w:rPr>
          <w:spacing w:val="-2"/>
        </w:rPr>
        <w:t>incongruent</w:t>
      </w:r>
    </w:p>
    <w:p w14:paraId="4038D9B0" w14:textId="77777777" w:rsidR="005E5D1A" w:rsidRDefault="005E5D1A">
      <w:pPr>
        <w:pStyle w:val="BodyText"/>
        <w:spacing w:line="249" w:lineRule="auto"/>
        <w:sectPr w:rsidR="005E5D1A">
          <w:type w:val="continuous"/>
          <w:pgSz w:w="12240" w:h="15840"/>
          <w:pgMar w:top="940" w:right="0" w:bottom="280" w:left="720" w:header="495" w:footer="0" w:gutter="0"/>
          <w:cols w:num="2" w:space="720" w:equalWidth="0">
            <w:col w:w="5281" w:space="40"/>
            <w:col w:w="6199"/>
          </w:cols>
        </w:sectPr>
      </w:pPr>
    </w:p>
    <w:p w14:paraId="4038D9B1" w14:textId="665F907D" w:rsidR="005E5D1A" w:rsidRDefault="00000000">
      <w:pPr>
        <w:pStyle w:val="BodyText"/>
        <w:spacing w:before="157" w:line="247" w:lineRule="auto"/>
      </w:pPr>
      <w:r>
        <w:lastRenderedPageBreak/>
        <w:t>(</w:t>
      </w:r>
      <w:r>
        <w:rPr>
          <w:i/>
        </w:rPr>
        <w:t>High–Low</w:t>
      </w:r>
      <w:r>
        <w:t xml:space="preserve">, </w:t>
      </w:r>
      <w:r>
        <w:rPr>
          <w:i/>
        </w:rPr>
        <w:t>Low–High</w:t>
      </w:r>
      <w:r>
        <w:t xml:space="preserve">) condition pairs. </w:t>
      </w:r>
      <w:ins w:id="51" w:author="Coyle, Damien" w:date="2026-01-09T16:19:00Z">
        <w:r w:rsidR="00C24AF3" w:rsidRPr="00C24AF3">
          <w:t xml:space="preserve">A Fisher </w:t>
        </w:r>
      </w:ins>
      <w:ins w:id="52" w:author="Coyle, Damien" w:date="2026-01-09T16:19:00Z" w16du:dateUtc="2026-01-09T16:19:00Z">
        <w:r w:rsidR="00C24AF3">
          <w:rPr>
            <w:rFonts w:ascii="Bookman Old Style" w:hAnsi="Bookman Old Style"/>
            <w:i/>
          </w:rPr>
          <w:t>r</w:t>
        </w:r>
        <w:r w:rsidR="00C24AF3">
          <w:t>-to-</w:t>
        </w:r>
        <w:r w:rsidR="00C24AF3">
          <w:rPr>
            <w:rFonts w:ascii="Bookman Old Style" w:hAnsi="Bookman Old Style"/>
            <w:i/>
          </w:rPr>
          <w:t>z</w:t>
        </w:r>
      </w:ins>
      <w:ins w:id="53" w:author="Coyle, Damien" w:date="2026-01-09T16:19:00Z">
        <w:r w:rsidR="00C24AF3" w:rsidRPr="00C24AF3">
          <w:t xml:space="preserve"> transformation was applied to statistically compare correlation coefficients across congruency types.</w:t>
        </w:r>
      </w:ins>
      <w:ins w:id="54" w:author="Coyle, Damien" w:date="2026-01-09T16:19:00Z" w16du:dateUtc="2026-01-09T16:19:00Z">
        <w:r w:rsidR="00C24AF3">
          <w:t xml:space="preserve"> </w:t>
        </w:r>
      </w:ins>
      <w:del w:id="55" w:author="Coyle, Damien" w:date="2026-01-09T16:19:00Z" w16du:dateUtc="2026-01-09T16:19:00Z">
        <w:r w:rsidDel="00C24AF3">
          <w:delText xml:space="preserve">A Fisher </w:delText>
        </w:r>
        <w:r w:rsidDel="00C24AF3">
          <w:rPr>
            <w:rFonts w:ascii="Bookman Old Style" w:hAnsi="Bookman Old Style"/>
            <w:i/>
          </w:rPr>
          <w:delText>r</w:delText>
        </w:r>
        <w:r w:rsidDel="00C24AF3">
          <w:delText>-to-</w:delText>
        </w:r>
        <w:r w:rsidDel="00C24AF3">
          <w:rPr>
            <w:rFonts w:ascii="Bookman Old Style" w:hAnsi="Bookman Old Style"/>
            <w:i/>
          </w:rPr>
          <w:delText xml:space="preserve">z </w:delText>
        </w:r>
        <w:r w:rsidDel="00C24AF3">
          <w:delText>com-parison tested whether these correlations differed across con-gruency types.</w:delText>
        </w:r>
      </w:del>
    </w:p>
    <w:p w14:paraId="4038D9B2" w14:textId="77777777" w:rsidR="005E5D1A" w:rsidRDefault="005E5D1A">
      <w:pPr>
        <w:pStyle w:val="BodyText"/>
        <w:spacing w:before="72"/>
        <w:ind w:left="0"/>
        <w:jc w:val="left"/>
      </w:pPr>
    </w:p>
    <w:p w14:paraId="4038D9B3" w14:textId="77777777" w:rsidR="005E5D1A" w:rsidRDefault="00000000">
      <w:pPr>
        <w:pStyle w:val="ListParagraph"/>
        <w:numPr>
          <w:ilvl w:val="0"/>
          <w:numId w:val="4"/>
        </w:numPr>
        <w:tabs>
          <w:tab w:val="left" w:pos="540"/>
        </w:tabs>
        <w:spacing w:before="1"/>
        <w:ind w:left="540" w:hanging="281"/>
        <w:jc w:val="both"/>
        <w:rPr>
          <w:i/>
          <w:sz w:val="20"/>
        </w:rPr>
      </w:pPr>
      <w:r>
        <w:rPr>
          <w:i/>
          <w:sz w:val="20"/>
        </w:rPr>
        <w:t>Factorial</w:t>
      </w:r>
      <w:r>
        <w:rPr>
          <w:i/>
          <w:spacing w:val="8"/>
          <w:sz w:val="20"/>
        </w:rPr>
        <w:t xml:space="preserve"> </w:t>
      </w:r>
      <w:r>
        <w:rPr>
          <w:i/>
          <w:sz w:val="20"/>
        </w:rPr>
        <w:t>Analysis</w:t>
      </w:r>
      <w:r>
        <w:rPr>
          <w:i/>
          <w:spacing w:val="8"/>
          <w:sz w:val="20"/>
        </w:rPr>
        <w:t xml:space="preserve"> </w:t>
      </w:r>
      <w:r>
        <w:rPr>
          <w:i/>
          <w:sz w:val="20"/>
        </w:rPr>
        <w:t>of</w:t>
      </w:r>
      <w:r>
        <w:rPr>
          <w:i/>
          <w:spacing w:val="8"/>
          <w:sz w:val="20"/>
        </w:rPr>
        <w:t xml:space="preserve"> </w:t>
      </w:r>
      <w:r>
        <w:rPr>
          <w:i/>
          <w:sz w:val="20"/>
        </w:rPr>
        <w:t>Physiological</w:t>
      </w:r>
      <w:r>
        <w:rPr>
          <w:i/>
          <w:spacing w:val="8"/>
          <w:sz w:val="20"/>
        </w:rPr>
        <w:t xml:space="preserve"> </w:t>
      </w:r>
      <w:r>
        <w:rPr>
          <w:i/>
          <w:spacing w:val="-2"/>
          <w:sz w:val="20"/>
        </w:rPr>
        <w:t>Measures</w:t>
      </w:r>
    </w:p>
    <w:p w14:paraId="4038D9B4" w14:textId="77777777" w:rsidR="005E5D1A" w:rsidRDefault="00000000">
      <w:pPr>
        <w:pStyle w:val="BodyText"/>
        <w:spacing w:before="71" w:line="249" w:lineRule="auto"/>
        <w:ind w:firstLine="199"/>
      </w:pPr>
      <w:r>
        <w:t>To evaluate how stress and MWL manipulations influenced physiological responses, each canonical feature was analysed using a 2×2 repeated-measures design with Stress (low, high) and MWL (low, high) as within-participant factors. Because residuals from standard repeated-measures ANOVA showed substantial non-normality across features, all inferential tests used the aligned rank transform (ART) procedure to compute aligned rank transform analyses of variance (ART-ANOVA), which preserves factorial interpretability under non-normal distributions. For each feature, we obtained F-statistics, p-values, and partial eta-squared for the main effects and inter-action. Significant effects were followed by ART-compatible post-hoc contrasts to characterise effect patterns.</w:t>
      </w:r>
    </w:p>
    <w:p w14:paraId="4038D9B5" w14:textId="77777777" w:rsidR="005E5D1A" w:rsidRDefault="00000000">
      <w:pPr>
        <w:pStyle w:val="ListParagraph"/>
        <w:numPr>
          <w:ilvl w:val="1"/>
          <w:numId w:val="4"/>
        </w:numPr>
        <w:tabs>
          <w:tab w:val="left" w:pos="722"/>
        </w:tabs>
        <w:spacing w:line="249" w:lineRule="auto"/>
        <w:ind w:left="259" w:firstLine="199"/>
        <w:rPr>
          <w:sz w:val="20"/>
        </w:rPr>
      </w:pPr>
      <w:r>
        <w:rPr>
          <w:i/>
          <w:sz w:val="20"/>
        </w:rPr>
        <w:t xml:space="preserve">Physiology-Subjective Correlations: </w:t>
      </w:r>
      <w:r>
        <w:rPr>
          <w:sz w:val="20"/>
        </w:rPr>
        <w:t>To assess how the level of one factor modulated the association between the</w:t>
      </w:r>
      <w:r>
        <w:rPr>
          <w:spacing w:val="40"/>
          <w:sz w:val="20"/>
        </w:rPr>
        <w:t xml:space="preserve"> </w:t>
      </w:r>
      <w:r>
        <w:rPr>
          <w:sz w:val="20"/>
        </w:rPr>
        <w:t>other factor and physiological features, we computed within-participant correlations between subjective ratings and the canonical</w:t>
      </w:r>
      <w:r>
        <w:rPr>
          <w:spacing w:val="-4"/>
          <w:sz w:val="20"/>
        </w:rPr>
        <w:t xml:space="preserve"> </w:t>
      </w:r>
      <w:r>
        <w:rPr>
          <w:sz w:val="20"/>
        </w:rPr>
        <w:t>physiological</w:t>
      </w:r>
      <w:r>
        <w:rPr>
          <w:spacing w:val="-4"/>
          <w:sz w:val="20"/>
        </w:rPr>
        <w:t xml:space="preserve"> </w:t>
      </w:r>
      <w:r>
        <w:rPr>
          <w:sz w:val="20"/>
        </w:rPr>
        <w:t>feature</w:t>
      </w:r>
      <w:r>
        <w:rPr>
          <w:spacing w:val="-4"/>
          <w:sz w:val="20"/>
        </w:rPr>
        <w:t xml:space="preserve"> </w:t>
      </w:r>
      <w:r>
        <w:rPr>
          <w:sz w:val="20"/>
        </w:rPr>
        <w:t>set.</w:t>
      </w:r>
      <w:r>
        <w:rPr>
          <w:spacing w:val="-4"/>
          <w:sz w:val="20"/>
        </w:rPr>
        <w:t xml:space="preserve"> </w:t>
      </w:r>
      <w:r>
        <w:rPr>
          <w:sz w:val="20"/>
        </w:rPr>
        <w:t>Stress–feature</w:t>
      </w:r>
      <w:r>
        <w:rPr>
          <w:spacing w:val="-4"/>
          <w:sz w:val="20"/>
        </w:rPr>
        <w:t xml:space="preserve"> </w:t>
      </w:r>
      <w:r>
        <w:rPr>
          <w:sz w:val="20"/>
        </w:rPr>
        <w:t>correlations were estimated separately under low and high MWL, and MWL–feature correlations were estimated separately under low and high stress. This stratified approach allowed us to quantify how physiological–subjective relationships changed as</w:t>
      </w:r>
      <w:r>
        <w:rPr>
          <w:spacing w:val="40"/>
          <w:sz w:val="20"/>
        </w:rPr>
        <w:t xml:space="preserve"> </w:t>
      </w:r>
      <w:r>
        <w:rPr>
          <w:sz w:val="20"/>
        </w:rPr>
        <w:t>a</w:t>
      </w:r>
      <w:r>
        <w:rPr>
          <w:spacing w:val="40"/>
          <w:sz w:val="20"/>
        </w:rPr>
        <w:t xml:space="preserve"> </w:t>
      </w:r>
      <w:r>
        <w:rPr>
          <w:sz w:val="20"/>
        </w:rPr>
        <w:t>function</w:t>
      </w:r>
      <w:r>
        <w:rPr>
          <w:spacing w:val="40"/>
          <w:sz w:val="20"/>
        </w:rPr>
        <w:t xml:space="preserve"> </w:t>
      </w:r>
      <w:r>
        <w:rPr>
          <w:sz w:val="20"/>
        </w:rPr>
        <w:t>of</w:t>
      </w:r>
      <w:r>
        <w:rPr>
          <w:spacing w:val="40"/>
          <w:sz w:val="20"/>
        </w:rPr>
        <w:t xml:space="preserve"> </w:t>
      </w:r>
      <w:r>
        <w:rPr>
          <w:sz w:val="20"/>
        </w:rPr>
        <w:t>concurrent</w:t>
      </w:r>
      <w:r>
        <w:rPr>
          <w:spacing w:val="40"/>
          <w:sz w:val="20"/>
        </w:rPr>
        <w:t xml:space="preserve"> </w:t>
      </w:r>
      <w:r>
        <w:rPr>
          <w:sz w:val="20"/>
        </w:rPr>
        <w:t>mental</w:t>
      </w:r>
      <w:r>
        <w:rPr>
          <w:spacing w:val="40"/>
          <w:sz w:val="20"/>
        </w:rPr>
        <w:t xml:space="preserve"> </w:t>
      </w:r>
      <w:r>
        <w:rPr>
          <w:sz w:val="20"/>
        </w:rPr>
        <w:t>state.</w:t>
      </w:r>
      <w:r>
        <w:rPr>
          <w:spacing w:val="40"/>
          <w:sz w:val="20"/>
        </w:rPr>
        <w:t xml:space="preserve"> </w:t>
      </w:r>
      <w:r>
        <w:rPr>
          <w:sz w:val="20"/>
        </w:rPr>
        <w:t>For</w:t>
      </w:r>
      <w:r>
        <w:rPr>
          <w:spacing w:val="40"/>
          <w:sz w:val="20"/>
        </w:rPr>
        <w:t xml:space="preserve"> </w:t>
      </w:r>
      <w:r>
        <w:rPr>
          <w:sz w:val="20"/>
        </w:rPr>
        <w:t>each</w:t>
      </w:r>
      <w:r>
        <w:rPr>
          <w:spacing w:val="40"/>
          <w:sz w:val="20"/>
        </w:rPr>
        <w:t xml:space="preserve"> </w:t>
      </w:r>
      <w:r>
        <w:rPr>
          <w:sz w:val="20"/>
        </w:rPr>
        <w:t>feature in each subset, repeated-measures correlations (</w:t>
      </w:r>
      <w:r>
        <w:rPr>
          <w:rFonts w:ascii="Bookman Old Style" w:hAnsi="Bookman Old Style"/>
          <w:i/>
          <w:sz w:val="20"/>
        </w:rPr>
        <w:t>r</w:t>
      </w:r>
      <w:r>
        <w:rPr>
          <w:rFonts w:ascii="Bookman Old Style" w:hAnsi="Bookman Old Style"/>
          <w:sz w:val="20"/>
          <w:vertAlign w:val="subscript"/>
        </w:rPr>
        <w:t>rm</w:t>
      </w:r>
      <w:r>
        <w:rPr>
          <w:sz w:val="20"/>
        </w:rPr>
        <w:t>) were estimated with participant as the repeated factor. To control multiple comparisons, Benjamini–Hochberg false discovery rate (FDR) correction was applied within each stratum and modality family (EEG, EDA, HR/HRV, pupillometry).</w:t>
      </w:r>
    </w:p>
    <w:p w14:paraId="4038D9B6" w14:textId="77777777" w:rsidR="005E5D1A" w:rsidRDefault="005E5D1A">
      <w:pPr>
        <w:pStyle w:val="BodyText"/>
        <w:spacing w:before="59"/>
        <w:ind w:left="0"/>
        <w:jc w:val="left"/>
      </w:pPr>
    </w:p>
    <w:p w14:paraId="4038D9B7" w14:textId="77777777" w:rsidR="005E5D1A" w:rsidRDefault="00000000">
      <w:pPr>
        <w:pStyle w:val="ListParagraph"/>
        <w:numPr>
          <w:ilvl w:val="0"/>
          <w:numId w:val="4"/>
        </w:numPr>
        <w:tabs>
          <w:tab w:val="left" w:pos="518"/>
        </w:tabs>
        <w:spacing w:before="1"/>
        <w:ind w:left="518" w:hanging="259"/>
        <w:jc w:val="left"/>
        <w:rPr>
          <w:i/>
          <w:sz w:val="20"/>
        </w:rPr>
      </w:pPr>
      <w:r>
        <w:rPr>
          <w:i/>
          <w:sz w:val="20"/>
        </w:rPr>
        <w:t>Statistical</w:t>
      </w:r>
      <w:r>
        <w:rPr>
          <w:i/>
          <w:spacing w:val="9"/>
          <w:sz w:val="20"/>
        </w:rPr>
        <w:t xml:space="preserve"> </w:t>
      </w:r>
      <w:r>
        <w:rPr>
          <w:i/>
          <w:sz w:val="20"/>
        </w:rPr>
        <w:t>and</w:t>
      </w:r>
      <w:r>
        <w:rPr>
          <w:i/>
          <w:spacing w:val="9"/>
          <w:sz w:val="20"/>
        </w:rPr>
        <w:t xml:space="preserve"> </w:t>
      </w:r>
      <w:r>
        <w:rPr>
          <w:i/>
          <w:sz w:val="20"/>
        </w:rPr>
        <w:t>Machine-Learning</w:t>
      </w:r>
      <w:r>
        <w:rPr>
          <w:i/>
          <w:spacing w:val="10"/>
          <w:sz w:val="20"/>
        </w:rPr>
        <w:t xml:space="preserve"> </w:t>
      </w:r>
      <w:r>
        <w:rPr>
          <w:i/>
          <w:spacing w:val="-2"/>
          <w:sz w:val="20"/>
        </w:rPr>
        <w:t>Analyses</w:t>
      </w:r>
    </w:p>
    <w:p w14:paraId="4038D9B8" w14:textId="77777777" w:rsidR="005E5D1A" w:rsidRDefault="00000000">
      <w:pPr>
        <w:pStyle w:val="ListParagraph"/>
        <w:numPr>
          <w:ilvl w:val="1"/>
          <w:numId w:val="4"/>
        </w:numPr>
        <w:tabs>
          <w:tab w:val="left" w:pos="722"/>
          <w:tab w:val="left" w:pos="1533"/>
          <w:tab w:val="left" w:pos="2619"/>
          <w:tab w:val="left" w:pos="3119"/>
          <w:tab w:val="left" w:pos="3939"/>
        </w:tabs>
        <w:spacing w:before="71" w:line="249" w:lineRule="auto"/>
        <w:ind w:left="259" w:firstLine="199"/>
        <w:rPr>
          <w:sz w:val="20"/>
        </w:rPr>
      </w:pPr>
      <w:r>
        <w:rPr>
          <w:i/>
          <w:spacing w:val="-2"/>
          <w:sz w:val="20"/>
        </w:rPr>
        <w:t>Feature</w:t>
      </w:r>
      <w:r>
        <w:rPr>
          <w:i/>
          <w:sz w:val="20"/>
        </w:rPr>
        <w:tab/>
      </w:r>
      <w:r>
        <w:rPr>
          <w:i/>
          <w:spacing w:val="-2"/>
          <w:sz w:val="20"/>
        </w:rPr>
        <w:t>Integration</w:t>
      </w:r>
      <w:r>
        <w:rPr>
          <w:i/>
          <w:sz w:val="20"/>
        </w:rPr>
        <w:tab/>
      </w:r>
      <w:r>
        <w:rPr>
          <w:i/>
          <w:spacing w:val="-4"/>
          <w:sz w:val="20"/>
        </w:rPr>
        <w:t>and</w:t>
      </w:r>
      <w:r>
        <w:rPr>
          <w:i/>
          <w:sz w:val="20"/>
        </w:rPr>
        <w:tab/>
      </w:r>
      <w:r>
        <w:rPr>
          <w:i/>
          <w:spacing w:val="-2"/>
          <w:sz w:val="20"/>
        </w:rPr>
        <w:t>Dataset</w:t>
      </w:r>
      <w:r>
        <w:rPr>
          <w:i/>
          <w:sz w:val="20"/>
        </w:rPr>
        <w:tab/>
      </w:r>
      <w:r>
        <w:rPr>
          <w:i/>
          <w:spacing w:val="-2"/>
          <w:sz w:val="20"/>
        </w:rPr>
        <w:t xml:space="preserve">Construction: </w:t>
      </w:r>
      <w:r>
        <w:rPr>
          <w:sz w:val="20"/>
        </w:rPr>
        <w:t>Condition-level</w:t>
      </w:r>
      <w:r>
        <w:rPr>
          <w:spacing w:val="80"/>
          <w:sz w:val="20"/>
        </w:rPr>
        <w:t xml:space="preserve"> </w:t>
      </w:r>
      <w:r>
        <w:rPr>
          <w:sz w:val="20"/>
        </w:rPr>
        <w:t>EEG,</w:t>
      </w:r>
      <w:r>
        <w:rPr>
          <w:spacing w:val="80"/>
          <w:sz w:val="20"/>
        </w:rPr>
        <w:t xml:space="preserve"> </w:t>
      </w:r>
      <w:r>
        <w:rPr>
          <w:sz w:val="20"/>
        </w:rPr>
        <w:t>EDA,</w:t>
      </w:r>
      <w:r>
        <w:rPr>
          <w:spacing w:val="80"/>
          <w:sz w:val="20"/>
        </w:rPr>
        <w:t xml:space="preserve"> </w:t>
      </w:r>
      <w:r>
        <w:rPr>
          <w:sz w:val="20"/>
        </w:rPr>
        <w:t>HR/HRV,</w:t>
      </w:r>
      <w:r>
        <w:rPr>
          <w:spacing w:val="80"/>
          <w:sz w:val="20"/>
        </w:rPr>
        <w:t xml:space="preserve"> </w:t>
      </w:r>
      <w:r>
        <w:rPr>
          <w:sz w:val="20"/>
        </w:rPr>
        <w:t>and</w:t>
      </w:r>
      <w:r>
        <w:rPr>
          <w:spacing w:val="80"/>
          <w:sz w:val="20"/>
        </w:rPr>
        <w:t xml:space="preserve"> </w:t>
      </w:r>
      <w:r>
        <w:rPr>
          <w:sz w:val="20"/>
        </w:rPr>
        <w:t>pupillometry features</w:t>
      </w:r>
      <w:r>
        <w:rPr>
          <w:spacing w:val="40"/>
          <w:sz w:val="20"/>
        </w:rPr>
        <w:t xml:space="preserve"> </w:t>
      </w:r>
      <w:r>
        <w:rPr>
          <w:sz w:val="20"/>
        </w:rPr>
        <w:t>were</w:t>
      </w:r>
      <w:r>
        <w:rPr>
          <w:spacing w:val="40"/>
          <w:sz w:val="20"/>
        </w:rPr>
        <w:t xml:space="preserve"> </w:t>
      </w:r>
      <w:r>
        <w:rPr>
          <w:sz w:val="20"/>
        </w:rPr>
        <w:t>merged</w:t>
      </w:r>
      <w:r>
        <w:rPr>
          <w:spacing w:val="40"/>
          <w:sz w:val="20"/>
        </w:rPr>
        <w:t xml:space="preserve"> </w:t>
      </w:r>
      <w:r>
        <w:rPr>
          <w:sz w:val="20"/>
        </w:rPr>
        <w:t>by</w:t>
      </w:r>
      <w:r>
        <w:rPr>
          <w:spacing w:val="40"/>
          <w:sz w:val="20"/>
        </w:rPr>
        <w:t xml:space="preserve"> </w:t>
      </w:r>
      <w:r>
        <w:rPr>
          <w:sz w:val="20"/>
        </w:rPr>
        <w:t>participant</w:t>
      </w:r>
      <w:r>
        <w:rPr>
          <w:spacing w:val="40"/>
          <w:sz w:val="20"/>
        </w:rPr>
        <w:t xml:space="preserve"> </w:t>
      </w:r>
      <w:r>
        <w:rPr>
          <w:sz w:val="20"/>
        </w:rPr>
        <w:t>and</w:t>
      </w:r>
      <w:r>
        <w:rPr>
          <w:spacing w:val="40"/>
          <w:sz w:val="20"/>
        </w:rPr>
        <w:t xml:space="preserve"> </w:t>
      </w:r>
      <w:r>
        <w:rPr>
          <w:sz w:val="20"/>
        </w:rPr>
        <w:t>condition</w:t>
      </w:r>
      <w:r>
        <w:rPr>
          <w:spacing w:val="40"/>
          <w:sz w:val="20"/>
        </w:rPr>
        <w:t xml:space="preserve"> </w:t>
      </w:r>
      <w:r>
        <w:rPr>
          <w:sz w:val="20"/>
        </w:rPr>
        <w:t>using</w:t>
      </w:r>
      <w:r>
        <w:rPr>
          <w:spacing w:val="40"/>
          <w:sz w:val="20"/>
        </w:rPr>
        <w:t xml:space="preserve"> </w:t>
      </w:r>
      <w:r>
        <w:rPr>
          <w:sz w:val="20"/>
        </w:rPr>
        <w:t>synchronized</w:t>
      </w:r>
      <w:r>
        <w:rPr>
          <w:spacing w:val="40"/>
          <w:sz w:val="20"/>
        </w:rPr>
        <w:t xml:space="preserve"> </w:t>
      </w:r>
      <w:r>
        <w:rPr>
          <w:sz w:val="20"/>
        </w:rPr>
        <w:t>timestamps.</w:t>
      </w:r>
      <w:r>
        <w:rPr>
          <w:spacing w:val="40"/>
          <w:sz w:val="20"/>
        </w:rPr>
        <w:t xml:space="preserve"> </w:t>
      </w:r>
      <w:r>
        <w:rPr>
          <w:sz w:val="20"/>
        </w:rPr>
        <w:t>The</w:t>
      </w:r>
      <w:r>
        <w:rPr>
          <w:spacing w:val="40"/>
          <w:sz w:val="20"/>
        </w:rPr>
        <w:t xml:space="preserve"> </w:t>
      </w:r>
      <w:r>
        <w:rPr>
          <w:sz w:val="20"/>
        </w:rPr>
        <w:t>resulting</w:t>
      </w:r>
      <w:r>
        <w:rPr>
          <w:spacing w:val="40"/>
          <w:sz w:val="20"/>
        </w:rPr>
        <w:t xml:space="preserve"> </w:t>
      </w:r>
      <w:r>
        <w:rPr>
          <w:sz w:val="20"/>
        </w:rPr>
        <w:t>multimodal</w:t>
      </w:r>
      <w:r>
        <w:rPr>
          <w:spacing w:val="40"/>
          <w:sz w:val="20"/>
        </w:rPr>
        <w:t xml:space="preserve"> </w:t>
      </w:r>
      <w:r>
        <w:rPr>
          <w:sz w:val="20"/>
        </w:rPr>
        <w:t xml:space="preserve">dataset comprised one feature vector per participant per condition (4 per participant), used in both statistical and machine-learning </w:t>
      </w:r>
      <w:r>
        <w:rPr>
          <w:spacing w:val="-2"/>
          <w:sz w:val="20"/>
        </w:rPr>
        <w:t>analyses.</w:t>
      </w:r>
    </w:p>
    <w:p w14:paraId="4038D9B9" w14:textId="77777777" w:rsidR="005E5D1A" w:rsidRDefault="00000000">
      <w:pPr>
        <w:pStyle w:val="ListParagraph"/>
        <w:numPr>
          <w:ilvl w:val="1"/>
          <w:numId w:val="4"/>
        </w:numPr>
        <w:tabs>
          <w:tab w:val="left" w:pos="722"/>
        </w:tabs>
        <w:spacing w:line="249" w:lineRule="auto"/>
        <w:ind w:left="259" w:firstLine="199"/>
        <w:rPr>
          <w:sz w:val="20"/>
        </w:rPr>
      </w:pPr>
      <w:r>
        <w:rPr>
          <w:i/>
          <w:sz w:val="20"/>
        </w:rPr>
        <w:t>Model</w:t>
      </w:r>
      <w:r>
        <w:rPr>
          <w:i/>
          <w:spacing w:val="-13"/>
          <w:sz w:val="20"/>
        </w:rPr>
        <w:t xml:space="preserve"> </w:t>
      </w:r>
      <w:r>
        <w:rPr>
          <w:i/>
          <w:sz w:val="20"/>
        </w:rPr>
        <w:t>Training</w:t>
      </w:r>
      <w:r>
        <w:rPr>
          <w:i/>
          <w:spacing w:val="-12"/>
          <w:sz w:val="20"/>
        </w:rPr>
        <w:t xml:space="preserve"> </w:t>
      </w:r>
      <w:r>
        <w:rPr>
          <w:i/>
          <w:sz w:val="20"/>
        </w:rPr>
        <w:t>and</w:t>
      </w:r>
      <w:r>
        <w:rPr>
          <w:i/>
          <w:spacing w:val="-13"/>
          <w:sz w:val="20"/>
        </w:rPr>
        <w:t xml:space="preserve"> </w:t>
      </w:r>
      <w:r>
        <w:rPr>
          <w:i/>
          <w:sz w:val="20"/>
        </w:rPr>
        <w:t>Cross-Validation:</w:t>
      </w:r>
      <w:r>
        <w:rPr>
          <w:i/>
          <w:spacing w:val="-12"/>
          <w:sz w:val="20"/>
        </w:rPr>
        <w:t xml:space="preserve"> </w:t>
      </w:r>
      <w:r>
        <w:rPr>
          <w:sz w:val="20"/>
        </w:rPr>
        <w:t>To</w:t>
      </w:r>
      <w:r>
        <w:rPr>
          <w:spacing w:val="-13"/>
          <w:sz w:val="20"/>
        </w:rPr>
        <w:t xml:space="preserve"> </w:t>
      </w:r>
      <w:r>
        <w:rPr>
          <w:sz w:val="20"/>
        </w:rPr>
        <w:t>assess</w:t>
      </w:r>
      <w:r>
        <w:rPr>
          <w:spacing w:val="-12"/>
          <w:sz w:val="20"/>
        </w:rPr>
        <w:t xml:space="preserve"> </w:t>
      </w:r>
      <w:r>
        <w:rPr>
          <w:sz w:val="20"/>
        </w:rPr>
        <w:t>whether physiological features could discriminate stress and MWL states, we trained support vector machine (SVM) classifiers with radial basis function (RBF) kernels using a fully nested leave-one-subject-out</w:t>
      </w:r>
      <w:r>
        <w:rPr>
          <w:spacing w:val="-10"/>
          <w:sz w:val="20"/>
        </w:rPr>
        <w:t xml:space="preserve"> </w:t>
      </w:r>
      <w:r>
        <w:rPr>
          <w:sz w:val="20"/>
        </w:rPr>
        <w:t>(LOSO)</w:t>
      </w:r>
      <w:r>
        <w:rPr>
          <w:spacing w:val="-10"/>
          <w:sz w:val="20"/>
        </w:rPr>
        <w:t xml:space="preserve"> </w:t>
      </w:r>
      <w:r>
        <w:rPr>
          <w:sz w:val="20"/>
        </w:rPr>
        <w:t>procedure.</w:t>
      </w:r>
      <w:r>
        <w:rPr>
          <w:spacing w:val="-10"/>
          <w:sz w:val="20"/>
        </w:rPr>
        <w:t xml:space="preserve"> </w:t>
      </w:r>
      <w:r>
        <w:rPr>
          <w:sz w:val="20"/>
        </w:rPr>
        <w:t>To</w:t>
      </w:r>
      <w:r>
        <w:rPr>
          <w:spacing w:val="-10"/>
          <w:sz w:val="20"/>
        </w:rPr>
        <w:t xml:space="preserve"> </w:t>
      </w:r>
      <w:r>
        <w:rPr>
          <w:sz w:val="20"/>
        </w:rPr>
        <w:t>explicitly</w:t>
      </w:r>
      <w:r>
        <w:rPr>
          <w:spacing w:val="-10"/>
          <w:sz w:val="20"/>
        </w:rPr>
        <w:t xml:space="preserve"> </w:t>
      </w:r>
      <w:r>
        <w:rPr>
          <w:sz w:val="20"/>
        </w:rPr>
        <w:t>test</w:t>
      </w:r>
      <w:r>
        <w:rPr>
          <w:spacing w:val="-10"/>
          <w:sz w:val="20"/>
        </w:rPr>
        <w:t xml:space="preserve"> </w:t>
      </w:r>
      <w:r>
        <w:rPr>
          <w:sz w:val="20"/>
        </w:rPr>
        <w:t>the complementary value of sensor fusion, we compared models trained on EEG-only, Peripheral-only (EDA, HR, Pupil), and Combined Multimodal feature sets. Within each outer fold, features were first pruned within the training set to remove near-zero-variance, missing, and highly collinear predictors, and the remaining features were ranked by their univariate association with the target label. Models were trained using</w:t>
      </w:r>
      <w:r>
        <w:rPr>
          <w:spacing w:val="40"/>
          <w:sz w:val="20"/>
        </w:rPr>
        <w:t xml:space="preserve"> </w:t>
      </w:r>
      <w:r>
        <w:rPr>
          <w:sz w:val="20"/>
        </w:rPr>
        <w:t xml:space="preserve">the top </w:t>
      </w:r>
      <w:r w:rsidRPr="003E284E">
        <w:rPr>
          <w:i/>
          <w:iCs/>
          <w:sz w:val="20"/>
          <w:rPrChange w:id="56" w:author="Coyle, Damien" w:date="2026-01-09T16:20:00Z" w16du:dateUtc="2026-01-09T16:20:00Z">
            <w:rPr>
              <w:sz w:val="20"/>
            </w:rPr>
          </w:rPrChange>
        </w:rPr>
        <w:t>k</w:t>
      </w:r>
      <w:r>
        <w:rPr>
          <w:sz w:val="20"/>
        </w:rPr>
        <w:t xml:space="preserve"> features (</w:t>
      </w:r>
      <w:r w:rsidRPr="003E284E">
        <w:rPr>
          <w:i/>
          <w:iCs/>
          <w:sz w:val="20"/>
          <w:rPrChange w:id="57" w:author="Coyle, Damien" w:date="2026-01-09T16:20:00Z" w16du:dateUtc="2026-01-09T16:20:00Z">
            <w:rPr>
              <w:sz w:val="20"/>
            </w:rPr>
          </w:rPrChange>
        </w:rPr>
        <w:t>k</w:t>
      </w:r>
      <w:r>
        <w:rPr>
          <w:sz w:val="20"/>
        </w:rPr>
        <w:t xml:space="preserve"> = 20, 10, 5).</w:t>
      </w:r>
    </w:p>
    <w:p w14:paraId="4038D9BA" w14:textId="77777777" w:rsidR="005E5D1A" w:rsidRDefault="00000000">
      <w:pPr>
        <w:pStyle w:val="BodyText"/>
        <w:spacing w:line="249" w:lineRule="auto"/>
        <w:ind w:firstLine="199"/>
      </w:pPr>
      <w:r>
        <w:t>Hyperparameters (cost and gamma) were tuned within an inner</w:t>
      </w:r>
      <w:r>
        <w:rPr>
          <w:spacing w:val="-4"/>
        </w:rPr>
        <w:t xml:space="preserve"> </w:t>
      </w:r>
      <w:r>
        <w:t>LOSO</w:t>
      </w:r>
      <w:r>
        <w:rPr>
          <w:spacing w:val="-3"/>
        </w:rPr>
        <w:t xml:space="preserve"> </w:t>
      </w:r>
      <w:r>
        <w:t>loop</w:t>
      </w:r>
      <w:r>
        <w:rPr>
          <w:spacing w:val="-4"/>
        </w:rPr>
        <w:t xml:space="preserve"> </w:t>
      </w:r>
      <w:r>
        <w:t>using</w:t>
      </w:r>
      <w:r>
        <w:rPr>
          <w:spacing w:val="-3"/>
        </w:rPr>
        <w:t xml:space="preserve"> </w:t>
      </w:r>
      <w:r>
        <w:t>the</w:t>
      </w:r>
      <w:r>
        <w:rPr>
          <w:spacing w:val="-4"/>
        </w:rPr>
        <w:t xml:space="preserve"> </w:t>
      </w:r>
      <w:r>
        <w:t>training</w:t>
      </w:r>
      <w:r>
        <w:rPr>
          <w:spacing w:val="-3"/>
        </w:rPr>
        <w:t xml:space="preserve"> </w:t>
      </w:r>
      <w:r>
        <w:t>participants</w:t>
      </w:r>
      <w:r>
        <w:rPr>
          <w:spacing w:val="-4"/>
        </w:rPr>
        <w:t xml:space="preserve"> </w:t>
      </w:r>
      <w:r>
        <w:t>only.</w:t>
      </w:r>
      <w:r>
        <w:rPr>
          <w:spacing w:val="-3"/>
        </w:rPr>
        <w:t xml:space="preserve"> </w:t>
      </w:r>
      <w:r>
        <w:t>For</w:t>
      </w:r>
      <w:r>
        <w:rPr>
          <w:spacing w:val="-4"/>
        </w:rPr>
        <w:t xml:space="preserve"> each</w:t>
      </w:r>
    </w:p>
    <w:p w14:paraId="4038D9BB" w14:textId="77777777" w:rsidR="005E5D1A" w:rsidRDefault="00000000">
      <w:pPr>
        <w:pStyle w:val="BodyText"/>
        <w:spacing w:before="159" w:line="249" w:lineRule="auto"/>
        <w:ind w:left="199" w:right="977"/>
      </w:pPr>
      <w:r>
        <w:br w:type="column"/>
      </w:r>
      <w:r>
        <w:t>(cost, gamma, k) combination, inner-loop performance was averaged across folds, and the combination with the highest mean AUC was selected. The final model for that outer fold was</w:t>
      </w:r>
      <w:r>
        <w:rPr>
          <w:spacing w:val="-7"/>
        </w:rPr>
        <w:t xml:space="preserve"> </w:t>
      </w:r>
      <w:r>
        <w:t>then</w:t>
      </w:r>
      <w:r>
        <w:rPr>
          <w:spacing w:val="-7"/>
        </w:rPr>
        <w:t xml:space="preserve"> </w:t>
      </w:r>
      <w:r>
        <w:t>refit</w:t>
      </w:r>
      <w:r>
        <w:rPr>
          <w:spacing w:val="-7"/>
        </w:rPr>
        <w:t xml:space="preserve"> </w:t>
      </w:r>
      <w:r>
        <w:t>on</w:t>
      </w:r>
      <w:r>
        <w:rPr>
          <w:spacing w:val="-7"/>
        </w:rPr>
        <w:t xml:space="preserve"> </w:t>
      </w:r>
      <w:r>
        <w:t>the</w:t>
      </w:r>
      <w:r>
        <w:rPr>
          <w:spacing w:val="-7"/>
        </w:rPr>
        <w:t xml:space="preserve"> </w:t>
      </w:r>
      <w:r>
        <w:t>full</w:t>
      </w:r>
      <w:r>
        <w:rPr>
          <w:spacing w:val="-7"/>
        </w:rPr>
        <w:t xml:space="preserve"> </w:t>
      </w:r>
      <w:r>
        <w:t>training</w:t>
      </w:r>
      <w:r>
        <w:rPr>
          <w:spacing w:val="-7"/>
        </w:rPr>
        <w:t xml:space="preserve"> </w:t>
      </w:r>
      <w:r>
        <w:t>set</w:t>
      </w:r>
      <w:r>
        <w:rPr>
          <w:spacing w:val="-7"/>
        </w:rPr>
        <w:t xml:space="preserve"> </w:t>
      </w:r>
      <w:r>
        <w:t>and</w:t>
      </w:r>
      <w:r>
        <w:rPr>
          <w:spacing w:val="-7"/>
        </w:rPr>
        <w:t xml:space="preserve"> </w:t>
      </w:r>
      <w:r>
        <w:t>evaluated</w:t>
      </w:r>
      <w:r>
        <w:rPr>
          <w:spacing w:val="-7"/>
        </w:rPr>
        <w:t xml:space="preserve"> </w:t>
      </w:r>
      <w:r>
        <w:t>on</w:t>
      </w:r>
      <w:r>
        <w:rPr>
          <w:spacing w:val="-7"/>
        </w:rPr>
        <w:t xml:space="preserve"> </w:t>
      </w:r>
      <w:r>
        <w:t>the</w:t>
      </w:r>
      <w:r>
        <w:rPr>
          <w:spacing w:val="-7"/>
        </w:rPr>
        <w:t xml:space="preserve"> </w:t>
      </w:r>
      <w:r>
        <w:t>held-out</w:t>
      </w:r>
      <w:r>
        <w:rPr>
          <w:spacing w:val="-11"/>
        </w:rPr>
        <w:t xml:space="preserve"> </w:t>
      </w:r>
      <w:r>
        <w:t>participant.</w:t>
      </w:r>
      <w:r>
        <w:rPr>
          <w:spacing w:val="-11"/>
        </w:rPr>
        <w:t xml:space="preserve"> </w:t>
      </w:r>
      <w:r>
        <w:t>Performance</w:t>
      </w:r>
      <w:r>
        <w:rPr>
          <w:spacing w:val="-11"/>
        </w:rPr>
        <w:t xml:space="preserve"> </w:t>
      </w:r>
      <w:r>
        <w:t>was</w:t>
      </w:r>
      <w:r>
        <w:rPr>
          <w:spacing w:val="-11"/>
        </w:rPr>
        <w:t xml:space="preserve"> </w:t>
      </w:r>
      <w:r>
        <w:t>quantified</w:t>
      </w:r>
      <w:r>
        <w:rPr>
          <w:spacing w:val="-11"/>
        </w:rPr>
        <w:t xml:space="preserve"> </w:t>
      </w:r>
      <w:r>
        <w:t>using</w:t>
      </w:r>
      <w:r>
        <w:rPr>
          <w:spacing w:val="-11"/>
        </w:rPr>
        <w:t xml:space="preserve"> </w:t>
      </w:r>
      <w:r>
        <w:t>accuracy,</w:t>
      </w:r>
      <w:r>
        <w:rPr>
          <w:spacing w:val="-11"/>
        </w:rPr>
        <w:t xml:space="preserve"> </w:t>
      </w:r>
      <w:r>
        <w:t>F1 score, and area under the ROC curve (AUC), averaged across outer folds for each target.</w:t>
      </w:r>
    </w:p>
    <w:p w14:paraId="4038D9BC" w14:textId="77777777" w:rsidR="005E5D1A" w:rsidRDefault="00000000">
      <w:pPr>
        <w:pStyle w:val="BodyText"/>
        <w:spacing w:before="5" w:line="249" w:lineRule="auto"/>
        <w:ind w:left="199" w:right="977" w:firstLine="199"/>
      </w:pPr>
      <w:r>
        <w:t>SVM models were used to evaluate whether multimodal physiological and EEG features could classify the experi-mentally defined stress and MWL conditions. Classification was</w:t>
      </w:r>
      <w:r>
        <w:rPr>
          <w:spacing w:val="-4"/>
        </w:rPr>
        <w:t xml:space="preserve"> </w:t>
      </w:r>
      <w:r>
        <w:t>conducted</w:t>
      </w:r>
      <w:r>
        <w:rPr>
          <w:spacing w:val="-4"/>
        </w:rPr>
        <w:t xml:space="preserve"> </w:t>
      </w:r>
      <w:r>
        <w:t>separately</w:t>
      </w:r>
      <w:r>
        <w:rPr>
          <w:spacing w:val="-4"/>
        </w:rPr>
        <w:t xml:space="preserve"> </w:t>
      </w:r>
      <w:r>
        <w:t>for</w:t>
      </w:r>
      <w:r>
        <w:rPr>
          <w:spacing w:val="-4"/>
        </w:rPr>
        <w:t xml:space="preserve"> </w:t>
      </w:r>
      <w:r>
        <w:t>stress</w:t>
      </w:r>
      <w:r>
        <w:rPr>
          <w:spacing w:val="-4"/>
        </w:rPr>
        <w:t xml:space="preserve"> </w:t>
      </w:r>
      <w:r>
        <w:t>(high-stress</w:t>
      </w:r>
      <w:r>
        <w:rPr>
          <w:spacing w:val="-4"/>
        </w:rPr>
        <w:t xml:space="preserve"> </w:t>
      </w:r>
      <w:r>
        <w:t>vs.</w:t>
      </w:r>
      <w:r>
        <w:rPr>
          <w:spacing w:val="-4"/>
        </w:rPr>
        <w:t xml:space="preserve"> </w:t>
      </w:r>
      <w:r>
        <w:t>low-stress) and MWL (high-MWL vs. low-MWL). To assess subject-independent generalisability, all analyses employed a leave-one-subject-out (LOSO) evaluation framework, in which each participant served once as the held-out test case.</w:t>
      </w:r>
    </w:p>
    <w:p w14:paraId="4038D9BD" w14:textId="77777777" w:rsidR="005E5D1A" w:rsidRDefault="00000000">
      <w:pPr>
        <w:pStyle w:val="BodyText"/>
        <w:spacing w:before="5" w:line="249" w:lineRule="auto"/>
        <w:ind w:left="199" w:right="977" w:firstLine="199"/>
      </w:pPr>
      <w:commentRangeStart w:id="58"/>
      <w:r>
        <w:t>The</w:t>
      </w:r>
      <w:r>
        <w:rPr>
          <w:spacing w:val="-1"/>
        </w:rPr>
        <w:t xml:space="preserve"> </w:t>
      </w:r>
      <w:r>
        <w:t>models</w:t>
      </w:r>
      <w:r>
        <w:rPr>
          <w:spacing w:val="-1"/>
        </w:rPr>
        <w:t xml:space="preserve"> </w:t>
      </w:r>
      <w:r>
        <w:t>used</w:t>
      </w:r>
      <w:r>
        <w:rPr>
          <w:spacing w:val="-1"/>
        </w:rPr>
        <w:t xml:space="preserve"> </w:t>
      </w:r>
      <w:r>
        <w:t>features</w:t>
      </w:r>
      <w:r>
        <w:rPr>
          <w:spacing w:val="-1"/>
        </w:rPr>
        <w:t xml:space="preserve"> </w:t>
      </w:r>
      <w:r>
        <w:t>derived</w:t>
      </w:r>
      <w:r>
        <w:rPr>
          <w:spacing w:val="-1"/>
        </w:rPr>
        <w:t xml:space="preserve"> </w:t>
      </w:r>
      <w:r>
        <w:t>from</w:t>
      </w:r>
      <w:r>
        <w:rPr>
          <w:spacing w:val="-1"/>
        </w:rPr>
        <w:t xml:space="preserve"> </w:t>
      </w:r>
      <w:r>
        <w:t>EEG</w:t>
      </w:r>
      <w:r>
        <w:rPr>
          <w:spacing w:val="-1"/>
        </w:rPr>
        <w:t xml:space="preserve"> </w:t>
      </w:r>
      <w:r>
        <w:t>power</w:t>
      </w:r>
      <w:r>
        <w:rPr>
          <w:spacing w:val="-1"/>
        </w:rPr>
        <w:t xml:space="preserve"> </w:t>
      </w:r>
      <w:r>
        <w:t>spectral density (PSD), electrodermal activity (EDA), heart rate (HR), heart rate variability (HRV), and pupillometry. All features were baseline-corrected using the pre-condition relaxation period by subtracting each participant’s aggregated baseline value</w:t>
      </w:r>
      <w:r>
        <w:rPr>
          <w:spacing w:val="-6"/>
        </w:rPr>
        <w:t xml:space="preserve"> </w:t>
      </w:r>
      <w:r>
        <w:t>from</w:t>
      </w:r>
      <w:r>
        <w:rPr>
          <w:spacing w:val="-6"/>
        </w:rPr>
        <w:t xml:space="preserve"> </w:t>
      </w:r>
      <w:r>
        <w:t>their</w:t>
      </w:r>
      <w:r>
        <w:rPr>
          <w:spacing w:val="-6"/>
        </w:rPr>
        <w:t xml:space="preserve"> </w:t>
      </w:r>
      <w:r>
        <w:t>aggregated</w:t>
      </w:r>
      <w:r>
        <w:rPr>
          <w:spacing w:val="-6"/>
        </w:rPr>
        <w:t xml:space="preserve"> </w:t>
      </w:r>
      <w:r>
        <w:t>task</w:t>
      </w:r>
      <w:r>
        <w:rPr>
          <w:spacing w:val="-6"/>
        </w:rPr>
        <w:t xml:space="preserve"> </w:t>
      </w:r>
      <w:r>
        <w:t>value,</w:t>
      </w:r>
      <w:r>
        <w:rPr>
          <w:spacing w:val="-6"/>
        </w:rPr>
        <w:t xml:space="preserve"> </w:t>
      </w:r>
      <w:r>
        <w:t>and</w:t>
      </w:r>
      <w:r>
        <w:rPr>
          <w:spacing w:val="-6"/>
        </w:rPr>
        <w:t xml:space="preserve"> </w:t>
      </w:r>
      <w:r>
        <w:t>were</w:t>
      </w:r>
      <w:r>
        <w:rPr>
          <w:spacing w:val="-6"/>
        </w:rPr>
        <w:t xml:space="preserve"> </w:t>
      </w:r>
      <w:r>
        <w:t>then</w:t>
      </w:r>
      <w:r>
        <w:rPr>
          <w:spacing w:val="-6"/>
        </w:rPr>
        <w:t xml:space="preserve"> </w:t>
      </w:r>
      <w:r>
        <w:rPr>
          <w:rFonts w:ascii="Bookman Old Style" w:hAnsi="Bookman Old Style"/>
          <w:i/>
        </w:rPr>
        <w:t>z</w:t>
      </w:r>
      <w:r>
        <w:t>-scored within participant. To prevent information leakage, all pre-processing and feature pruning were performed independently within each LOSO training fold.</w:t>
      </w:r>
      <w:commentRangeEnd w:id="58"/>
      <w:r w:rsidR="00410B37">
        <w:rPr>
          <w:rStyle w:val="CommentReference"/>
        </w:rPr>
        <w:commentReference w:id="58"/>
      </w:r>
    </w:p>
    <w:p w14:paraId="4038D9BE" w14:textId="77777777" w:rsidR="005E5D1A" w:rsidRDefault="00000000">
      <w:pPr>
        <w:pStyle w:val="BodyText"/>
        <w:spacing w:before="7" w:line="230" w:lineRule="auto"/>
        <w:ind w:left="199" w:right="977" w:firstLine="199"/>
      </w:pPr>
      <w:r>
        <w:t xml:space="preserve">Feature pruning followed a multi-step procedure. First, features with </w:t>
      </w:r>
      <w:commentRangeStart w:id="59"/>
      <w:r>
        <w:t>near-zero variance</w:t>
      </w:r>
      <w:commentRangeEnd w:id="59"/>
      <w:r w:rsidR="0019159B">
        <w:rPr>
          <w:rStyle w:val="CommentReference"/>
        </w:rPr>
        <w:commentReference w:id="59"/>
      </w:r>
      <w:r>
        <w:t xml:space="preserve"> were removed. Second, fea-tures</w:t>
      </w:r>
      <w:r>
        <w:rPr>
          <w:spacing w:val="40"/>
        </w:rPr>
        <w:t xml:space="preserve"> </w:t>
      </w:r>
      <w:r>
        <w:t>with</w:t>
      </w:r>
      <w:r>
        <w:rPr>
          <w:spacing w:val="40"/>
        </w:rPr>
        <w:t xml:space="preserve"> </w:t>
      </w:r>
      <w:r>
        <w:t>high</w:t>
      </w:r>
      <w:r>
        <w:rPr>
          <w:spacing w:val="40"/>
        </w:rPr>
        <w:t xml:space="preserve"> </w:t>
      </w:r>
      <w:r>
        <w:t>pairwise</w:t>
      </w:r>
      <w:r>
        <w:rPr>
          <w:spacing w:val="40"/>
        </w:rPr>
        <w:t xml:space="preserve"> </w:t>
      </w:r>
      <w:r>
        <w:t>correlations</w:t>
      </w:r>
      <w:r>
        <w:rPr>
          <w:spacing w:val="40"/>
        </w:rPr>
        <w:t xml:space="preserve"> </w:t>
      </w:r>
      <w:r>
        <w:t>were</w:t>
      </w:r>
      <w:r>
        <w:rPr>
          <w:spacing w:val="40"/>
        </w:rPr>
        <w:t xml:space="preserve"> </w:t>
      </w:r>
      <w:r>
        <w:t>excluded</w:t>
      </w:r>
      <w:r>
        <w:rPr>
          <w:spacing w:val="40"/>
        </w:rPr>
        <w:t xml:space="preserve"> </w:t>
      </w:r>
      <w:r>
        <w:t>using</w:t>
      </w:r>
      <w:r>
        <w:rPr>
          <w:spacing w:val="40"/>
        </w:rPr>
        <w:t xml:space="preserve"> </w:t>
      </w:r>
      <w:r>
        <w:t>a</w:t>
      </w:r>
      <w:r>
        <w:rPr>
          <w:spacing w:val="40"/>
        </w:rPr>
        <w:t xml:space="preserve"> </w:t>
      </w:r>
      <w:r>
        <w:t>threshold</w:t>
      </w:r>
      <w:r>
        <w:rPr>
          <w:spacing w:val="40"/>
        </w:rPr>
        <w:t xml:space="preserve"> </w:t>
      </w:r>
      <w:r>
        <w:t>of</w:t>
      </w:r>
      <w:r>
        <w:rPr>
          <w:spacing w:val="40"/>
        </w:rPr>
        <w:t xml:space="preserve"> </w:t>
      </w:r>
      <w:r>
        <w:rPr>
          <w:rFonts w:ascii="Lucida Sans Unicode"/>
        </w:rPr>
        <w:t>|</w:t>
      </w:r>
      <w:r>
        <w:rPr>
          <w:rFonts w:ascii="Bookman Old Style"/>
          <w:i/>
        </w:rPr>
        <w:t>r</w:t>
      </w:r>
      <w:r>
        <w:rPr>
          <w:rFonts w:ascii="Lucida Sans Unicode"/>
        </w:rPr>
        <w:t>|</w:t>
      </w:r>
      <w:r>
        <w:rPr>
          <w:rFonts w:ascii="Lucida Sans Unicode"/>
          <w:spacing w:val="40"/>
        </w:rPr>
        <w:t xml:space="preserve"> </w:t>
      </w:r>
      <w:r>
        <w:rPr>
          <w:rFonts w:ascii="Bookman Old Style"/>
          <w:i/>
        </w:rPr>
        <w:t>&gt;</w:t>
      </w:r>
      <w:r>
        <w:rPr>
          <w:rFonts w:ascii="Bookman Old Style"/>
          <w:i/>
          <w:spacing w:val="40"/>
        </w:rPr>
        <w:t xml:space="preserve"> </w:t>
      </w:r>
      <w:r>
        <w:rPr>
          <w:rFonts w:ascii="Book Antiqua"/>
        </w:rPr>
        <w:t>0</w:t>
      </w:r>
      <w:r>
        <w:rPr>
          <w:rFonts w:ascii="Bookman Old Style"/>
          <w:i/>
        </w:rPr>
        <w:t>.</w:t>
      </w:r>
      <w:r>
        <w:rPr>
          <w:rFonts w:ascii="Book Antiqua"/>
        </w:rPr>
        <w:t>75</w:t>
      </w:r>
      <w:r>
        <w:t>.</w:t>
      </w:r>
      <w:r>
        <w:rPr>
          <w:spacing w:val="40"/>
        </w:rPr>
        <w:t xml:space="preserve"> </w:t>
      </w:r>
      <w:r>
        <w:t>The</w:t>
      </w:r>
      <w:r>
        <w:rPr>
          <w:spacing w:val="40"/>
        </w:rPr>
        <w:t xml:space="preserve"> </w:t>
      </w:r>
      <w:r>
        <w:t>remaining</w:t>
      </w:r>
      <w:r>
        <w:rPr>
          <w:spacing w:val="40"/>
        </w:rPr>
        <w:t xml:space="preserve"> </w:t>
      </w:r>
      <w:r>
        <w:t>features</w:t>
      </w:r>
      <w:r>
        <w:rPr>
          <w:spacing w:val="40"/>
        </w:rPr>
        <w:t xml:space="preserve"> </w:t>
      </w:r>
      <w:r>
        <w:t>were then</w:t>
      </w:r>
      <w:r>
        <w:rPr>
          <w:spacing w:val="25"/>
        </w:rPr>
        <w:t xml:space="preserve"> </w:t>
      </w:r>
      <w:r>
        <w:t>rank-ordered</w:t>
      </w:r>
      <w:r>
        <w:rPr>
          <w:spacing w:val="25"/>
        </w:rPr>
        <w:t xml:space="preserve"> </w:t>
      </w:r>
      <w:r>
        <w:t>by</w:t>
      </w:r>
      <w:r>
        <w:rPr>
          <w:spacing w:val="25"/>
        </w:rPr>
        <w:t xml:space="preserve"> </w:t>
      </w:r>
      <w:r>
        <w:t>their</w:t>
      </w:r>
      <w:r>
        <w:rPr>
          <w:spacing w:val="25"/>
        </w:rPr>
        <w:t xml:space="preserve"> </w:t>
      </w:r>
      <w:r>
        <w:t>absolute</w:t>
      </w:r>
      <w:r>
        <w:rPr>
          <w:spacing w:val="25"/>
        </w:rPr>
        <w:t xml:space="preserve"> </w:t>
      </w:r>
      <w:r>
        <w:t>Pearson</w:t>
      </w:r>
      <w:r>
        <w:rPr>
          <w:spacing w:val="25"/>
        </w:rPr>
        <w:t xml:space="preserve"> </w:t>
      </w:r>
      <w:r>
        <w:t>correlation</w:t>
      </w:r>
      <w:r>
        <w:rPr>
          <w:spacing w:val="25"/>
        </w:rPr>
        <w:t xml:space="preserve"> </w:t>
      </w:r>
      <w:r>
        <w:rPr>
          <w:spacing w:val="-4"/>
        </w:rPr>
        <w:t>with</w:t>
      </w:r>
    </w:p>
    <w:p w14:paraId="4038D9BF" w14:textId="77777777" w:rsidR="005E5D1A" w:rsidRDefault="00000000">
      <w:pPr>
        <w:pStyle w:val="BodyText"/>
        <w:spacing w:before="10" w:line="249" w:lineRule="auto"/>
        <w:ind w:left="199" w:right="977"/>
      </w:pPr>
      <w:r>
        <w:t>the</w:t>
      </w:r>
      <w:r>
        <w:rPr>
          <w:spacing w:val="39"/>
        </w:rPr>
        <w:t xml:space="preserve"> </w:t>
      </w:r>
      <w:r>
        <w:t>target</w:t>
      </w:r>
      <w:r>
        <w:rPr>
          <w:spacing w:val="40"/>
        </w:rPr>
        <w:t xml:space="preserve"> </w:t>
      </w:r>
      <w:r>
        <w:t>label</w:t>
      </w:r>
      <w:r>
        <w:rPr>
          <w:spacing w:val="39"/>
        </w:rPr>
        <w:t xml:space="preserve"> </w:t>
      </w:r>
      <w:r>
        <w:t>(stress</w:t>
      </w:r>
      <w:r>
        <w:rPr>
          <w:spacing w:val="40"/>
        </w:rPr>
        <w:t xml:space="preserve"> </w:t>
      </w:r>
      <w:r>
        <w:t>or</w:t>
      </w:r>
      <w:r>
        <w:rPr>
          <w:spacing w:val="39"/>
        </w:rPr>
        <w:t xml:space="preserve"> </w:t>
      </w:r>
      <w:r>
        <w:t>MWL)</w:t>
      </w:r>
      <w:r>
        <w:rPr>
          <w:spacing w:val="40"/>
        </w:rPr>
        <w:t xml:space="preserve"> </w:t>
      </w:r>
      <w:r>
        <w:t>computed</w:t>
      </w:r>
      <w:r>
        <w:rPr>
          <w:spacing w:val="39"/>
        </w:rPr>
        <w:t xml:space="preserve"> </w:t>
      </w:r>
      <w:r>
        <w:t>on</w:t>
      </w:r>
      <w:r>
        <w:rPr>
          <w:spacing w:val="40"/>
        </w:rPr>
        <w:t xml:space="preserve"> </w:t>
      </w:r>
      <w:r>
        <w:t>the</w:t>
      </w:r>
      <w:r>
        <w:rPr>
          <w:spacing w:val="39"/>
        </w:rPr>
        <w:t xml:space="preserve"> </w:t>
      </w:r>
      <w:r>
        <w:t>training set.</w:t>
      </w:r>
      <w:r>
        <w:rPr>
          <w:spacing w:val="40"/>
        </w:rPr>
        <w:t xml:space="preserve"> </w:t>
      </w:r>
      <w:r>
        <w:t>Three</w:t>
      </w:r>
      <w:r>
        <w:rPr>
          <w:spacing w:val="40"/>
        </w:rPr>
        <w:t xml:space="preserve"> </w:t>
      </w:r>
      <w:r>
        <w:t>candidate</w:t>
      </w:r>
      <w:r>
        <w:rPr>
          <w:spacing w:val="40"/>
        </w:rPr>
        <w:t xml:space="preserve"> </w:t>
      </w:r>
      <w:r>
        <w:t>feature-set</w:t>
      </w:r>
      <w:r>
        <w:rPr>
          <w:spacing w:val="40"/>
        </w:rPr>
        <w:t xml:space="preserve"> </w:t>
      </w:r>
      <w:r>
        <w:t>sizes—</w:t>
      </w:r>
      <w:commentRangeStart w:id="60"/>
      <w:r>
        <w:t>the</w:t>
      </w:r>
      <w:r>
        <w:rPr>
          <w:spacing w:val="40"/>
        </w:rPr>
        <w:t xml:space="preserve"> </w:t>
      </w:r>
      <w:r>
        <w:t>top</w:t>
      </w:r>
      <w:r>
        <w:rPr>
          <w:spacing w:val="40"/>
        </w:rPr>
        <w:t xml:space="preserve"> </w:t>
      </w:r>
      <w:r>
        <w:t>5,</w:t>
      </w:r>
      <w:r>
        <w:rPr>
          <w:spacing w:val="40"/>
        </w:rPr>
        <w:t xml:space="preserve"> </w:t>
      </w:r>
      <w:r>
        <w:t>10,</w:t>
      </w:r>
      <w:r>
        <w:rPr>
          <w:spacing w:val="40"/>
        </w:rPr>
        <w:t xml:space="preserve"> </w:t>
      </w:r>
      <w:r>
        <w:t>and 20 ranked features—</w:t>
      </w:r>
      <w:commentRangeEnd w:id="60"/>
      <w:r w:rsidR="005F714E">
        <w:rPr>
          <w:rStyle w:val="CommentReference"/>
        </w:rPr>
        <w:commentReference w:id="60"/>
      </w:r>
      <w:r>
        <w:t>were evaluated to identify the smallest feature</w:t>
      </w:r>
      <w:r>
        <w:rPr>
          <w:spacing w:val="-13"/>
        </w:rPr>
        <w:t xml:space="preserve"> </w:t>
      </w:r>
      <w:r>
        <w:t>subset</w:t>
      </w:r>
      <w:r>
        <w:rPr>
          <w:spacing w:val="-12"/>
        </w:rPr>
        <w:t xml:space="preserve"> </w:t>
      </w:r>
      <w:r>
        <w:t>achieving</w:t>
      </w:r>
      <w:r>
        <w:rPr>
          <w:spacing w:val="-13"/>
        </w:rPr>
        <w:t xml:space="preserve"> </w:t>
      </w:r>
      <w:r>
        <w:t>the</w:t>
      </w:r>
      <w:r>
        <w:rPr>
          <w:spacing w:val="-12"/>
        </w:rPr>
        <w:t xml:space="preserve"> </w:t>
      </w:r>
      <w:r>
        <w:t>highest</w:t>
      </w:r>
      <w:r>
        <w:rPr>
          <w:spacing w:val="-13"/>
        </w:rPr>
        <w:t xml:space="preserve"> </w:t>
      </w:r>
      <w:r>
        <w:t>classification</w:t>
      </w:r>
      <w:r>
        <w:rPr>
          <w:spacing w:val="-12"/>
        </w:rPr>
        <w:t xml:space="preserve"> </w:t>
      </w:r>
      <w:r>
        <w:t>performance. This</w:t>
      </w:r>
      <w:r>
        <w:rPr>
          <w:spacing w:val="-7"/>
        </w:rPr>
        <w:t xml:space="preserve"> </w:t>
      </w:r>
      <w:r>
        <w:t>procedure</w:t>
      </w:r>
      <w:r>
        <w:rPr>
          <w:spacing w:val="-7"/>
        </w:rPr>
        <w:t xml:space="preserve"> </w:t>
      </w:r>
      <w:r>
        <w:t>was</w:t>
      </w:r>
      <w:r>
        <w:rPr>
          <w:spacing w:val="-7"/>
        </w:rPr>
        <w:t xml:space="preserve"> </w:t>
      </w:r>
      <w:r>
        <w:t>repeated</w:t>
      </w:r>
      <w:r>
        <w:rPr>
          <w:spacing w:val="-7"/>
        </w:rPr>
        <w:t xml:space="preserve"> </w:t>
      </w:r>
      <w:r>
        <w:t>independently</w:t>
      </w:r>
      <w:r>
        <w:rPr>
          <w:spacing w:val="-7"/>
        </w:rPr>
        <w:t xml:space="preserve"> </w:t>
      </w:r>
      <w:r>
        <w:t>within</w:t>
      </w:r>
      <w:r>
        <w:rPr>
          <w:spacing w:val="-7"/>
        </w:rPr>
        <w:t xml:space="preserve"> </w:t>
      </w:r>
      <w:r>
        <w:t>each</w:t>
      </w:r>
      <w:r>
        <w:rPr>
          <w:spacing w:val="-7"/>
        </w:rPr>
        <w:t xml:space="preserve"> </w:t>
      </w:r>
      <w:r>
        <w:t xml:space="preserve">LOSO </w:t>
      </w:r>
      <w:r>
        <w:rPr>
          <w:spacing w:val="-2"/>
        </w:rPr>
        <w:t>fold.</w:t>
      </w:r>
    </w:p>
    <w:p w14:paraId="4038D9C0" w14:textId="77777777" w:rsidR="005E5D1A" w:rsidRDefault="00000000">
      <w:pPr>
        <w:pStyle w:val="BodyText"/>
        <w:spacing w:before="6" w:line="249" w:lineRule="auto"/>
        <w:ind w:left="199" w:right="977" w:firstLine="199"/>
      </w:pPr>
      <w:r>
        <w:t xml:space="preserve">All models were implemented in R using an SVM with an RBF kernel. The SVM hyperparameters </w:t>
      </w:r>
      <w:r>
        <w:rPr>
          <w:rFonts w:ascii="Bookman Old Style" w:hAnsi="Bookman Old Style"/>
          <w:i/>
        </w:rPr>
        <w:t xml:space="preserve">C </w:t>
      </w:r>
      <w:r>
        <w:t xml:space="preserve">and </w:t>
      </w:r>
      <w:r>
        <w:rPr>
          <w:rFonts w:ascii="Bookman Old Style" w:hAnsi="Bookman Old Style"/>
          <w:i/>
        </w:rPr>
        <w:t xml:space="preserve">γ </w:t>
      </w:r>
      <w:r>
        <w:t>were tuned within</w:t>
      </w:r>
      <w:r>
        <w:rPr>
          <w:spacing w:val="-8"/>
        </w:rPr>
        <w:t xml:space="preserve"> </w:t>
      </w:r>
      <w:r>
        <w:t>each</w:t>
      </w:r>
      <w:r>
        <w:rPr>
          <w:spacing w:val="-9"/>
        </w:rPr>
        <w:t xml:space="preserve"> </w:t>
      </w:r>
      <w:r>
        <w:t>fold</w:t>
      </w:r>
      <w:r>
        <w:rPr>
          <w:spacing w:val="-8"/>
        </w:rPr>
        <w:t xml:space="preserve"> </w:t>
      </w:r>
      <w:r>
        <w:t>using</w:t>
      </w:r>
      <w:r>
        <w:rPr>
          <w:spacing w:val="-8"/>
        </w:rPr>
        <w:t xml:space="preserve"> </w:t>
      </w:r>
      <w:r>
        <w:t>a</w:t>
      </w:r>
      <w:r>
        <w:rPr>
          <w:spacing w:val="-9"/>
        </w:rPr>
        <w:t xml:space="preserve"> </w:t>
      </w:r>
      <w:r>
        <w:t>grid</w:t>
      </w:r>
      <w:r>
        <w:rPr>
          <w:spacing w:val="-8"/>
        </w:rPr>
        <w:t xml:space="preserve"> </w:t>
      </w:r>
      <w:r>
        <w:t>search</w:t>
      </w:r>
      <w:r>
        <w:rPr>
          <w:spacing w:val="-9"/>
        </w:rPr>
        <w:t xml:space="preserve"> </w:t>
      </w:r>
      <w:r>
        <w:t>applied</w:t>
      </w:r>
      <w:r>
        <w:rPr>
          <w:spacing w:val="-8"/>
        </w:rPr>
        <w:t xml:space="preserve"> </w:t>
      </w:r>
      <w:r>
        <w:t>only</w:t>
      </w:r>
      <w:r>
        <w:rPr>
          <w:spacing w:val="-8"/>
        </w:rPr>
        <w:t xml:space="preserve"> </w:t>
      </w:r>
      <w:r>
        <w:t>to</w:t>
      </w:r>
      <w:r>
        <w:rPr>
          <w:spacing w:val="-9"/>
        </w:rPr>
        <w:t xml:space="preserve"> </w:t>
      </w:r>
      <w:r>
        <w:t>the</w:t>
      </w:r>
      <w:r>
        <w:rPr>
          <w:spacing w:val="-8"/>
        </w:rPr>
        <w:t xml:space="preserve"> </w:t>
      </w:r>
      <w:r>
        <w:t>training data. Feature scaling was also performed inside each fold using summary statistics computed solely from the training participants. For each target, the tuned model was applied to the held-out participant to obtain unbiased predictions.</w:t>
      </w:r>
    </w:p>
    <w:p w14:paraId="4038D9C1" w14:textId="77777777" w:rsidR="005E5D1A" w:rsidRDefault="00000000">
      <w:pPr>
        <w:pStyle w:val="BodyText"/>
        <w:spacing w:line="249" w:lineRule="auto"/>
        <w:ind w:left="199" w:right="977" w:firstLine="199"/>
      </w:pPr>
      <w:r>
        <w:t>Model</w:t>
      </w:r>
      <w:r>
        <w:rPr>
          <w:spacing w:val="-12"/>
        </w:rPr>
        <w:t xml:space="preserve"> </w:t>
      </w:r>
      <w:r>
        <w:t>performance</w:t>
      </w:r>
      <w:r>
        <w:rPr>
          <w:spacing w:val="-12"/>
        </w:rPr>
        <w:t xml:space="preserve"> </w:t>
      </w:r>
      <w:r>
        <w:t>was</w:t>
      </w:r>
      <w:r>
        <w:rPr>
          <w:spacing w:val="-12"/>
        </w:rPr>
        <w:t xml:space="preserve"> </w:t>
      </w:r>
      <w:r>
        <w:t>assessed</w:t>
      </w:r>
      <w:r>
        <w:rPr>
          <w:spacing w:val="-12"/>
        </w:rPr>
        <w:t xml:space="preserve"> </w:t>
      </w:r>
      <w:r>
        <w:t>by</w:t>
      </w:r>
      <w:r>
        <w:rPr>
          <w:spacing w:val="-12"/>
        </w:rPr>
        <w:t xml:space="preserve"> </w:t>
      </w:r>
      <w:r>
        <w:t>aggregating</w:t>
      </w:r>
      <w:r>
        <w:rPr>
          <w:spacing w:val="-12"/>
        </w:rPr>
        <w:t xml:space="preserve"> </w:t>
      </w:r>
      <w:r>
        <w:t>predictions across all LOSO folds. The primary evaluation metric was classification</w:t>
      </w:r>
      <w:r>
        <w:rPr>
          <w:spacing w:val="-13"/>
        </w:rPr>
        <w:t xml:space="preserve"> </w:t>
      </w:r>
      <w:r>
        <w:t>accuracy,</w:t>
      </w:r>
      <w:r>
        <w:rPr>
          <w:spacing w:val="-12"/>
        </w:rPr>
        <w:t xml:space="preserve"> </w:t>
      </w:r>
      <w:r>
        <w:t>computed</w:t>
      </w:r>
      <w:r>
        <w:rPr>
          <w:spacing w:val="-13"/>
        </w:rPr>
        <w:t xml:space="preserve"> </w:t>
      </w:r>
      <w:r>
        <w:t>as</w:t>
      </w:r>
      <w:r>
        <w:rPr>
          <w:spacing w:val="-12"/>
        </w:rPr>
        <w:t xml:space="preserve"> </w:t>
      </w:r>
      <w:r>
        <w:t>the</w:t>
      </w:r>
      <w:r>
        <w:rPr>
          <w:spacing w:val="-13"/>
        </w:rPr>
        <w:t xml:space="preserve"> </w:t>
      </w:r>
      <w:r>
        <w:t>proportion</w:t>
      </w:r>
      <w:r>
        <w:rPr>
          <w:spacing w:val="-12"/>
        </w:rPr>
        <w:t xml:space="preserve"> </w:t>
      </w:r>
      <w:r>
        <w:t>of</w:t>
      </w:r>
      <w:r>
        <w:rPr>
          <w:spacing w:val="-13"/>
        </w:rPr>
        <w:t xml:space="preserve"> </w:t>
      </w:r>
      <w:r>
        <w:t>correctly classified samples across all held-out participants.</w:t>
      </w:r>
    </w:p>
    <w:p w14:paraId="4038D9C2" w14:textId="77777777" w:rsidR="005E5D1A" w:rsidRDefault="005E5D1A">
      <w:pPr>
        <w:pStyle w:val="BodyText"/>
        <w:spacing w:before="131"/>
        <w:ind w:left="0"/>
        <w:jc w:val="left"/>
      </w:pPr>
    </w:p>
    <w:p w14:paraId="4038D9C3" w14:textId="77777777" w:rsidR="005E5D1A" w:rsidRDefault="00000000">
      <w:pPr>
        <w:pStyle w:val="ListParagraph"/>
        <w:numPr>
          <w:ilvl w:val="0"/>
          <w:numId w:val="4"/>
        </w:numPr>
        <w:tabs>
          <w:tab w:val="left" w:pos="513"/>
        </w:tabs>
        <w:ind w:left="513" w:hanging="314"/>
        <w:jc w:val="left"/>
        <w:rPr>
          <w:i/>
          <w:sz w:val="20"/>
        </w:rPr>
      </w:pPr>
      <w:r>
        <w:rPr>
          <w:i/>
          <w:sz w:val="20"/>
        </w:rPr>
        <w:t>Ethics</w:t>
      </w:r>
      <w:r>
        <w:rPr>
          <w:i/>
          <w:spacing w:val="11"/>
          <w:sz w:val="20"/>
        </w:rPr>
        <w:t xml:space="preserve"> </w:t>
      </w:r>
      <w:r>
        <w:rPr>
          <w:i/>
          <w:sz w:val="20"/>
        </w:rPr>
        <w:t>and</w:t>
      </w:r>
      <w:r>
        <w:rPr>
          <w:i/>
          <w:spacing w:val="11"/>
          <w:sz w:val="20"/>
        </w:rPr>
        <w:t xml:space="preserve"> </w:t>
      </w:r>
      <w:r>
        <w:rPr>
          <w:i/>
          <w:sz w:val="20"/>
        </w:rPr>
        <w:t>Protocol</w:t>
      </w:r>
      <w:r>
        <w:rPr>
          <w:i/>
          <w:spacing w:val="11"/>
          <w:sz w:val="20"/>
        </w:rPr>
        <w:t xml:space="preserve"> </w:t>
      </w:r>
      <w:r>
        <w:rPr>
          <w:i/>
          <w:spacing w:val="-2"/>
          <w:sz w:val="20"/>
        </w:rPr>
        <w:t>Details</w:t>
      </w:r>
    </w:p>
    <w:p w14:paraId="4038D9C4" w14:textId="77777777" w:rsidR="005E5D1A" w:rsidRDefault="00000000">
      <w:pPr>
        <w:pStyle w:val="BodyText"/>
        <w:spacing w:before="92" w:line="249" w:lineRule="auto"/>
        <w:ind w:left="199" w:right="977" w:firstLine="199"/>
        <w:jc w:val="right"/>
      </w:pPr>
      <w:r>
        <w:t>The</w:t>
      </w:r>
      <w:r>
        <w:rPr>
          <w:spacing w:val="31"/>
        </w:rPr>
        <w:t xml:space="preserve"> </w:t>
      </w:r>
      <w:r>
        <w:t>VR</w:t>
      </w:r>
      <w:r>
        <w:rPr>
          <w:spacing w:val="31"/>
        </w:rPr>
        <w:t xml:space="preserve"> </w:t>
      </w:r>
      <w:r>
        <w:t>environment</w:t>
      </w:r>
      <w:r>
        <w:rPr>
          <w:spacing w:val="31"/>
        </w:rPr>
        <w:t xml:space="preserve"> </w:t>
      </w:r>
      <w:r>
        <w:t>was</w:t>
      </w:r>
      <w:r>
        <w:rPr>
          <w:spacing w:val="31"/>
        </w:rPr>
        <w:t xml:space="preserve"> </w:t>
      </w:r>
      <w:r>
        <w:t>based</w:t>
      </w:r>
      <w:r>
        <w:rPr>
          <w:spacing w:val="31"/>
        </w:rPr>
        <w:t xml:space="preserve"> </w:t>
      </w:r>
      <w:r>
        <w:t>on</w:t>
      </w:r>
      <w:r>
        <w:rPr>
          <w:spacing w:val="31"/>
        </w:rPr>
        <w:t xml:space="preserve"> </w:t>
      </w:r>
      <w:r>
        <w:t>the</w:t>
      </w:r>
      <w:r>
        <w:rPr>
          <w:spacing w:val="31"/>
        </w:rPr>
        <w:t xml:space="preserve"> </w:t>
      </w:r>
      <w:r>
        <w:t>open-source</w:t>
      </w:r>
      <w:r>
        <w:rPr>
          <w:spacing w:val="31"/>
        </w:rPr>
        <w:t xml:space="preserve"> </w:t>
      </w:r>
      <w:r>
        <w:t>VR-TSST framework (v2.3) and modified under its MIT licence. All</w:t>
      </w:r>
      <w:r>
        <w:rPr>
          <w:spacing w:val="40"/>
        </w:rPr>
        <w:t xml:space="preserve"> </w:t>
      </w:r>
      <w:r>
        <w:t>procedures</w:t>
      </w:r>
      <w:r>
        <w:rPr>
          <w:spacing w:val="40"/>
        </w:rPr>
        <w:t xml:space="preserve"> </w:t>
      </w:r>
      <w:r>
        <w:t>were</w:t>
      </w:r>
      <w:r>
        <w:rPr>
          <w:spacing w:val="40"/>
        </w:rPr>
        <w:t xml:space="preserve"> </w:t>
      </w:r>
      <w:r>
        <w:t>approved</w:t>
      </w:r>
      <w:r>
        <w:rPr>
          <w:spacing w:val="40"/>
        </w:rPr>
        <w:t xml:space="preserve"> </w:t>
      </w:r>
      <w:r>
        <w:t>under</w:t>
      </w:r>
      <w:r>
        <w:rPr>
          <w:spacing w:val="40"/>
        </w:rPr>
        <w:t xml:space="preserve"> </w:t>
      </w:r>
      <w:r>
        <w:t>the</w:t>
      </w:r>
      <w:r>
        <w:rPr>
          <w:spacing w:val="40"/>
        </w:rPr>
        <w:t xml:space="preserve"> </w:t>
      </w:r>
      <w:r>
        <w:t>same</w:t>
      </w:r>
      <w:r>
        <w:rPr>
          <w:spacing w:val="40"/>
        </w:rPr>
        <w:t xml:space="preserve"> </w:t>
      </w:r>
      <w:r>
        <w:t>protocol described</w:t>
      </w:r>
      <w:r>
        <w:rPr>
          <w:spacing w:val="-11"/>
        </w:rPr>
        <w:t xml:space="preserve"> </w:t>
      </w:r>
      <w:r>
        <w:t>in</w:t>
      </w:r>
      <w:r>
        <w:rPr>
          <w:spacing w:val="-11"/>
        </w:rPr>
        <w:t xml:space="preserve"> </w:t>
      </w:r>
      <w:r>
        <w:t>Section</w:t>
      </w:r>
      <w:r>
        <w:rPr>
          <w:spacing w:val="-11"/>
        </w:rPr>
        <w:t xml:space="preserve"> </w:t>
      </w:r>
      <w:r>
        <w:t>II-D</w:t>
      </w:r>
      <w:r>
        <w:rPr>
          <w:spacing w:val="-11"/>
        </w:rPr>
        <w:t xml:space="preserve"> </w:t>
      </w:r>
      <w:r>
        <w:t>by</w:t>
      </w:r>
      <w:r>
        <w:rPr>
          <w:spacing w:val="-11"/>
        </w:rPr>
        <w:t xml:space="preserve"> </w:t>
      </w:r>
      <w:r>
        <w:t>the</w:t>
      </w:r>
      <w:r>
        <w:rPr>
          <w:spacing w:val="-11"/>
        </w:rPr>
        <w:t xml:space="preserve"> </w:t>
      </w:r>
      <w:r>
        <w:t>Institutional</w:t>
      </w:r>
      <w:r>
        <w:rPr>
          <w:spacing w:val="-11"/>
        </w:rPr>
        <w:t xml:space="preserve"> </w:t>
      </w:r>
      <w:r>
        <w:t>Ethics</w:t>
      </w:r>
      <w:r>
        <w:rPr>
          <w:spacing w:val="-11"/>
        </w:rPr>
        <w:t xml:space="preserve"> </w:t>
      </w:r>
      <w:r>
        <w:t>Committee (reference:</w:t>
      </w:r>
      <w:r>
        <w:rPr>
          <w:spacing w:val="40"/>
        </w:rPr>
        <w:t xml:space="preserve"> </w:t>
      </w:r>
      <w:r>
        <w:t>2614-2411)</w:t>
      </w:r>
      <w:r>
        <w:rPr>
          <w:spacing w:val="40"/>
        </w:rPr>
        <w:t xml:space="preserve"> </w:t>
      </w:r>
      <w:r>
        <w:t>and</w:t>
      </w:r>
      <w:r>
        <w:rPr>
          <w:spacing w:val="40"/>
        </w:rPr>
        <w:t xml:space="preserve"> </w:t>
      </w:r>
      <w:r>
        <w:t>were</w:t>
      </w:r>
      <w:r>
        <w:rPr>
          <w:spacing w:val="40"/>
        </w:rPr>
        <w:t xml:space="preserve"> </w:t>
      </w:r>
      <w:r>
        <w:t>conducted</w:t>
      </w:r>
      <w:r>
        <w:rPr>
          <w:spacing w:val="40"/>
        </w:rPr>
        <w:t xml:space="preserve"> </w:t>
      </w:r>
      <w:r>
        <w:t>in</w:t>
      </w:r>
      <w:r>
        <w:rPr>
          <w:spacing w:val="40"/>
        </w:rPr>
        <w:t xml:space="preserve"> </w:t>
      </w:r>
      <w:r>
        <w:t>accordance with</w:t>
      </w:r>
      <w:r>
        <w:rPr>
          <w:spacing w:val="40"/>
        </w:rPr>
        <w:t xml:space="preserve"> </w:t>
      </w:r>
      <w:r>
        <w:t>the</w:t>
      </w:r>
      <w:r>
        <w:rPr>
          <w:spacing w:val="40"/>
        </w:rPr>
        <w:t xml:space="preserve"> </w:t>
      </w:r>
      <w:r>
        <w:t>Declaration</w:t>
      </w:r>
      <w:r>
        <w:rPr>
          <w:spacing w:val="40"/>
        </w:rPr>
        <w:t xml:space="preserve"> </w:t>
      </w:r>
      <w:r>
        <w:t>of</w:t>
      </w:r>
      <w:r>
        <w:rPr>
          <w:spacing w:val="40"/>
        </w:rPr>
        <w:t xml:space="preserve"> </w:t>
      </w:r>
      <w:r>
        <w:t>Helsinki.</w:t>
      </w:r>
      <w:r>
        <w:rPr>
          <w:spacing w:val="40"/>
        </w:rPr>
        <w:t xml:space="preserve"> </w:t>
      </w:r>
      <w:r>
        <w:t>The</w:t>
      </w:r>
      <w:r>
        <w:rPr>
          <w:spacing w:val="40"/>
        </w:rPr>
        <w:t xml:space="preserve"> </w:t>
      </w:r>
      <w:r>
        <w:t>study</w:t>
      </w:r>
      <w:r>
        <w:rPr>
          <w:spacing w:val="40"/>
        </w:rPr>
        <w:t xml:space="preserve"> </w:t>
      </w:r>
      <w:r>
        <w:t>involved</w:t>
      </w:r>
      <w:r>
        <w:rPr>
          <w:spacing w:val="40"/>
        </w:rPr>
        <w:t xml:space="preserve"> </w:t>
      </w:r>
      <w:r>
        <w:t>mild deception:</w:t>
      </w:r>
      <w:r>
        <w:rPr>
          <w:spacing w:val="19"/>
        </w:rPr>
        <w:t xml:space="preserve"> </w:t>
      </w:r>
      <w:r>
        <w:t>participants</w:t>
      </w:r>
      <w:r>
        <w:rPr>
          <w:spacing w:val="19"/>
        </w:rPr>
        <w:t xml:space="preserve"> </w:t>
      </w:r>
      <w:r>
        <w:t>were</w:t>
      </w:r>
      <w:r>
        <w:rPr>
          <w:spacing w:val="19"/>
        </w:rPr>
        <w:t xml:space="preserve"> </w:t>
      </w:r>
      <w:r>
        <w:t>informed</w:t>
      </w:r>
      <w:r>
        <w:rPr>
          <w:spacing w:val="19"/>
        </w:rPr>
        <w:t xml:space="preserve"> </w:t>
      </w:r>
      <w:r>
        <w:t>that</w:t>
      </w:r>
      <w:r>
        <w:rPr>
          <w:spacing w:val="19"/>
        </w:rPr>
        <w:t xml:space="preserve"> </w:t>
      </w:r>
      <w:r>
        <w:t>their</w:t>
      </w:r>
      <w:r>
        <w:rPr>
          <w:spacing w:val="19"/>
        </w:rPr>
        <w:t xml:space="preserve"> </w:t>
      </w:r>
      <w:r>
        <w:t>performance and</w:t>
      </w:r>
      <w:r>
        <w:rPr>
          <w:spacing w:val="26"/>
        </w:rPr>
        <w:t xml:space="preserve"> </w:t>
      </w:r>
      <w:r>
        <w:t>speech</w:t>
      </w:r>
      <w:r>
        <w:rPr>
          <w:spacing w:val="26"/>
        </w:rPr>
        <w:t xml:space="preserve"> </w:t>
      </w:r>
      <w:r>
        <w:t>were</w:t>
      </w:r>
      <w:r>
        <w:rPr>
          <w:spacing w:val="26"/>
        </w:rPr>
        <w:t xml:space="preserve"> </w:t>
      </w:r>
      <w:r>
        <w:t>being</w:t>
      </w:r>
      <w:r>
        <w:rPr>
          <w:spacing w:val="26"/>
        </w:rPr>
        <w:t xml:space="preserve"> </w:t>
      </w:r>
      <w:r>
        <w:t>recorded</w:t>
      </w:r>
      <w:r>
        <w:rPr>
          <w:spacing w:val="26"/>
        </w:rPr>
        <w:t xml:space="preserve"> </w:t>
      </w:r>
      <w:r>
        <w:t>and</w:t>
      </w:r>
      <w:r>
        <w:rPr>
          <w:spacing w:val="26"/>
        </w:rPr>
        <w:t xml:space="preserve"> </w:t>
      </w:r>
      <w:r>
        <w:t>evaluated,</w:t>
      </w:r>
      <w:r>
        <w:rPr>
          <w:spacing w:val="26"/>
        </w:rPr>
        <w:t xml:space="preserve"> </w:t>
      </w:r>
      <w:r>
        <w:t>although</w:t>
      </w:r>
      <w:r>
        <w:rPr>
          <w:spacing w:val="26"/>
        </w:rPr>
        <w:t xml:space="preserve"> </w:t>
      </w:r>
      <w:r>
        <w:t>no such</w:t>
      </w:r>
      <w:r>
        <w:rPr>
          <w:spacing w:val="7"/>
        </w:rPr>
        <w:t xml:space="preserve"> </w:t>
      </w:r>
      <w:r>
        <w:t>recordings</w:t>
      </w:r>
      <w:r>
        <w:rPr>
          <w:spacing w:val="7"/>
        </w:rPr>
        <w:t xml:space="preserve"> </w:t>
      </w:r>
      <w:r>
        <w:t>were</w:t>
      </w:r>
      <w:r>
        <w:rPr>
          <w:spacing w:val="8"/>
        </w:rPr>
        <w:t xml:space="preserve"> </w:t>
      </w:r>
      <w:r>
        <w:t>made.</w:t>
      </w:r>
      <w:r>
        <w:rPr>
          <w:spacing w:val="7"/>
        </w:rPr>
        <w:t xml:space="preserve"> </w:t>
      </w:r>
      <w:r>
        <w:t>This</w:t>
      </w:r>
      <w:r>
        <w:rPr>
          <w:spacing w:val="7"/>
        </w:rPr>
        <w:t xml:space="preserve"> </w:t>
      </w:r>
      <w:r>
        <w:t>procedure</w:t>
      </w:r>
      <w:r>
        <w:rPr>
          <w:spacing w:val="8"/>
        </w:rPr>
        <w:t xml:space="preserve"> </w:t>
      </w:r>
      <w:r>
        <w:t>and</w:t>
      </w:r>
      <w:r>
        <w:rPr>
          <w:spacing w:val="7"/>
        </w:rPr>
        <w:t xml:space="preserve"> </w:t>
      </w:r>
      <w:r>
        <w:t>its</w:t>
      </w:r>
      <w:r>
        <w:rPr>
          <w:spacing w:val="7"/>
        </w:rPr>
        <w:t xml:space="preserve"> </w:t>
      </w:r>
      <w:r>
        <w:rPr>
          <w:spacing w:val="-2"/>
        </w:rPr>
        <w:t>associated</w:t>
      </w:r>
    </w:p>
    <w:p w14:paraId="4038D9C5" w14:textId="77777777" w:rsidR="005E5D1A" w:rsidRDefault="005E5D1A">
      <w:pPr>
        <w:pStyle w:val="BodyText"/>
        <w:spacing w:line="249" w:lineRule="auto"/>
        <w:jc w:val="right"/>
        <w:sectPr w:rsidR="005E5D1A">
          <w:pgSz w:w="12240" w:h="15840"/>
          <w:pgMar w:top="940" w:right="0" w:bottom="280" w:left="720" w:header="495" w:footer="0" w:gutter="0"/>
          <w:cols w:num="2" w:space="720" w:equalWidth="0">
            <w:col w:w="5281" w:space="40"/>
            <w:col w:w="6199"/>
          </w:cols>
        </w:sectPr>
      </w:pPr>
    </w:p>
    <w:p w14:paraId="4038D9C6" w14:textId="77777777" w:rsidR="005E5D1A" w:rsidRDefault="00000000">
      <w:pPr>
        <w:pStyle w:val="BodyText"/>
        <w:spacing w:before="80" w:line="244" w:lineRule="auto"/>
        <w:ind w:right="944"/>
        <w:jc w:val="left"/>
      </w:pPr>
      <w:r>
        <w:rPr>
          <w:noProof/>
        </w:rPr>
        <w:lastRenderedPageBreak/>
        <mc:AlternateContent>
          <mc:Choice Requires="wps">
            <w:drawing>
              <wp:anchor distT="0" distB="0" distL="0" distR="0" simplePos="0" relativeHeight="487037952" behindDoc="1" locked="0" layoutInCell="1" allowOverlap="1" wp14:anchorId="4038DBC8" wp14:editId="4038DBC9">
                <wp:simplePos x="0" y="0"/>
                <wp:positionH relativeFrom="page">
                  <wp:posOffset>3556939</wp:posOffset>
                </wp:positionH>
                <wp:positionV relativeFrom="paragraph">
                  <wp:posOffset>294310</wp:posOffset>
                </wp:positionV>
                <wp:extent cx="78740" cy="889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 cy="88900"/>
                        </a:xfrm>
                        <a:prstGeom prst="rect">
                          <a:avLst/>
                        </a:prstGeom>
                      </wps:spPr>
                      <wps:txbx>
                        <w:txbxContent>
                          <w:p w14:paraId="4038DBE6" w14:textId="77777777" w:rsidR="005E5D1A" w:rsidRDefault="00000000">
                            <w:pPr>
                              <w:spacing w:line="137" w:lineRule="exact"/>
                              <w:rPr>
                                <w:rFonts w:ascii="Bookman Old Style"/>
                                <w:i/>
                                <w:sz w:val="14"/>
                              </w:rPr>
                            </w:pPr>
                            <w:r>
                              <w:rPr>
                                <w:rFonts w:ascii="Bookman Old Style"/>
                                <w:i/>
                                <w:spacing w:val="-10"/>
                                <w:w w:val="115"/>
                                <w:sz w:val="14"/>
                              </w:rPr>
                              <w:t>G</w:t>
                            </w:r>
                          </w:p>
                        </w:txbxContent>
                      </wps:txbx>
                      <wps:bodyPr wrap="square" lIns="0" tIns="0" rIns="0" bIns="0" rtlCol="0">
                        <a:noAutofit/>
                      </wps:bodyPr>
                    </wps:wsp>
                  </a:graphicData>
                </a:graphic>
              </wp:anchor>
            </w:drawing>
          </mc:Choice>
          <mc:Fallback>
            <w:pict>
              <v:shape w14:anchorId="4038DBC8" id="Textbox 19" o:spid="_x0000_s1027" type="#_x0000_t202" style="position:absolute;left:0;text-align:left;margin-left:280.05pt;margin-top:23.15pt;width:6.2pt;height:7pt;z-index:-1627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" filled="f" stroked="f">
                <v:textbox inset="0,0,0,0">
                  <w:txbxContent>
                    <w:p w14:paraId="4038DBE6" w14:textId="77777777" w:rsidR="005E5D1A" w:rsidRDefault="00000000">
                      <w:pPr>
                        <w:spacing w:line="137" w:lineRule="exact"/>
                        <w:rPr>
                          <w:rFonts w:ascii="Bookman Old Style"/>
                          <w:i/>
                          <w:sz w:val="14"/>
                        </w:rPr>
                      </w:pPr>
                      <w:r>
                        <w:rPr>
                          <w:rFonts w:ascii="Bookman Old Style"/>
                          <w:i/>
                          <w:spacing w:val="-10"/>
                          <w:w w:val="115"/>
                          <w:sz w:val="14"/>
                        </w:rPr>
                        <w:t>G</w:t>
                      </w:r>
                    </w:p>
                  </w:txbxContent>
                </v:textbox>
                <w10:wrap anchorx="page"/>
              </v:shape>
            </w:pict>
          </mc:Fallback>
        </mc:AlternateContent>
      </w:r>
      <w:r>
        <w:t>TABLE I: ANOVA results for subjective stress and NASA-TLX mental demand under stress and MWL manipulations. Each</w:t>
      </w:r>
      <w:r>
        <w:rPr>
          <w:spacing w:val="40"/>
        </w:rPr>
        <w:t xml:space="preserve"> </w:t>
      </w:r>
      <w:r>
        <w:t>row</w:t>
      </w:r>
      <w:r>
        <w:rPr>
          <w:spacing w:val="-3"/>
        </w:rPr>
        <w:t xml:space="preserve"> </w:t>
      </w:r>
      <w:r>
        <w:t>reports</w:t>
      </w:r>
      <w:r>
        <w:rPr>
          <w:spacing w:val="6"/>
        </w:rPr>
        <w:t xml:space="preserve"> </w:t>
      </w:r>
      <w:r>
        <w:rPr>
          <w:rFonts w:ascii="Bookman Old Style" w:hAnsi="Bookman Old Style"/>
          <w:i/>
        </w:rPr>
        <w:t>F</w:t>
      </w:r>
      <w:r>
        <w:rPr>
          <w:rFonts w:ascii="Bookman Old Style" w:hAnsi="Bookman Old Style"/>
          <w:i/>
          <w:spacing w:val="-33"/>
        </w:rPr>
        <w:t xml:space="preserve"> </w:t>
      </w:r>
      <w:r>
        <w:rPr>
          <w:rFonts w:ascii="Book Antiqua" w:hAnsi="Book Antiqua"/>
        </w:rPr>
        <w:t>(1</w:t>
      </w:r>
      <w:r>
        <w:rPr>
          <w:rFonts w:ascii="Bookman Old Style" w:hAnsi="Bookman Old Style"/>
          <w:i/>
        </w:rPr>
        <w:t>,</w:t>
      </w:r>
      <w:r>
        <w:rPr>
          <w:rFonts w:ascii="Bookman Old Style" w:hAnsi="Bookman Old Style"/>
          <w:i/>
          <w:spacing w:val="-27"/>
        </w:rPr>
        <w:t xml:space="preserve"> </w:t>
      </w:r>
      <w:r>
        <w:rPr>
          <w:rFonts w:ascii="Book Antiqua" w:hAnsi="Book Antiqua"/>
        </w:rPr>
        <w:t>43)</w:t>
      </w:r>
      <w:r>
        <w:t>,</w:t>
      </w:r>
      <w:r>
        <w:rPr>
          <w:spacing w:val="7"/>
        </w:rPr>
        <w:t xml:space="preserve"> </w:t>
      </w:r>
      <w:r>
        <w:rPr>
          <w:rFonts w:ascii="Bookman Old Style" w:hAnsi="Bookman Old Style"/>
          <w:i/>
        </w:rPr>
        <w:t>p</w:t>
      </w:r>
      <w:r>
        <w:rPr>
          <w:rFonts w:ascii="Bookman Old Style" w:hAnsi="Bookman Old Style"/>
          <w:i/>
          <w:spacing w:val="-3"/>
        </w:rPr>
        <w:t xml:space="preserve"> </w:t>
      </w:r>
      <w:r>
        <w:t>value,</w:t>
      </w:r>
      <w:r>
        <w:rPr>
          <w:spacing w:val="7"/>
        </w:rPr>
        <w:t xml:space="preserve"> </w:t>
      </w:r>
      <w:r>
        <w:t>generalized</w:t>
      </w:r>
      <w:r>
        <w:rPr>
          <w:spacing w:val="7"/>
        </w:rPr>
        <w:t xml:space="preserve"> </w:t>
      </w:r>
      <w:r>
        <w:t>eta</w:t>
      </w:r>
      <w:r>
        <w:rPr>
          <w:spacing w:val="6"/>
        </w:rPr>
        <w:t xml:space="preserve"> </w:t>
      </w:r>
      <w:r>
        <w:t>squared</w:t>
      </w:r>
      <w:r>
        <w:rPr>
          <w:spacing w:val="7"/>
        </w:rPr>
        <w:t xml:space="preserve"> </w:t>
      </w:r>
      <w:r>
        <w:t>(</w:t>
      </w:r>
      <w:r>
        <w:rPr>
          <w:rFonts w:ascii="Bookman Old Style" w:hAnsi="Bookman Old Style"/>
          <w:i/>
        </w:rPr>
        <w:t>η</w:t>
      </w:r>
      <w:r>
        <w:rPr>
          <w:rFonts w:ascii="Bookman Old Style" w:hAnsi="Bookman Old Style"/>
          <w:vertAlign w:val="superscript"/>
        </w:rPr>
        <w:t>2</w:t>
      </w:r>
      <w:r>
        <w:rPr>
          <w:rFonts w:ascii="Bookman Old Style" w:hAnsi="Bookman Old Style"/>
          <w:spacing w:val="-17"/>
        </w:rPr>
        <w:t xml:space="preserve"> </w:t>
      </w:r>
      <w:r>
        <w:t>),</w:t>
      </w:r>
      <w:r>
        <w:rPr>
          <w:spacing w:val="6"/>
        </w:rPr>
        <w:t xml:space="preserve"> </w:t>
      </w:r>
      <w:r>
        <w:t>condition</w:t>
      </w:r>
      <w:r>
        <w:rPr>
          <w:spacing w:val="7"/>
        </w:rPr>
        <w:t xml:space="preserve"> </w:t>
      </w:r>
      <w:r>
        <w:t>means,</w:t>
      </w:r>
      <w:r>
        <w:rPr>
          <w:spacing w:val="6"/>
        </w:rPr>
        <w:t xml:space="preserve"> </w:t>
      </w:r>
      <w:r>
        <w:t>SDs,</w:t>
      </w:r>
      <w:r>
        <w:rPr>
          <w:spacing w:val="7"/>
        </w:rPr>
        <w:t xml:space="preserve"> </w:t>
      </w:r>
      <w:r>
        <w:t>and</w:t>
      </w:r>
      <w:r>
        <w:rPr>
          <w:spacing w:val="7"/>
        </w:rPr>
        <w:t xml:space="preserve"> </w:t>
      </w:r>
      <w:r>
        <w:t>95%</w:t>
      </w:r>
      <w:r>
        <w:rPr>
          <w:spacing w:val="6"/>
        </w:rPr>
        <w:t xml:space="preserve"> </w:t>
      </w:r>
      <w:r>
        <w:t>CIs</w:t>
      </w:r>
      <w:r>
        <w:rPr>
          <w:spacing w:val="7"/>
        </w:rPr>
        <w:t xml:space="preserve"> </w:t>
      </w:r>
      <w:r>
        <w:t>where</w:t>
      </w:r>
      <w:r>
        <w:rPr>
          <w:spacing w:val="6"/>
        </w:rPr>
        <w:t xml:space="preserve"> </w:t>
      </w:r>
      <w:r>
        <w:t>applicable.</w:t>
      </w:r>
      <w:r>
        <w:rPr>
          <w:spacing w:val="7"/>
        </w:rPr>
        <w:t xml:space="preserve"> </w:t>
      </w:r>
      <w:r>
        <w:rPr>
          <w:spacing w:val="-2"/>
        </w:rPr>
        <w:t>Significant</w:t>
      </w:r>
    </w:p>
    <w:p w14:paraId="4038D9C7" w14:textId="77777777" w:rsidR="005E5D1A" w:rsidRDefault="00000000">
      <w:pPr>
        <w:pStyle w:val="BodyText"/>
        <w:spacing w:line="241" w:lineRule="exact"/>
        <w:jc w:val="left"/>
      </w:pPr>
      <w:r>
        <w:rPr>
          <w:noProof/>
        </w:rPr>
        <mc:AlternateContent>
          <mc:Choice Requires="wps">
            <w:drawing>
              <wp:anchor distT="0" distB="0" distL="0" distR="0" simplePos="0" relativeHeight="487038464" behindDoc="1" locked="0" layoutInCell="1" allowOverlap="1" wp14:anchorId="4038DBCA" wp14:editId="4038DBCB">
                <wp:simplePos x="0" y="0"/>
                <wp:positionH relativeFrom="page">
                  <wp:posOffset>4512411</wp:posOffset>
                </wp:positionH>
                <wp:positionV relativeFrom="paragraph">
                  <wp:posOffset>347661</wp:posOffset>
                </wp:positionV>
                <wp:extent cx="72390" cy="762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76200"/>
                        </a:xfrm>
                        <a:prstGeom prst="rect">
                          <a:avLst/>
                        </a:prstGeom>
                      </wps:spPr>
                      <wps:txbx>
                        <w:txbxContent>
                          <w:p w14:paraId="4038DBE7" w14:textId="77777777" w:rsidR="005E5D1A" w:rsidRDefault="00000000">
                            <w:pPr>
                              <w:spacing w:line="116" w:lineRule="exact"/>
                              <w:rPr>
                                <w:rFonts w:ascii="Century Gothic"/>
                                <w:i/>
                                <w:sz w:val="12"/>
                              </w:rPr>
                            </w:pPr>
                            <w:r>
                              <w:rPr>
                                <w:rFonts w:ascii="Century Gothic"/>
                                <w:i/>
                                <w:spacing w:val="-10"/>
                                <w:sz w:val="12"/>
                              </w:rPr>
                              <w:t>G</w:t>
                            </w:r>
                          </w:p>
                        </w:txbxContent>
                      </wps:txbx>
                      <wps:bodyPr wrap="square" lIns="0" tIns="0" rIns="0" bIns="0" rtlCol="0">
                        <a:noAutofit/>
                      </wps:bodyPr>
                    </wps:wsp>
                  </a:graphicData>
                </a:graphic>
              </wp:anchor>
            </w:drawing>
          </mc:Choice>
          <mc:Fallback>
            <w:pict>
              <v:shape w14:anchorId="4038DBCA" id="Textbox 20" o:spid="_x0000_s1028" type="#_x0000_t202" style="position:absolute;left:0;text-align:left;margin-left:355.3pt;margin-top:27.35pt;width:5.7pt;height:6pt;z-index:-1627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" filled="f" stroked="f">
                <v:textbox inset="0,0,0,0">
                  <w:txbxContent>
                    <w:p w14:paraId="4038DBE7" w14:textId="77777777" w:rsidR="005E5D1A" w:rsidRDefault="00000000">
                      <w:pPr>
                        <w:spacing w:line="116" w:lineRule="exact"/>
                        <w:rPr>
                          <w:rFonts w:ascii="Century Gothic"/>
                          <w:i/>
                          <w:sz w:val="12"/>
                        </w:rPr>
                      </w:pPr>
                      <w:r>
                        <w:rPr>
                          <w:rFonts w:ascii="Century Gothic"/>
                          <w:i/>
                          <w:spacing w:val="-10"/>
                          <w:sz w:val="12"/>
                        </w:rPr>
                        <w:t>G</w:t>
                      </w:r>
                    </w:p>
                  </w:txbxContent>
                </v:textbox>
                <w10:wrap anchorx="page"/>
              </v:shape>
            </w:pict>
          </mc:Fallback>
        </mc:AlternateContent>
      </w:r>
      <w:r>
        <w:t>effects</w:t>
      </w:r>
      <w:r>
        <w:rPr>
          <w:spacing w:val="15"/>
        </w:rPr>
        <w:t xml:space="preserve"> </w:t>
      </w:r>
      <w:r>
        <w:t>(</w:t>
      </w:r>
      <w:r>
        <w:rPr>
          <w:rFonts w:ascii="Bookman Old Style"/>
          <w:i/>
        </w:rPr>
        <w:t>p</w:t>
      </w:r>
      <w:r>
        <w:rPr>
          <w:rFonts w:ascii="Bookman Old Style"/>
          <w:i/>
          <w:spacing w:val="-7"/>
        </w:rPr>
        <w:t xml:space="preserve"> </w:t>
      </w:r>
      <w:r>
        <w:rPr>
          <w:rFonts w:ascii="Bookman Old Style"/>
          <w:i/>
        </w:rPr>
        <w:t>&lt;</w:t>
      </w:r>
      <w:r>
        <w:rPr>
          <w:rFonts w:ascii="Bookman Old Style"/>
          <w:i/>
          <w:spacing w:val="-7"/>
        </w:rPr>
        <w:t xml:space="preserve"> </w:t>
      </w:r>
      <w:r>
        <w:rPr>
          <w:rFonts w:ascii="Bookman Old Style"/>
          <w:i/>
        </w:rPr>
        <w:t>.</w:t>
      </w:r>
      <w:r>
        <w:rPr>
          <w:rFonts w:ascii="Book Antiqua"/>
        </w:rPr>
        <w:t>05</w:t>
      </w:r>
      <w:r>
        <w:t>)</w:t>
      </w:r>
      <w:r>
        <w:rPr>
          <w:spacing w:val="15"/>
        </w:rPr>
        <w:t xml:space="preserve"> </w:t>
      </w:r>
      <w:r>
        <w:t>are</w:t>
      </w:r>
      <w:r>
        <w:rPr>
          <w:spacing w:val="16"/>
        </w:rPr>
        <w:t xml:space="preserve"> </w:t>
      </w:r>
      <w:r>
        <w:t>marked</w:t>
      </w:r>
      <w:r>
        <w:rPr>
          <w:spacing w:val="16"/>
        </w:rPr>
        <w:t xml:space="preserve"> </w:t>
      </w:r>
      <w:r>
        <w:t>in</w:t>
      </w:r>
      <w:r>
        <w:rPr>
          <w:spacing w:val="16"/>
        </w:rPr>
        <w:t xml:space="preserve"> </w:t>
      </w:r>
      <w:r>
        <w:rPr>
          <w:spacing w:val="-2"/>
        </w:rPr>
        <w:t>bold.</w:t>
      </w:r>
    </w:p>
    <w:p w14:paraId="4038D9C8" w14:textId="77777777" w:rsidR="005E5D1A" w:rsidRDefault="00000000">
      <w:pPr>
        <w:pStyle w:val="BodyText"/>
        <w:spacing w:before="3"/>
        <w:ind w:left="0"/>
        <w:jc w:val="left"/>
        <w:rPr>
          <w:sz w:val="10"/>
        </w:rPr>
      </w:pPr>
      <w:r>
        <w:rPr>
          <w:noProof/>
          <w:sz w:val="10"/>
        </w:rPr>
        <mc:AlternateContent>
          <mc:Choice Requires="wps">
            <w:drawing>
              <wp:anchor distT="0" distB="0" distL="0" distR="0" simplePos="0" relativeHeight="487595008" behindDoc="1" locked="0" layoutInCell="1" allowOverlap="1" wp14:anchorId="4038DBCC" wp14:editId="4038DBCD">
                <wp:simplePos x="0" y="0"/>
                <wp:positionH relativeFrom="page">
                  <wp:posOffset>1180833</wp:posOffset>
                </wp:positionH>
                <wp:positionV relativeFrom="paragraph">
                  <wp:posOffset>90687</wp:posOffset>
                </wp:positionV>
                <wp:extent cx="541083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835" cy="1270"/>
                        </a:xfrm>
                        <a:custGeom>
                          <a:avLst/>
                          <a:gdLst/>
                          <a:ahLst/>
                          <a:cxnLst/>
                          <a:rect l="l" t="t" r="r" b="b"/>
                          <a:pathLst>
                            <a:path w="5410835">
                              <a:moveTo>
                                <a:pt x="0" y="0"/>
                              </a:moveTo>
                              <a:lnTo>
                                <a:pt x="541074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3F09A6" id="Graphic 21" o:spid="_x0000_s1026" style="position:absolute;margin-left:93pt;margin-top:7.15pt;width:426.0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410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" path="m,l5410746,e" filled="f" strokeweight=".28114mm">
                <v:path arrowok="t"/>
                <w10:wrap type="topAndBottom" anchorx="page"/>
              </v:shape>
            </w:pict>
          </mc:Fallback>
        </mc:AlternateContent>
      </w:r>
    </w:p>
    <w:p w14:paraId="4038D9C9" w14:textId="77777777" w:rsidR="005E5D1A" w:rsidRDefault="00000000">
      <w:pPr>
        <w:tabs>
          <w:tab w:val="left" w:pos="2511"/>
          <w:tab w:val="left" w:pos="4716"/>
          <w:tab w:val="left" w:pos="5744"/>
          <w:tab w:val="left" w:pos="6300"/>
          <w:tab w:val="left" w:pos="6784"/>
          <w:tab w:val="left" w:pos="7660"/>
          <w:tab w:val="left" w:pos="8300"/>
          <w:tab w:val="left" w:pos="8907"/>
        </w:tabs>
        <w:spacing w:before="39" w:after="58"/>
        <w:ind w:left="1259"/>
        <w:rPr>
          <w:sz w:val="16"/>
        </w:rPr>
      </w:pPr>
      <w:r>
        <w:rPr>
          <w:spacing w:val="-2"/>
          <w:sz w:val="16"/>
        </w:rPr>
        <w:t>Factor</w:t>
      </w:r>
      <w:r>
        <w:rPr>
          <w:sz w:val="16"/>
        </w:rPr>
        <w:tab/>
      </w:r>
      <w:r>
        <w:rPr>
          <w:spacing w:val="-2"/>
          <w:sz w:val="16"/>
        </w:rPr>
        <w:t>Measure</w:t>
      </w:r>
      <w:r>
        <w:rPr>
          <w:sz w:val="16"/>
        </w:rPr>
        <w:tab/>
      </w:r>
      <w:r>
        <w:rPr>
          <w:rFonts w:ascii="Bookman Old Style" w:hAnsi="Bookman Old Style"/>
          <w:i/>
          <w:sz w:val="16"/>
        </w:rPr>
        <w:t>F</w:t>
      </w:r>
      <w:r>
        <w:rPr>
          <w:rFonts w:ascii="Bookman Old Style" w:hAnsi="Bookman Old Style"/>
          <w:i/>
          <w:spacing w:val="-23"/>
          <w:sz w:val="16"/>
        </w:rPr>
        <w:t xml:space="preserve"> </w:t>
      </w:r>
      <w:r>
        <w:rPr>
          <w:rFonts w:ascii="Cambria" w:hAnsi="Cambria"/>
          <w:sz w:val="16"/>
        </w:rPr>
        <w:t>(1</w:t>
      </w:r>
      <w:r>
        <w:rPr>
          <w:rFonts w:ascii="Bookman Old Style" w:hAnsi="Bookman Old Style"/>
          <w:i/>
          <w:sz w:val="16"/>
        </w:rPr>
        <w:t>,</w:t>
      </w:r>
      <w:r>
        <w:rPr>
          <w:rFonts w:ascii="Bookman Old Style" w:hAnsi="Bookman Old Style"/>
          <w:i/>
          <w:spacing w:val="-17"/>
          <w:sz w:val="16"/>
        </w:rPr>
        <w:t xml:space="preserve"> </w:t>
      </w:r>
      <w:r>
        <w:rPr>
          <w:rFonts w:ascii="Cambria" w:hAnsi="Cambria"/>
          <w:spacing w:val="-5"/>
          <w:sz w:val="16"/>
        </w:rPr>
        <w:t>43)</w:t>
      </w:r>
      <w:r>
        <w:rPr>
          <w:rFonts w:ascii="Cambria" w:hAnsi="Cambria"/>
          <w:sz w:val="16"/>
        </w:rPr>
        <w:tab/>
      </w:r>
      <w:r>
        <w:rPr>
          <w:rFonts w:ascii="Bookman Old Style" w:hAnsi="Bookman Old Style"/>
          <w:i/>
          <w:spacing w:val="-10"/>
          <w:sz w:val="16"/>
        </w:rPr>
        <w:t>p</w:t>
      </w:r>
      <w:r>
        <w:rPr>
          <w:rFonts w:ascii="Bookman Old Style" w:hAnsi="Bookman Old Style"/>
          <w:i/>
          <w:sz w:val="16"/>
        </w:rPr>
        <w:tab/>
      </w:r>
      <w:r>
        <w:rPr>
          <w:rFonts w:ascii="Bookman Old Style" w:hAnsi="Bookman Old Style"/>
          <w:i/>
          <w:spacing w:val="-5"/>
          <w:sz w:val="16"/>
        </w:rPr>
        <w:t>η</w:t>
      </w:r>
      <w:r>
        <w:rPr>
          <w:rFonts w:ascii="Bookman Old Style" w:hAnsi="Bookman Old Style"/>
          <w:spacing w:val="-5"/>
          <w:sz w:val="16"/>
          <w:vertAlign w:val="superscript"/>
        </w:rPr>
        <w:t>2</w:t>
      </w:r>
      <w:r>
        <w:rPr>
          <w:rFonts w:ascii="Bookman Old Style" w:hAnsi="Bookman Old Style"/>
          <w:sz w:val="16"/>
        </w:rPr>
        <w:tab/>
      </w:r>
      <w:r>
        <w:rPr>
          <w:spacing w:val="-2"/>
          <w:sz w:val="16"/>
        </w:rPr>
        <w:t>Condition</w:t>
      </w:r>
      <w:r>
        <w:rPr>
          <w:sz w:val="16"/>
        </w:rPr>
        <w:tab/>
      </w:r>
      <w:r>
        <w:rPr>
          <w:spacing w:val="-4"/>
          <w:sz w:val="16"/>
        </w:rPr>
        <w:t>Mean</w:t>
      </w:r>
      <w:r>
        <w:rPr>
          <w:sz w:val="16"/>
        </w:rPr>
        <w:tab/>
      </w:r>
      <w:r>
        <w:rPr>
          <w:spacing w:val="-5"/>
          <w:sz w:val="16"/>
        </w:rPr>
        <w:t>SD</w:t>
      </w:r>
      <w:r>
        <w:rPr>
          <w:sz w:val="16"/>
        </w:rPr>
        <w:tab/>
        <w:t>95%</w:t>
      </w:r>
      <w:r>
        <w:rPr>
          <w:spacing w:val="12"/>
          <w:sz w:val="16"/>
        </w:rPr>
        <w:t xml:space="preserve"> </w:t>
      </w:r>
      <w:r>
        <w:rPr>
          <w:spacing w:val="-5"/>
          <w:sz w:val="16"/>
        </w:rPr>
        <w:t>CI</w:t>
      </w:r>
    </w:p>
    <w:p w14:paraId="4038D9CA" w14:textId="77777777" w:rsidR="005E5D1A" w:rsidRDefault="00000000">
      <w:pPr>
        <w:spacing w:after="16" w:line="20" w:lineRule="exact"/>
        <w:ind w:left="1139"/>
        <w:rPr>
          <w:sz w:val="2"/>
        </w:rPr>
      </w:pPr>
      <w:r>
        <w:rPr>
          <w:noProof/>
          <w:sz w:val="2"/>
        </w:rPr>
        <mc:AlternateContent>
          <mc:Choice Requires="wpg">
            <w:drawing>
              <wp:inline distT="0" distB="0" distL="0" distR="0" wp14:anchorId="4038DBCE" wp14:editId="4038DBCF">
                <wp:extent cx="5410835" cy="6350"/>
                <wp:effectExtent l="9525" t="0" r="0" b="317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835" cy="6350"/>
                          <a:chOff x="0" y="0"/>
                          <a:chExt cx="5410835" cy="6350"/>
                        </a:xfrm>
                      </wpg:grpSpPr>
                      <wps:wsp>
                        <wps:cNvPr id="23" name="Graphic 23"/>
                        <wps:cNvSpPr/>
                        <wps:spPr>
                          <a:xfrm>
                            <a:off x="0" y="3162"/>
                            <a:ext cx="5410835" cy="1270"/>
                          </a:xfrm>
                          <a:custGeom>
                            <a:avLst/>
                            <a:gdLst/>
                            <a:ahLst/>
                            <a:cxnLst/>
                            <a:rect l="l" t="t" r="r" b="b"/>
                            <a:pathLst>
                              <a:path w="5410835">
                                <a:moveTo>
                                  <a:pt x="0" y="0"/>
                                </a:moveTo>
                                <a:lnTo>
                                  <a:pt x="5410746"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7863F4" id="Group 22" o:spid="_x0000_s1026" style="width:426.05pt;height:.5pt;mso-position-horizontal-relative:char;mso-position-vertical-relative:line" coordsize="541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">
                <v:shape id="Graphic 23" o:spid="_x0000_s1027" style="position:absolute;top:31;width:54108;height:13;visibility:visible;mso-wrap-style:square;v-text-anchor:top" coordsize="5410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" path="m,l5410746,e" filled="f" strokeweight=".17567mm">
                  <v:path arrowok="t"/>
                </v:shape>
                <w10:anchorlock/>
              </v:group>
            </w:pict>
          </mc:Fallback>
        </mc:AlternateContent>
      </w:r>
    </w:p>
    <w:tbl>
      <w:tblPr>
        <w:tblW w:w="0" w:type="auto"/>
        <w:tblInd w:w="1147" w:type="dxa"/>
        <w:tblLayout w:type="fixed"/>
        <w:tblCellMar>
          <w:left w:w="0" w:type="dxa"/>
          <w:right w:w="0" w:type="dxa"/>
        </w:tblCellMar>
        <w:tblLook w:val="01E0" w:firstRow="1" w:lastRow="1" w:firstColumn="1" w:lastColumn="1" w:noHBand="0" w:noVBand="0"/>
      </w:tblPr>
      <w:tblGrid>
        <w:gridCol w:w="1253"/>
        <w:gridCol w:w="2263"/>
        <w:gridCol w:w="715"/>
        <w:gridCol w:w="778"/>
        <w:gridCol w:w="606"/>
        <w:gridCol w:w="724"/>
        <w:gridCol w:w="648"/>
        <w:gridCol w:w="540"/>
        <w:gridCol w:w="1000"/>
      </w:tblGrid>
      <w:tr w:rsidR="005E5D1A" w14:paraId="4038D9DA" w14:textId="77777777">
        <w:trPr>
          <w:trHeight w:val="550"/>
        </w:trPr>
        <w:tc>
          <w:tcPr>
            <w:tcW w:w="1253" w:type="dxa"/>
          </w:tcPr>
          <w:p w14:paraId="4038D9CB" w14:textId="77777777" w:rsidR="005E5D1A" w:rsidRDefault="00000000">
            <w:pPr>
              <w:pStyle w:val="TableParagraph"/>
              <w:spacing w:line="270" w:lineRule="atLeast"/>
              <w:ind w:right="737"/>
              <w:jc w:val="left"/>
              <w:rPr>
                <w:sz w:val="16"/>
              </w:rPr>
            </w:pPr>
            <w:r>
              <w:rPr>
                <w:spacing w:val="-2"/>
                <w:sz w:val="16"/>
              </w:rPr>
              <w:t>Stress</w:t>
            </w:r>
            <w:r>
              <w:rPr>
                <w:spacing w:val="40"/>
                <w:sz w:val="16"/>
              </w:rPr>
              <w:t xml:space="preserve"> </w:t>
            </w:r>
            <w:r>
              <w:rPr>
                <w:spacing w:val="-5"/>
                <w:sz w:val="16"/>
              </w:rPr>
              <w:t>MWL</w:t>
            </w:r>
          </w:p>
        </w:tc>
        <w:tc>
          <w:tcPr>
            <w:tcW w:w="2263" w:type="dxa"/>
          </w:tcPr>
          <w:p w14:paraId="4038D9CC" w14:textId="77777777" w:rsidR="005E5D1A" w:rsidRDefault="00000000">
            <w:pPr>
              <w:pStyle w:val="TableParagraph"/>
              <w:spacing w:line="270" w:lineRule="atLeast"/>
              <w:ind w:right="1058"/>
              <w:jc w:val="left"/>
              <w:rPr>
                <w:sz w:val="16"/>
              </w:rPr>
            </w:pPr>
            <w:r>
              <w:rPr>
                <w:sz w:val="16"/>
              </w:rPr>
              <w:t>Subjective</w:t>
            </w:r>
            <w:r>
              <w:rPr>
                <w:spacing w:val="-5"/>
                <w:sz w:val="16"/>
              </w:rPr>
              <w:t xml:space="preserve"> </w:t>
            </w:r>
            <w:r>
              <w:rPr>
                <w:sz w:val="16"/>
              </w:rPr>
              <w:t>stress</w:t>
            </w:r>
            <w:r>
              <w:rPr>
                <w:spacing w:val="40"/>
                <w:sz w:val="16"/>
              </w:rPr>
              <w:t xml:space="preserve"> </w:t>
            </w:r>
            <w:r>
              <w:rPr>
                <w:sz w:val="16"/>
              </w:rPr>
              <w:t>Subjective</w:t>
            </w:r>
            <w:r>
              <w:rPr>
                <w:spacing w:val="1"/>
                <w:sz w:val="16"/>
              </w:rPr>
              <w:t xml:space="preserve"> </w:t>
            </w:r>
            <w:r>
              <w:rPr>
                <w:spacing w:val="-2"/>
                <w:sz w:val="16"/>
              </w:rPr>
              <w:t>stress</w:t>
            </w:r>
          </w:p>
        </w:tc>
        <w:tc>
          <w:tcPr>
            <w:tcW w:w="715" w:type="dxa"/>
          </w:tcPr>
          <w:p w14:paraId="4038D9CD" w14:textId="77777777" w:rsidR="005E5D1A" w:rsidRDefault="00000000">
            <w:pPr>
              <w:pStyle w:val="TableParagraph"/>
              <w:spacing w:before="3" w:line="240" w:lineRule="auto"/>
              <w:ind w:left="217" w:right="0"/>
              <w:jc w:val="left"/>
              <w:rPr>
                <w:sz w:val="16"/>
              </w:rPr>
            </w:pPr>
            <w:r>
              <w:rPr>
                <w:spacing w:val="-4"/>
                <w:sz w:val="16"/>
              </w:rPr>
              <w:t>8.44</w:t>
            </w:r>
          </w:p>
          <w:p w14:paraId="4038D9CE" w14:textId="77777777" w:rsidR="005E5D1A" w:rsidRDefault="00000000">
            <w:pPr>
              <w:pStyle w:val="TableParagraph"/>
              <w:spacing w:before="175" w:line="168" w:lineRule="exact"/>
              <w:ind w:left="177" w:right="0"/>
              <w:jc w:val="left"/>
              <w:rPr>
                <w:sz w:val="16"/>
              </w:rPr>
            </w:pPr>
            <w:r>
              <w:rPr>
                <w:spacing w:val="-2"/>
                <w:sz w:val="16"/>
              </w:rPr>
              <w:t>22.71</w:t>
            </w:r>
          </w:p>
        </w:tc>
        <w:tc>
          <w:tcPr>
            <w:tcW w:w="778" w:type="dxa"/>
          </w:tcPr>
          <w:p w14:paraId="4038D9CF" w14:textId="77777777" w:rsidR="005E5D1A" w:rsidRDefault="00000000">
            <w:pPr>
              <w:pStyle w:val="TableParagraph"/>
              <w:spacing w:before="3" w:line="240" w:lineRule="auto"/>
              <w:ind w:left="55" w:right="1"/>
              <w:rPr>
                <w:b/>
                <w:sz w:val="16"/>
              </w:rPr>
            </w:pPr>
            <w:r>
              <w:rPr>
                <w:b/>
                <w:spacing w:val="-4"/>
                <w:sz w:val="16"/>
              </w:rPr>
              <w:t>.006</w:t>
            </w:r>
          </w:p>
          <w:p w14:paraId="4038D9D0" w14:textId="77777777" w:rsidR="005E5D1A" w:rsidRDefault="00000000">
            <w:pPr>
              <w:pStyle w:val="TableParagraph"/>
              <w:spacing w:before="172" w:line="170" w:lineRule="exact"/>
              <w:ind w:left="55" w:right="0"/>
              <w:rPr>
                <w:rFonts w:ascii="Cambria"/>
                <w:sz w:val="16"/>
              </w:rPr>
            </w:pPr>
            <w:r>
              <w:rPr>
                <w:rFonts w:ascii="Bookman Old Style"/>
                <w:i/>
                <w:w w:val="115"/>
                <w:sz w:val="16"/>
              </w:rPr>
              <w:t>&lt;</w:t>
            </w:r>
            <w:r>
              <w:rPr>
                <w:rFonts w:ascii="Bookman Old Style"/>
                <w:i/>
                <w:spacing w:val="12"/>
                <w:w w:val="115"/>
                <w:sz w:val="16"/>
              </w:rPr>
              <w:t xml:space="preserve"> </w:t>
            </w:r>
            <w:r>
              <w:rPr>
                <w:rFonts w:ascii="Bookman Old Style"/>
                <w:i/>
                <w:spacing w:val="-4"/>
                <w:w w:val="115"/>
                <w:sz w:val="16"/>
              </w:rPr>
              <w:t>.</w:t>
            </w:r>
            <w:r>
              <w:rPr>
                <w:rFonts w:ascii="Cambria"/>
                <w:spacing w:val="-4"/>
                <w:w w:val="115"/>
                <w:sz w:val="16"/>
              </w:rPr>
              <w:t>001</w:t>
            </w:r>
          </w:p>
        </w:tc>
        <w:tc>
          <w:tcPr>
            <w:tcW w:w="606" w:type="dxa"/>
          </w:tcPr>
          <w:p w14:paraId="4038D9D1" w14:textId="77777777" w:rsidR="005E5D1A" w:rsidRDefault="00000000">
            <w:pPr>
              <w:pStyle w:val="TableParagraph"/>
              <w:spacing w:before="3" w:line="240" w:lineRule="auto"/>
              <w:ind w:left="117" w:right="0"/>
              <w:jc w:val="left"/>
              <w:rPr>
                <w:sz w:val="16"/>
              </w:rPr>
            </w:pPr>
            <w:r>
              <w:rPr>
                <w:spacing w:val="-4"/>
                <w:sz w:val="16"/>
              </w:rPr>
              <w:t>.031</w:t>
            </w:r>
          </w:p>
          <w:p w14:paraId="4038D9D2" w14:textId="77777777" w:rsidR="005E5D1A" w:rsidRDefault="00000000">
            <w:pPr>
              <w:pStyle w:val="TableParagraph"/>
              <w:spacing w:before="175" w:line="168" w:lineRule="exact"/>
              <w:ind w:left="117" w:right="0"/>
              <w:jc w:val="left"/>
              <w:rPr>
                <w:sz w:val="16"/>
              </w:rPr>
            </w:pPr>
            <w:r>
              <w:rPr>
                <w:spacing w:val="-4"/>
                <w:sz w:val="16"/>
              </w:rPr>
              <w:t>.105</w:t>
            </w:r>
          </w:p>
        </w:tc>
        <w:tc>
          <w:tcPr>
            <w:tcW w:w="724" w:type="dxa"/>
          </w:tcPr>
          <w:p w14:paraId="4038D9D3" w14:textId="77777777" w:rsidR="005E5D1A" w:rsidRDefault="00000000">
            <w:pPr>
              <w:pStyle w:val="TableParagraph"/>
              <w:spacing w:line="180" w:lineRule="exact"/>
              <w:ind w:left="189" w:right="214"/>
              <w:rPr>
                <w:sz w:val="16"/>
              </w:rPr>
            </w:pPr>
            <w:r>
              <w:rPr>
                <w:spacing w:val="-4"/>
                <w:sz w:val="16"/>
              </w:rPr>
              <w:t>High</w:t>
            </w:r>
            <w:r>
              <w:rPr>
                <w:spacing w:val="40"/>
                <w:sz w:val="16"/>
              </w:rPr>
              <w:t xml:space="preserve"> </w:t>
            </w:r>
            <w:r>
              <w:rPr>
                <w:spacing w:val="-4"/>
                <w:sz w:val="16"/>
              </w:rPr>
              <w:t>Low</w:t>
            </w:r>
            <w:r>
              <w:rPr>
                <w:spacing w:val="40"/>
                <w:sz w:val="16"/>
              </w:rPr>
              <w:t xml:space="preserve"> </w:t>
            </w:r>
            <w:r>
              <w:rPr>
                <w:spacing w:val="-10"/>
                <w:sz w:val="16"/>
              </w:rPr>
              <w:t>–</w:t>
            </w:r>
          </w:p>
        </w:tc>
        <w:tc>
          <w:tcPr>
            <w:tcW w:w="648" w:type="dxa"/>
          </w:tcPr>
          <w:p w14:paraId="4038D9D4" w14:textId="77777777" w:rsidR="005E5D1A" w:rsidRDefault="00000000">
            <w:pPr>
              <w:pStyle w:val="TableParagraph"/>
              <w:spacing w:before="3" w:line="182" w:lineRule="exact"/>
              <w:ind w:left="224" w:right="0"/>
              <w:jc w:val="left"/>
              <w:rPr>
                <w:sz w:val="16"/>
              </w:rPr>
            </w:pPr>
            <w:r>
              <w:rPr>
                <w:spacing w:val="-4"/>
                <w:sz w:val="16"/>
              </w:rPr>
              <w:t>3.25</w:t>
            </w:r>
          </w:p>
          <w:p w14:paraId="4038D9D5" w14:textId="77777777" w:rsidR="005E5D1A" w:rsidRDefault="00000000">
            <w:pPr>
              <w:pStyle w:val="TableParagraph"/>
              <w:spacing w:line="180" w:lineRule="exact"/>
              <w:ind w:left="324" w:right="140" w:hanging="100"/>
              <w:jc w:val="left"/>
              <w:rPr>
                <w:sz w:val="16"/>
              </w:rPr>
            </w:pPr>
            <w:r>
              <w:rPr>
                <w:spacing w:val="-4"/>
                <w:sz w:val="16"/>
              </w:rPr>
              <w:t>2.43</w:t>
            </w:r>
            <w:r>
              <w:rPr>
                <w:spacing w:val="40"/>
                <w:sz w:val="16"/>
              </w:rPr>
              <w:t xml:space="preserve"> </w:t>
            </w:r>
            <w:r>
              <w:rPr>
                <w:spacing w:val="-10"/>
                <w:sz w:val="16"/>
              </w:rPr>
              <w:t>–</w:t>
            </w:r>
          </w:p>
        </w:tc>
        <w:tc>
          <w:tcPr>
            <w:tcW w:w="540" w:type="dxa"/>
          </w:tcPr>
          <w:p w14:paraId="4038D9D6" w14:textId="77777777" w:rsidR="005E5D1A" w:rsidRDefault="00000000">
            <w:pPr>
              <w:pStyle w:val="TableParagraph"/>
              <w:spacing w:before="3" w:line="182" w:lineRule="exact"/>
              <w:ind w:left="136" w:right="0"/>
              <w:jc w:val="left"/>
              <w:rPr>
                <w:sz w:val="16"/>
              </w:rPr>
            </w:pPr>
            <w:r>
              <w:rPr>
                <w:spacing w:val="-4"/>
                <w:sz w:val="16"/>
              </w:rPr>
              <w:t>2.21</w:t>
            </w:r>
          </w:p>
          <w:p w14:paraId="4038D9D7" w14:textId="77777777" w:rsidR="005E5D1A" w:rsidRDefault="00000000">
            <w:pPr>
              <w:pStyle w:val="TableParagraph"/>
              <w:spacing w:line="180" w:lineRule="exact"/>
              <w:ind w:left="236" w:right="120" w:hanging="100"/>
              <w:jc w:val="left"/>
              <w:rPr>
                <w:sz w:val="16"/>
              </w:rPr>
            </w:pPr>
            <w:r>
              <w:rPr>
                <w:spacing w:val="-4"/>
                <w:sz w:val="16"/>
              </w:rPr>
              <w:t>2.39</w:t>
            </w:r>
            <w:r>
              <w:rPr>
                <w:spacing w:val="40"/>
                <w:sz w:val="16"/>
              </w:rPr>
              <w:t xml:space="preserve"> </w:t>
            </w:r>
            <w:r>
              <w:rPr>
                <w:spacing w:val="-10"/>
                <w:sz w:val="16"/>
              </w:rPr>
              <w:t>–</w:t>
            </w:r>
          </w:p>
        </w:tc>
        <w:tc>
          <w:tcPr>
            <w:tcW w:w="1000" w:type="dxa"/>
          </w:tcPr>
          <w:p w14:paraId="4038D9D8" w14:textId="77777777" w:rsidR="005E5D1A" w:rsidRDefault="00000000">
            <w:pPr>
              <w:pStyle w:val="TableParagraph"/>
              <w:spacing w:before="3" w:line="182" w:lineRule="exact"/>
              <w:ind w:left="114" w:right="0"/>
              <w:jc w:val="left"/>
              <w:rPr>
                <w:sz w:val="16"/>
              </w:rPr>
            </w:pPr>
            <w:r>
              <w:rPr>
                <w:sz w:val="16"/>
              </w:rPr>
              <w:t>[2.58,</w:t>
            </w:r>
            <w:r>
              <w:rPr>
                <w:spacing w:val="11"/>
                <w:sz w:val="16"/>
              </w:rPr>
              <w:t xml:space="preserve"> </w:t>
            </w:r>
            <w:r>
              <w:rPr>
                <w:spacing w:val="-2"/>
                <w:sz w:val="16"/>
              </w:rPr>
              <w:t>3.92]</w:t>
            </w:r>
          </w:p>
          <w:p w14:paraId="4038D9D9" w14:textId="77777777" w:rsidR="005E5D1A" w:rsidRDefault="00000000">
            <w:pPr>
              <w:pStyle w:val="TableParagraph"/>
              <w:spacing w:line="180" w:lineRule="exact"/>
              <w:ind w:left="454" w:right="95" w:hanging="341"/>
              <w:jc w:val="left"/>
              <w:rPr>
                <w:sz w:val="16"/>
              </w:rPr>
            </w:pPr>
            <w:r>
              <w:rPr>
                <w:sz w:val="16"/>
              </w:rPr>
              <w:t>[1.70,</w:t>
            </w:r>
            <w:r>
              <w:rPr>
                <w:spacing w:val="-5"/>
                <w:sz w:val="16"/>
              </w:rPr>
              <w:t xml:space="preserve"> </w:t>
            </w:r>
            <w:r>
              <w:rPr>
                <w:sz w:val="16"/>
              </w:rPr>
              <w:t>3.16]</w:t>
            </w:r>
            <w:r>
              <w:rPr>
                <w:spacing w:val="40"/>
                <w:sz w:val="16"/>
              </w:rPr>
              <w:t xml:space="preserve"> </w:t>
            </w:r>
            <w:r>
              <w:rPr>
                <w:spacing w:val="-10"/>
                <w:sz w:val="16"/>
              </w:rPr>
              <w:t>–</w:t>
            </w:r>
          </w:p>
        </w:tc>
      </w:tr>
      <w:tr w:rsidR="005E5D1A" w14:paraId="4038D9E4" w14:textId="77777777">
        <w:trPr>
          <w:trHeight w:val="230"/>
        </w:trPr>
        <w:tc>
          <w:tcPr>
            <w:tcW w:w="1253" w:type="dxa"/>
            <w:tcBorders>
              <w:bottom w:val="single" w:sz="4" w:space="0" w:color="000000"/>
            </w:tcBorders>
          </w:tcPr>
          <w:p w14:paraId="4038D9DB" w14:textId="77777777" w:rsidR="005E5D1A" w:rsidRDefault="00000000">
            <w:pPr>
              <w:pStyle w:val="TableParagraph"/>
              <w:spacing w:line="176" w:lineRule="exact"/>
              <w:ind w:right="0"/>
              <w:jc w:val="left"/>
              <w:rPr>
                <w:sz w:val="16"/>
              </w:rPr>
            </w:pPr>
            <w:r>
              <w:rPr>
                <w:sz w:val="16"/>
              </w:rPr>
              <w:t>Stress</w:t>
            </w:r>
            <w:r>
              <w:rPr>
                <w:spacing w:val="13"/>
                <w:sz w:val="16"/>
              </w:rPr>
              <w:t xml:space="preserve"> </w:t>
            </w:r>
            <w:r>
              <w:rPr>
                <w:rFonts w:ascii="Verdana" w:hAnsi="Verdana"/>
                <w:i/>
                <w:sz w:val="16"/>
              </w:rPr>
              <w:t>×</w:t>
            </w:r>
            <w:r>
              <w:rPr>
                <w:rFonts w:ascii="Verdana" w:hAnsi="Verdana"/>
                <w:i/>
                <w:spacing w:val="-3"/>
                <w:sz w:val="16"/>
              </w:rPr>
              <w:t xml:space="preserve"> </w:t>
            </w:r>
            <w:r>
              <w:rPr>
                <w:spacing w:val="-5"/>
                <w:sz w:val="16"/>
              </w:rPr>
              <w:t>MWL</w:t>
            </w:r>
          </w:p>
        </w:tc>
        <w:tc>
          <w:tcPr>
            <w:tcW w:w="2263" w:type="dxa"/>
            <w:tcBorders>
              <w:bottom w:val="single" w:sz="4" w:space="0" w:color="000000"/>
            </w:tcBorders>
          </w:tcPr>
          <w:p w14:paraId="4038D9DC" w14:textId="77777777" w:rsidR="005E5D1A" w:rsidRDefault="00000000">
            <w:pPr>
              <w:pStyle w:val="TableParagraph"/>
              <w:spacing w:line="176" w:lineRule="exact"/>
              <w:ind w:right="0"/>
              <w:jc w:val="left"/>
              <w:rPr>
                <w:sz w:val="16"/>
              </w:rPr>
            </w:pPr>
            <w:r>
              <w:rPr>
                <w:sz w:val="16"/>
              </w:rPr>
              <w:t>Subjective</w:t>
            </w:r>
            <w:r>
              <w:rPr>
                <w:spacing w:val="1"/>
                <w:sz w:val="16"/>
              </w:rPr>
              <w:t xml:space="preserve"> </w:t>
            </w:r>
            <w:r>
              <w:rPr>
                <w:spacing w:val="-2"/>
                <w:sz w:val="16"/>
              </w:rPr>
              <w:t>stress</w:t>
            </w:r>
          </w:p>
        </w:tc>
        <w:tc>
          <w:tcPr>
            <w:tcW w:w="715" w:type="dxa"/>
            <w:tcBorders>
              <w:bottom w:val="single" w:sz="4" w:space="0" w:color="000000"/>
            </w:tcBorders>
          </w:tcPr>
          <w:p w14:paraId="4038D9DD" w14:textId="77777777" w:rsidR="005E5D1A" w:rsidRDefault="00000000">
            <w:pPr>
              <w:pStyle w:val="TableParagraph"/>
              <w:spacing w:line="176" w:lineRule="exact"/>
              <w:ind w:left="0" w:right="1"/>
              <w:rPr>
                <w:sz w:val="16"/>
              </w:rPr>
            </w:pPr>
            <w:r>
              <w:rPr>
                <w:spacing w:val="-4"/>
                <w:sz w:val="16"/>
              </w:rPr>
              <w:t>0.06</w:t>
            </w:r>
          </w:p>
        </w:tc>
        <w:tc>
          <w:tcPr>
            <w:tcW w:w="778" w:type="dxa"/>
            <w:tcBorders>
              <w:bottom w:val="single" w:sz="4" w:space="0" w:color="000000"/>
            </w:tcBorders>
          </w:tcPr>
          <w:p w14:paraId="4038D9DE" w14:textId="77777777" w:rsidR="005E5D1A" w:rsidRDefault="00000000">
            <w:pPr>
              <w:pStyle w:val="TableParagraph"/>
              <w:spacing w:line="176" w:lineRule="exact"/>
              <w:ind w:left="55" w:right="0"/>
              <w:rPr>
                <w:sz w:val="16"/>
              </w:rPr>
            </w:pPr>
            <w:r>
              <w:rPr>
                <w:spacing w:val="-4"/>
                <w:sz w:val="16"/>
              </w:rPr>
              <w:t>.804</w:t>
            </w:r>
          </w:p>
        </w:tc>
        <w:tc>
          <w:tcPr>
            <w:tcW w:w="606" w:type="dxa"/>
            <w:tcBorders>
              <w:bottom w:val="single" w:sz="4" w:space="0" w:color="000000"/>
            </w:tcBorders>
          </w:tcPr>
          <w:p w14:paraId="4038D9DF" w14:textId="77777777" w:rsidR="005E5D1A" w:rsidRDefault="00000000">
            <w:pPr>
              <w:pStyle w:val="TableParagraph"/>
              <w:spacing w:line="176" w:lineRule="exact"/>
              <w:ind w:left="0" w:right="89"/>
              <w:rPr>
                <w:sz w:val="16"/>
              </w:rPr>
            </w:pPr>
            <w:r>
              <w:rPr>
                <w:spacing w:val="-4"/>
                <w:sz w:val="16"/>
              </w:rPr>
              <w:t>.000</w:t>
            </w:r>
          </w:p>
        </w:tc>
        <w:tc>
          <w:tcPr>
            <w:tcW w:w="724" w:type="dxa"/>
            <w:tcBorders>
              <w:bottom w:val="single" w:sz="4" w:space="0" w:color="000000"/>
            </w:tcBorders>
          </w:tcPr>
          <w:p w14:paraId="4038D9E0" w14:textId="77777777" w:rsidR="005E5D1A" w:rsidRDefault="00000000">
            <w:pPr>
              <w:pStyle w:val="TableParagraph"/>
              <w:spacing w:line="176" w:lineRule="exact"/>
              <w:ind w:left="189" w:right="214"/>
              <w:rPr>
                <w:sz w:val="16"/>
              </w:rPr>
            </w:pPr>
            <w:r>
              <w:rPr>
                <w:spacing w:val="-10"/>
                <w:sz w:val="16"/>
              </w:rPr>
              <w:t>–</w:t>
            </w:r>
          </w:p>
        </w:tc>
        <w:tc>
          <w:tcPr>
            <w:tcW w:w="648" w:type="dxa"/>
            <w:tcBorders>
              <w:bottom w:val="single" w:sz="4" w:space="0" w:color="000000"/>
            </w:tcBorders>
          </w:tcPr>
          <w:p w14:paraId="4038D9E1" w14:textId="77777777" w:rsidR="005E5D1A" w:rsidRDefault="00000000">
            <w:pPr>
              <w:pStyle w:val="TableParagraph"/>
              <w:spacing w:line="176" w:lineRule="exact"/>
              <w:ind w:left="79" w:right="0"/>
              <w:rPr>
                <w:sz w:val="16"/>
              </w:rPr>
            </w:pPr>
            <w:r>
              <w:rPr>
                <w:spacing w:val="-10"/>
                <w:sz w:val="16"/>
              </w:rPr>
              <w:t>–</w:t>
            </w:r>
          </w:p>
        </w:tc>
        <w:tc>
          <w:tcPr>
            <w:tcW w:w="540" w:type="dxa"/>
            <w:tcBorders>
              <w:bottom w:val="single" w:sz="4" w:space="0" w:color="000000"/>
            </w:tcBorders>
          </w:tcPr>
          <w:p w14:paraId="4038D9E2" w14:textId="77777777" w:rsidR="005E5D1A" w:rsidRDefault="00000000">
            <w:pPr>
              <w:pStyle w:val="TableParagraph"/>
              <w:spacing w:line="176" w:lineRule="exact"/>
              <w:ind w:left="12" w:right="0"/>
              <w:rPr>
                <w:sz w:val="16"/>
              </w:rPr>
            </w:pPr>
            <w:r>
              <w:rPr>
                <w:spacing w:val="-10"/>
                <w:sz w:val="16"/>
              </w:rPr>
              <w:t>–</w:t>
            </w:r>
          </w:p>
        </w:tc>
        <w:tc>
          <w:tcPr>
            <w:tcW w:w="1000" w:type="dxa"/>
            <w:tcBorders>
              <w:bottom w:val="single" w:sz="4" w:space="0" w:color="000000"/>
            </w:tcBorders>
          </w:tcPr>
          <w:p w14:paraId="4038D9E3" w14:textId="77777777" w:rsidR="005E5D1A" w:rsidRDefault="00000000">
            <w:pPr>
              <w:pStyle w:val="TableParagraph"/>
              <w:spacing w:line="176" w:lineRule="exact"/>
              <w:ind w:left="0" w:right="9"/>
              <w:rPr>
                <w:sz w:val="16"/>
              </w:rPr>
            </w:pPr>
            <w:r>
              <w:rPr>
                <w:spacing w:val="-10"/>
                <w:sz w:val="16"/>
              </w:rPr>
              <w:t>–</w:t>
            </w:r>
          </w:p>
        </w:tc>
      </w:tr>
      <w:tr w:rsidR="005E5D1A" w14:paraId="4038D9E6" w14:textId="77777777">
        <w:trPr>
          <w:trHeight w:val="215"/>
        </w:trPr>
        <w:tc>
          <w:tcPr>
            <w:tcW w:w="8527" w:type="dxa"/>
            <w:gridSpan w:val="9"/>
          </w:tcPr>
          <w:p w14:paraId="4038D9E5" w14:textId="77777777" w:rsidR="005E5D1A" w:rsidRDefault="00000000">
            <w:pPr>
              <w:pStyle w:val="TableParagraph"/>
              <w:tabs>
                <w:tab w:val="left" w:pos="1372"/>
                <w:tab w:val="left" w:pos="3693"/>
                <w:tab w:val="left" w:pos="4407"/>
                <w:tab w:val="left" w:pos="5126"/>
                <w:tab w:val="left" w:pos="5804"/>
                <w:tab w:val="left" w:pos="6563"/>
                <w:tab w:val="left" w:pos="7123"/>
                <w:tab w:val="left" w:pos="7641"/>
              </w:tabs>
              <w:spacing w:before="31" w:line="164" w:lineRule="exact"/>
              <w:ind w:right="0"/>
              <w:jc w:val="left"/>
              <w:rPr>
                <w:sz w:val="16"/>
              </w:rPr>
            </w:pPr>
            <w:r>
              <w:rPr>
                <w:spacing w:val="-5"/>
                <w:sz w:val="16"/>
              </w:rPr>
              <w:t>MWL</w:t>
            </w:r>
            <w:r>
              <w:rPr>
                <w:sz w:val="16"/>
              </w:rPr>
              <w:tab/>
            </w:r>
            <w:r>
              <w:rPr>
                <w:position w:val="-8"/>
                <w:sz w:val="16"/>
              </w:rPr>
              <w:t>Mental</w:t>
            </w:r>
            <w:r>
              <w:rPr>
                <w:spacing w:val="4"/>
                <w:position w:val="-8"/>
                <w:sz w:val="16"/>
              </w:rPr>
              <w:t xml:space="preserve"> </w:t>
            </w:r>
            <w:r>
              <w:rPr>
                <w:position w:val="-8"/>
                <w:sz w:val="16"/>
              </w:rPr>
              <w:t>demand</w:t>
            </w:r>
            <w:r>
              <w:rPr>
                <w:spacing w:val="4"/>
                <w:position w:val="-8"/>
                <w:sz w:val="16"/>
              </w:rPr>
              <w:t xml:space="preserve"> </w:t>
            </w:r>
            <w:r>
              <w:rPr>
                <w:position w:val="-8"/>
                <w:sz w:val="16"/>
              </w:rPr>
              <w:t>(NASA-</w:t>
            </w:r>
            <w:r>
              <w:rPr>
                <w:spacing w:val="-4"/>
                <w:position w:val="-8"/>
                <w:sz w:val="16"/>
              </w:rPr>
              <w:t>TLX)</w:t>
            </w:r>
            <w:r>
              <w:rPr>
                <w:position w:val="-8"/>
                <w:sz w:val="16"/>
              </w:rPr>
              <w:tab/>
            </w:r>
            <w:r>
              <w:rPr>
                <w:spacing w:val="-2"/>
                <w:sz w:val="16"/>
              </w:rPr>
              <w:t>48.67</w:t>
            </w:r>
            <w:r>
              <w:rPr>
                <w:sz w:val="16"/>
              </w:rPr>
              <w:tab/>
            </w:r>
            <w:r>
              <w:rPr>
                <w:rFonts w:ascii="Bookman Old Style"/>
                <w:i/>
                <w:w w:val="110"/>
                <w:sz w:val="16"/>
              </w:rPr>
              <w:t>&lt;</w:t>
            </w:r>
            <w:r>
              <w:rPr>
                <w:rFonts w:ascii="Bookman Old Style"/>
                <w:i/>
                <w:spacing w:val="20"/>
                <w:w w:val="110"/>
                <w:sz w:val="16"/>
              </w:rPr>
              <w:t xml:space="preserve"> </w:t>
            </w:r>
            <w:r>
              <w:rPr>
                <w:rFonts w:ascii="Bookman Old Style"/>
                <w:i/>
                <w:spacing w:val="-4"/>
                <w:sz w:val="16"/>
              </w:rPr>
              <w:t>.</w:t>
            </w:r>
            <w:r>
              <w:rPr>
                <w:rFonts w:ascii="Cambria"/>
                <w:spacing w:val="-4"/>
                <w:sz w:val="16"/>
              </w:rPr>
              <w:t>001</w:t>
            </w:r>
            <w:r>
              <w:rPr>
                <w:rFonts w:ascii="Cambria"/>
                <w:sz w:val="16"/>
              </w:rPr>
              <w:tab/>
            </w:r>
            <w:r>
              <w:rPr>
                <w:spacing w:val="-4"/>
                <w:sz w:val="16"/>
              </w:rPr>
              <w:t>.263</w:t>
            </w:r>
            <w:r>
              <w:rPr>
                <w:sz w:val="16"/>
              </w:rPr>
              <w:tab/>
            </w:r>
            <w:r>
              <w:rPr>
                <w:spacing w:val="-4"/>
                <w:sz w:val="16"/>
              </w:rPr>
              <w:t>High</w:t>
            </w:r>
            <w:r>
              <w:rPr>
                <w:sz w:val="16"/>
              </w:rPr>
              <w:tab/>
            </w:r>
            <w:r>
              <w:rPr>
                <w:spacing w:val="-4"/>
                <w:sz w:val="16"/>
              </w:rPr>
              <w:t>7.84</w:t>
            </w:r>
            <w:r>
              <w:rPr>
                <w:sz w:val="16"/>
              </w:rPr>
              <w:tab/>
            </w:r>
            <w:r>
              <w:rPr>
                <w:spacing w:val="-4"/>
                <w:sz w:val="16"/>
              </w:rPr>
              <w:t>1.53</w:t>
            </w:r>
            <w:r>
              <w:rPr>
                <w:sz w:val="16"/>
              </w:rPr>
              <w:tab/>
              <w:t>[7.38,</w:t>
            </w:r>
            <w:r>
              <w:rPr>
                <w:spacing w:val="11"/>
                <w:sz w:val="16"/>
              </w:rPr>
              <w:t xml:space="preserve"> </w:t>
            </w:r>
            <w:r>
              <w:rPr>
                <w:spacing w:val="-2"/>
                <w:sz w:val="16"/>
              </w:rPr>
              <w:t>8.31]</w:t>
            </w:r>
          </w:p>
        </w:tc>
      </w:tr>
      <w:tr w:rsidR="005E5D1A" w14:paraId="4038D9F0" w14:textId="77777777">
        <w:trPr>
          <w:trHeight w:val="185"/>
        </w:trPr>
        <w:tc>
          <w:tcPr>
            <w:tcW w:w="1253" w:type="dxa"/>
          </w:tcPr>
          <w:p w14:paraId="4038D9E7" w14:textId="77777777" w:rsidR="005E5D1A" w:rsidRDefault="005E5D1A">
            <w:pPr>
              <w:pStyle w:val="TableParagraph"/>
              <w:spacing w:line="240" w:lineRule="auto"/>
              <w:ind w:left="0" w:right="0"/>
              <w:jc w:val="left"/>
              <w:rPr>
                <w:sz w:val="12"/>
              </w:rPr>
            </w:pPr>
          </w:p>
        </w:tc>
        <w:tc>
          <w:tcPr>
            <w:tcW w:w="2263" w:type="dxa"/>
          </w:tcPr>
          <w:p w14:paraId="4038D9E8" w14:textId="77777777" w:rsidR="005E5D1A" w:rsidRDefault="005E5D1A">
            <w:pPr>
              <w:pStyle w:val="TableParagraph"/>
              <w:spacing w:line="240" w:lineRule="auto"/>
              <w:ind w:left="0" w:right="0"/>
              <w:jc w:val="left"/>
              <w:rPr>
                <w:sz w:val="12"/>
              </w:rPr>
            </w:pPr>
          </w:p>
        </w:tc>
        <w:tc>
          <w:tcPr>
            <w:tcW w:w="715" w:type="dxa"/>
          </w:tcPr>
          <w:p w14:paraId="4038D9E9" w14:textId="77777777" w:rsidR="005E5D1A" w:rsidRDefault="005E5D1A">
            <w:pPr>
              <w:pStyle w:val="TableParagraph"/>
              <w:spacing w:line="240" w:lineRule="auto"/>
              <w:ind w:left="0" w:right="0"/>
              <w:jc w:val="left"/>
              <w:rPr>
                <w:sz w:val="12"/>
              </w:rPr>
            </w:pPr>
          </w:p>
        </w:tc>
        <w:tc>
          <w:tcPr>
            <w:tcW w:w="778" w:type="dxa"/>
          </w:tcPr>
          <w:p w14:paraId="4038D9EA" w14:textId="77777777" w:rsidR="005E5D1A" w:rsidRDefault="005E5D1A">
            <w:pPr>
              <w:pStyle w:val="TableParagraph"/>
              <w:spacing w:line="240" w:lineRule="auto"/>
              <w:ind w:left="0" w:right="0"/>
              <w:jc w:val="left"/>
              <w:rPr>
                <w:sz w:val="12"/>
              </w:rPr>
            </w:pPr>
          </w:p>
        </w:tc>
        <w:tc>
          <w:tcPr>
            <w:tcW w:w="606" w:type="dxa"/>
          </w:tcPr>
          <w:p w14:paraId="4038D9EB" w14:textId="77777777" w:rsidR="005E5D1A" w:rsidRDefault="005E5D1A">
            <w:pPr>
              <w:pStyle w:val="TableParagraph"/>
              <w:spacing w:line="240" w:lineRule="auto"/>
              <w:ind w:left="0" w:right="0"/>
              <w:jc w:val="left"/>
              <w:rPr>
                <w:sz w:val="12"/>
              </w:rPr>
            </w:pPr>
          </w:p>
        </w:tc>
        <w:tc>
          <w:tcPr>
            <w:tcW w:w="724" w:type="dxa"/>
          </w:tcPr>
          <w:p w14:paraId="4038D9EC" w14:textId="77777777" w:rsidR="005E5D1A" w:rsidRDefault="00000000">
            <w:pPr>
              <w:pStyle w:val="TableParagraph"/>
              <w:spacing w:line="166" w:lineRule="exact"/>
              <w:ind w:left="189" w:right="214"/>
              <w:rPr>
                <w:sz w:val="16"/>
              </w:rPr>
            </w:pPr>
            <w:r>
              <w:rPr>
                <w:spacing w:val="-5"/>
                <w:sz w:val="16"/>
              </w:rPr>
              <w:t>Low</w:t>
            </w:r>
          </w:p>
        </w:tc>
        <w:tc>
          <w:tcPr>
            <w:tcW w:w="648" w:type="dxa"/>
          </w:tcPr>
          <w:p w14:paraId="4038D9ED" w14:textId="77777777" w:rsidR="005E5D1A" w:rsidRDefault="00000000">
            <w:pPr>
              <w:pStyle w:val="TableParagraph"/>
              <w:spacing w:line="166" w:lineRule="exact"/>
              <w:ind w:left="79" w:right="0"/>
              <w:rPr>
                <w:sz w:val="16"/>
              </w:rPr>
            </w:pPr>
            <w:r>
              <w:rPr>
                <w:spacing w:val="-4"/>
                <w:sz w:val="16"/>
              </w:rPr>
              <w:t>5.77</w:t>
            </w:r>
          </w:p>
        </w:tc>
        <w:tc>
          <w:tcPr>
            <w:tcW w:w="540" w:type="dxa"/>
          </w:tcPr>
          <w:p w14:paraId="4038D9EE" w14:textId="77777777" w:rsidR="005E5D1A" w:rsidRDefault="00000000">
            <w:pPr>
              <w:pStyle w:val="TableParagraph"/>
              <w:spacing w:line="166" w:lineRule="exact"/>
              <w:ind w:left="12" w:right="1"/>
              <w:rPr>
                <w:sz w:val="16"/>
              </w:rPr>
            </w:pPr>
            <w:r>
              <w:rPr>
                <w:spacing w:val="-4"/>
                <w:sz w:val="16"/>
              </w:rPr>
              <w:t>1.95</w:t>
            </w:r>
          </w:p>
        </w:tc>
        <w:tc>
          <w:tcPr>
            <w:tcW w:w="1000" w:type="dxa"/>
          </w:tcPr>
          <w:p w14:paraId="4038D9EF" w14:textId="77777777" w:rsidR="005E5D1A" w:rsidRDefault="00000000">
            <w:pPr>
              <w:pStyle w:val="TableParagraph"/>
              <w:spacing w:line="166" w:lineRule="exact"/>
              <w:ind w:left="0" w:right="9"/>
              <w:rPr>
                <w:sz w:val="16"/>
              </w:rPr>
            </w:pPr>
            <w:r>
              <w:rPr>
                <w:sz w:val="16"/>
              </w:rPr>
              <w:t>[5.18,</w:t>
            </w:r>
            <w:r>
              <w:rPr>
                <w:spacing w:val="11"/>
                <w:sz w:val="16"/>
              </w:rPr>
              <w:t xml:space="preserve"> </w:t>
            </w:r>
            <w:r>
              <w:rPr>
                <w:spacing w:val="-2"/>
                <w:sz w:val="16"/>
              </w:rPr>
              <w:t>6.36]</w:t>
            </w:r>
          </w:p>
        </w:tc>
      </w:tr>
      <w:tr w:rsidR="005E5D1A" w14:paraId="4038D9FA" w14:textId="77777777">
        <w:trPr>
          <w:trHeight w:val="179"/>
        </w:trPr>
        <w:tc>
          <w:tcPr>
            <w:tcW w:w="1253" w:type="dxa"/>
          </w:tcPr>
          <w:p w14:paraId="4038D9F1" w14:textId="77777777" w:rsidR="005E5D1A" w:rsidRDefault="00000000">
            <w:pPr>
              <w:pStyle w:val="TableParagraph"/>
              <w:ind w:right="0"/>
              <w:jc w:val="left"/>
              <w:rPr>
                <w:sz w:val="16"/>
              </w:rPr>
            </w:pPr>
            <w:r>
              <w:rPr>
                <w:spacing w:val="-2"/>
                <w:sz w:val="16"/>
              </w:rPr>
              <w:t>Stress</w:t>
            </w:r>
          </w:p>
        </w:tc>
        <w:tc>
          <w:tcPr>
            <w:tcW w:w="2263" w:type="dxa"/>
          </w:tcPr>
          <w:p w14:paraId="4038D9F2" w14:textId="77777777" w:rsidR="005E5D1A" w:rsidRDefault="00000000">
            <w:pPr>
              <w:pStyle w:val="TableParagraph"/>
              <w:ind w:right="0"/>
              <w:jc w:val="left"/>
              <w:rPr>
                <w:sz w:val="16"/>
              </w:rPr>
            </w:pPr>
            <w:r>
              <w:rPr>
                <w:sz w:val="16"/>
              </w:rPr>
              <w:t>Mental</w:t>
            </w:r>
            <w:r>
              <w:rPr>
                <w:spacing w:val="4"/>
                <w:sz w:val="16"/>
              </w:rPr>
              <w:t xml:space="preserve"> </w:t>
            </w:r>
            <w:r>
              <w:rPr>
                <w:sz w:val="16"/>
              </w:rPr>
              <w:t>demand</w:t>
            </w:r>
            <w:r>
              <w:rPr>
                <w:spacing w:val="4"/>
                <w:sz w:val="16"/>
              </w:rPr>
              <w:t xml:space="preserve"> </w:t>
            </w:r>
            <w:r>
              <w:rPr>
                <w:sz w:val="16"/>
              </w:rPr>
              <w:t>(NASA-</w:t>
            </w:r>
            <w:r>
              <w:rPr>
                <w:spacing w:val="-4"/>
                <w:sz w:val="16"/>
              </w:rPr>
              <w:t>TLX)</w:t>
            </w:r>
          </w:p>
        </w:tc>
        <w:tc>
          <w:tcPr>
            <w:tcW w:w="715" w:type="dxa"/>
          </w:tcPr>
          <w:p w14:paraId="4038D9F3" w14:textId="77777777" w:rsidR="005E5D1A" w:rsidRDefault="00000000">
            <w:pPr>
              <w:pStyle w:val="TableParagraph"/>
              <w:ind w:left="0" w:right="1"/>
              <w:rPr>
                <w:sz w:val="16"/>
              </w:rPr>
            </w:pPr>
            <w:r>
              <w:rPr>
                <w:spacing w:val="-2"/>
                <w:sz w:val="16"/>
              </w:rPr>
              <w:t>15.69</w:t>
            </w:r>
          </w:p>
        </w:tc>
        <w:tc>
          <w:tcPr>
            <w:tcW w:w="778" w:type="dxa"/>
          </w:tcPr>
          <w:p w14:paraId="4038D9F4" w14:textId="77777777" w:rsidR="005E5D1A" w:rsidRDefault="00000000">
            <w:pPr>
              <w:pStyle w:val="TableParagraph"/>
              <w:ind w:left="55" w:right="0"/>
              <w:rPr>
                <w:rFonts w:ascii="Cambria"/>
                <w:sz w:val="16"/>
              </w:rPr>
            </w:pPr>
            <w:r>
              <w:rPr>
                <w:rFonts w:ascii="Bookman Old Style"/>
                <w:i/>
                <w:w w:val="115"/>
                <w:sz w:val="16"/>
              </w:rPr>
              <w:t>&lt;</w:t>
            </w:r>
            <w:r>
              <w:rPr>
                <w:rFonts w:ascii="Bookman Old Style"/>
                <w:i/>
                <w:spacing w:val="12"/>
                <w:w w:val="115"/>
                <w:sz w:val="16"/>
              </w:rPr>
              <w:t xml:space="preserve"> </w:t>
            </w:r>
            <w:r>
              <w:rPr>
                <w:rFonts w:ascii="Bookman Old Style"/>
                <w:i/>
                <w:spacing w:val="-4"/>
                <w:w w:val="115"/>
                <w:sz w:val="16"/>
              </w:rPr>
              <w:t>.</w:t>
            </w:r>
            <w:r>
              <w:rPr>
                <w:rFonts w:ascii="Cambria"/>
                <w:spacing w:val="-4"/>
                <w:w w:val="115"/>
                <w:sz w:val="16"/>
              </w:rPr>
              <w:t>001</w:t>
            </w:r>
          </w:p>
        </w:tc>
        <w:tc>
          <w:tcPr>
            <w:tcW w:w="606" w:type="dxa"/>
          </w:tcPr>
          <w:p w14:paraId="4038D9F5" w14:textId="77777777" w:rsidR="005E5D1A" w:rsidRDefault="00000000">
            <w:pPr>
              <w:pStyle w:val="TableParagraph"/>
              <w:ind w:left="0" w:right="89"/>
              <w:rPr>
                <w:sz w:val="16"/>
              </w:rPr>
            </w:pPr>
            <w:r>
              <w:rPr>
                <w:spacing w:val="-4"/>
                <w:sz w:val="16"/>
              </w:rPr>
              <w:t>.044</w:t>
            </w:r>
          </w:p>
        </w:tc>
        <w:tc>
          <w:tcPr>
            <w:tcW w:w="724" w:type="dxa"/>
          </w:tcPr>
          <w:p w14:paraId="4038D9F6" w14:textId="77777777" w:rsidR="005E5D1A" w:rsidRDefault="00000000">
            <w:pPr>
              <w:pStyle w:val="TableParagraph"/>
              <w:ind w:left="189" w:right="214"/>
              <w:rPr>
                <w:sz w:val="16"/>
              </w:rPr>
            </w:pPr>
            <w:r>
              <w:rPr>
                <w:spacing w:val="-10"/>
                <w:sz w:val="16"/>
              </w:rPr>
              <w:t>–</w:t>
            </w:r>
          </w:p>
        </w:tc>
        <w:tc>
          <w:tcPr>
            <w:tcW w:w="648" w:type="dxa"/>
          </w:tcPr>
          <w:p w14:paraId="4038D9F7" w14:textId="77777777" w:rsidR="005E5D1A" w:rsidRDefault="00000000">
            <w:pPr>
              <w:pStyle w:val="TableParagraph"/>
              <w:ind w:left="79" w:right="0"/>
              <w:rPr>
                <w:sz w:val="16"/>
              </w:rPr>
            </w:pPr>
            <w:r>
              <w:rPr>
                <w:spacing w:val="-10"/>
                <w:sz w:val="16"/>
              </w:rPr>
              <w:t>–</w:t>
            </w:r>
          </w:p>
        </w:tc>
        <w:tc>
          <w:tcPr>
            <w:tcW w:w="540" w:type="dxa"/>
          </w:tcPr>
          <w:p w14:paraId="4038D9F8" w14:textId="77777777" w:rsidR="005E5D1A" w:rsidRDefault="00000000">
            <w:pPr>
              <w:pStyle w:val="TableParagraph"/>
              <w:ind w:left="12" w:right="0"/>
              <w:rPr>
                <w:sz w:val="16"/>
              </w:rPr>
            </w:pPr>
            <w:r>
              <w:rPr>
                <w:spacing w:val="-10"/>
                <w:sz w:val="16"/>
              </w:rPr>
              <w:t>–</w:t>
            </w:r>
          </w:p>
        </w:tc>
        <w:tc>
          <w:tcPr>
            <w:tcW w:w="1000" w:type="dxa"/>
          </w:tcPr>
          <w:p w14:paraId="4038D9F9" w14:textId="77777777" w:rsidR="005E5D1A" w:rsidRDefault="00000000">
            <w:pPr>
              <w:pStyle w:val="TableParagraph"/>
              <w:ind w:left="0" w:right="9"/>
              <w:rPr>
                <w:sz w:val="16"/>
              </w:rPr>
            </w:pPr>
            <w:r>
              <w:rPr>
                <w:spacing w:val="-10"/>
                <w:sz w:val="16"/>
              </w:rPr>
              <w:t>–</w:t>
            </w:r>
          </w:p>
        </w:tc>
      </w:tr>
      <w:tr w:rsidR="005E5D1A" w14:paraId="4038DA04" w14:textId="77777777">
        <w:trPr>
          <w:trHeight w:val="228"/>
        </w:trPr>
        <w:tc>
          <w:tcPr>
            <w:tcW w:w="1253" w:type="dxa"/>
            <w:tcBorders>
              <w:bottom w:val="single" w:sz="8" w:space="0" w:color="000000"/>
            </w:tcBorders>
          </w:tcPr>
          <w:p w14:paraId="4038D9FB" w14:textId="77777777" w:rsidR="005E5D1A" w:rsidRDefault="00000000">
            <w:pPr>
              <w:pStyle w:val="TableParagraph"/>
              <w:spacing w:line="176" w:lineRule="exact"/>
              <w:ind w:right="0"/>
              <w:jc w:val="left"/>
              <w:rPr>
                <w:sz w:val="16"/>
              </w:rPr>
            </w:pPr>
            <w:r>
              <w:rPr>
                <w:sz w:val="16"/>
              </w:rPr>
              <w:t>Stress</w:t>
            </w:r>
            <w:r>
              <w:rPr>
                <w:spacing w:val="13"/>
                <w:sz w:val="16"/>
              </w:rPr>
              <w:t xml:space="preserve"> </w:t>
            </w:r>
            <w:r>
              <w:rPr>
                <w:rFonts w:ascii="Verdana" w:hAnsi="Verdana"/>
                <w:i/>
                <w:sz w:val="16"/>
              </w:rPr>
              <w:t>×</w:t>
            </w:r>
            <w:r>
              <w:rPr>
                <w:rFonts w:ascii="Verdana" w:hAnsi="Verdana"/>
                <w:i/>
                <w:spacing w:val="-3"/>
                <w:sz w:val="16"/>
              </w:rPr>
              <w:t xml:space="preserve"> </w:t>
            </w:r>
            <w:r>
              <w:rPr>
                <w:spacing w:val="-5"/>
                <w:sz w:val="16"/>
              </w:rPr>
              <w:t>MWL</w:t>
            </w:r>
          </w:p>
        </w:tc>
        <w:tc>
          <w:tcPr>
            <w:tcW w:w="2263" w:type="dxa"/>
            <w:tcBorders>
              <w:bottom w:val="single" w:sz="8" w:space="0" w:color="000000"/>
            </w:tcBorders>
          </w:tcPr>
          <w:p w14:paraId="4038D9FC" w14:textId="77777777" w:rsidR="005E5D1A" w:rsidRDefault="00000000">
            <w:pPr>
              <w:pStyle w:val="TableParagraph"/>
              <w:spacing w:line="176" w:lineRule="exact"/>
              <w:ind w:right="0"/>
              <w:jc w:val="left"/>
              <w:rPr>
                <w:sz w:val="16"/>
              </w:rPr>
            </w:pPr>
            <w:r>
              <w:rPr>
                <w:sz w:val="16"/>
              </w:rPr>
              <w:t>Mental</w:t>
            </w:r>
            <w:r>
              <w:rPr>
                <w:spacing w:val="4"/>
                <w:sz w:val="16"/>
              </w:rPr>
              <w:t xml:space="preserve"> </w:t>
            </w:r>
            <w:r>
              <w:rPr>
                <w:sz w:val="16"/>
              </w:rPr>
              <w:t>demand</w:t>
            </w:r>
            <w:r>
              <w:rPr>
                <w:spacing w:val="4"/>
                <w:sz w:val="16"/>
              </w:rPr>
              <w:t xml:space="preserve"> </w:t>
            </w:r>
            <w:r>
              <w:rPr>
                <w:sz w:val="16"/>
              </w:rPr>
              <w:t>(NASA-</w:t>
            </w:r>
            <w:r>
              <w:rPr>
                <w:spacing w:val="-4"/>
                <w:sz w:val="16"/>
              </w:rPr>
              <w:t>TLX)</w:t>
            </w:r>
          </w:p>
        </w:tc>
        <w:tc>
          <w:tcPr>
            <w:tcW w:w="715" w:type="dxa"/>
            <w:tcBorders>
              <w:bottom w:val="single" w:sz="8" w:space="0" w:color="000000"/>
            </w:tcBorders>
          </w:tcPr>
          <w:p w14:paraId="4038D9FD" w14:textId="77777777" w:rsidR="005E5D1A" w:rsidRDefault="00000000">
            <w:pPr>
              <w:pStyle w:val="TableParagraph"/>
              <w:spacing w:line="176" w:lineRule="exact"/>
              <w:ind w:left="0" w:right="1"/>
              <w:rPr>
                <w:sz w:val="16"/>
              </w:rPr>
            </w:pPr>
            <w:r>
              <w:rPr>
                <w:spacing w:val="-4"/>
                <w:sz w:val="16"/>
              </w:rPr>
              <w:t>1.83</w:t>
            </w:r>
          </w:p>
        </w:tc>
        <w:tc>
          <w:tcPr>
            <w:tcW w:w="778" w:type="dxa"/>
            <w:tcBorders>
              <w:bottom w:val="single" w:sz="8" w:space="0" w:color="000000"/>
            </w:tcBorders>
          </w:tcPr>
          <w:p w14:paraId="4038D9FE" w14:textId="77777777" w:rsidR="005E5D1A" w:rsidRDefault="00000000">
            <w:pPr>
              <w:pStyle w:val="TableParagraph"/>
              <w:spacing w:line="176" w:lineRule="exact"/>
              <w:ind w:left="55" w:right="0"/>
              <w:rPr>
                <w:sz w:val="16"/>
              </w:rPr>
            </w:pPr>
            <w:r>
              <w:rPr>
                <w:spacing w:val="-4"/>
                <w:sz w:val="16"/>
              </w:rPr>
              <w:t>.184</w:t>
            </w:r>
          </w:p>
        </w:tc>
        <w:tc>
          <w:tcPr>
            <w:tcW w:w="606" w:type="dxa"/>
            <w:tcBorders>
              <w:bottom w:val="single" w:sz="8" w:space="0" w:color="000000"/>
            </w:tcBorders>
          </w:tcPr>
          <w:p w14:paraId="4038D9FF" w14:textId="77777777" w:rsidR="005E5D1A" w:rsidRDefault="00000000">
            <w:pPr>
              <w:pStyle w:val="TableParagraph"/>
              <w:spacing w:line="176" w:lineRule="exact"/>
              <w:ind w:left="0" w:right="89"/>
              <w:rPr>
                <w:sz w:val="16"/>
              </w:rPr>
            </w:pPr>
            <w:r>
              <w:rPr>
                <w:spacing w:val="-4"/>
                <w:sz w:val="16"/>
              </w:rPr>
              <w:t>.006</w:t>
            </w:r>
          </w:p>
        </w:tc>
        <w:tc>
          <w:tcPr>
            <w:tcW w:w="724" w:type="dxa"/>
            <w:tcBorders>
              <w:bottom w:val="single" w:sz="8" w:space="0" w:color="000000"/>
            </w:tcBorders>
          </w:tcPr>
          <w:p w14:paraId="4038DA00" w14:textId="77777777" w:rsidR="005E5D1A" w:rsidRDefault="00000000">
            <w:pPr>
              <w:pStyle w:val="TableParagraph"/>
              <w:spacing w:line="176" w:lineRule="exact"/>
              <w:ind w:left="189" w:right="214"/>
              <w:rPr>
                <w:sz w:val="16"/>
              </w:rPr>
            </w:pPr>
            <w:r>
              <w:rPr>
                <w:spacing w:val="-10"/>
                <w:sz w:val="16"/>
              </w:rPr>
              <w:t>–</w:t>
            </w:r>
          </w:p>
        </w:tc>
        <w:tc>
          <w:tcPr>
            <w:tcW w:w="648" w:type="dxa"/>
            <w:tcBorders>
              <w:bottom w:val="single" w:sz="8" w:space="0" w:color="000000"/>
            </w:tcBorders>
          </w:tcPr>
          <w:p w14:paraId="4038DA01" w14:textId="77777777" w:rsidR="005E5D1A" w:rsidRDefault="00000000">
            <w:pPr>
              <w:pStyle w:val="TableParagraph"/>
              <w:spacing w:line="176" w:lineRule="exact"/>
              <w:ind w:left="79" w:right="0"/>
              <w:rPr>
                <w:sz w:val="16"/>
              </w:rPr>
            </w:pPr>
            <w:r>
              <w:rPr>
                <w:spacing w:val="-10"/>
                <w:sz w:val="16"/>
              </w:rPr>
              <w:t>–</w:t>
            </w:r>
          </w:p>
        </w:tc>
        <w:tc>
          <w:tcPr>
            <w:tcW w:w="540" w:type="dxa"/>
            <w:tcBorders>
              <w:bottom w:val="single" w:sz="8" w:space="0" w:color="000000"/>
            </w:tcBorders>
          </w:tcPr>
          <w:p w14:paraId="4038DA02" w14:textId="77777777" w:rsidR="005E5D1A" w:rsidRDefault="00000000">
            <w:pPr>
              <w:pStyle w:val="TableParagraph"/>
              <w:spacing w:line="176" w:lineRule="exact"/>
              <w:ind w:left="12" w:right="0"/>
              <w:rPr>
                <w:sz w:val="16"/>
              </w:rPr>
            </w:pPr>
            <w:r>
              <w:rPr>
                <w:spacing w:val="-10"/>
                <w:sz w:val="16"/>
              </w:rPr>
              <w:t>–</w:t>
            </w:r>
          </w:p>
        </w:tc>
        <w:tc>
          <w:tcPr>
            <w:tcW w:w="1000" w:type="dxa"/>
            <w:tcBorders>
              <w:bottom w:val="single" w:sz="8" w:space="0" w:color="000000"/>
            </w:tcBorders>
          </w:tcPr>
          <w:p w14:paraId="4038DA03" w14:textId="77777777" w:rsidR="005E5D1A" w:rsidRDefault="00000000">
            <w:pPr>
              <w:pStyle w:val="TableParagraph"/>
              <w:spacing w:line="176" w:lineRule="exact"/>
              <w:ind w:left="0" w:right="9"/>
              <w:rPr>
                <w:sz w:val="16"/>
              </w:rPr>
            </w:pPr>
            <w:r>
              <w:rPr>
                <w:spacing w:val="-10"/>
                <w:sz w:val="16"/>
              </w:rPr>
              <w:t>–</w:t>
            </w:r>
          </w:p>
        </w:tc>
      </w:tr>
    </w:tbl>
    <w:p w14:paraId="4038DA05" w14:textId="77777777" w:rsidR="005E5D1A" w:rsidRDefault="00000000">
      <w:pPr>
        <w:pStyle w:val="BodyText"/>
        <w:spacing w:before="185"/>
        <w:ind w:left="1346"/>
        <w:jc w:val="left"/>
      </w:pPr>
      <w:r>
        <w:t>TABLE</w:t>
      </w:r>
      <w:r>
        <w:rPr>
          <w:spacing w:val="4"/>
        </w:rPr>
        <w:t xml:space="preserve"> </w:t>
      </w:r>
      <w:r>
        <w:t>II:</w:t>
      </w:r>
      <w:r>
        <w:rPr>
          <w:spacing w:val="4"/>
        </w:rPr>
        <w:t xml:space="preserve"> </w:t>
      </w:r>
      <w:r>
        <w:t>ART-ANOVA</w:t>
      </w:r>
      <w:r>
        <w:rPr>
          <w:spacing w:val="5"/>
        </w:rPr>
        <w:t xml:space="preserve"> </w:t>
      </w:r>
      <w:r>
        <w:t>stress</w:t>
      </w:r>
      <w:r>
        <w:rPr>
          <w:spacing w:val="4"/>
        </w:rPr>
        <w:t xml:space="preserve"> </w:t>
      </w:r>
      <w:r>
        <w:t>main</w:t>
      </w:r>
      <w:r>
        <w:rPr>
          <w:spacing w:val="4"/>
        </w:rPr>
        <w:t xml:space="preserve"> </w:t>
      </w:r>
      <w:r>
        <w:t>effects</w:t>
      </w:r>
      <w:r>
        <w:rPr>
          <w:spacing w:val="5"/>
        </w:rPr>
        <w:t xml:space="preserve"> </w:t>
      </w:r>
      <w:r>
        <w:t>for</w:t>
      </w:r>
      <w:r>
        <w:rPr>
          <w:spacing w:val="4"/>
        </w:rPr>
        <w:t xml:space="preserve"> </w:t>
      </w:r>
      <w:r>
        <w:t>baseline-adjusted</w:t>
      </w:r>
      <w:r>
        <w:rPr>
          <w:spacing w:val="5"/>
        </w:rPr>
        <w:t xml:space="preserve"> </w:t>
      </w:r>
      <w:r>
        <w:t>physiological</w:t>
      </w:r>
      <w:r>
        <w:rPr>
          <w:spacing w:val="4"/>
        </w:rPr>
        <w:t xml:space="preserve"> </w:t>
      </w:r>
      <w:r>
        <w:t>and</w:t>
      </w:r>
      <w:r>
        <w:rPr>
          <w:spacing w:val="4"/>
        </w:rPr>
        <w:t xml:space="preserve"> </w:t>
      </w:r>
      <w:r>
        <w:t>EEG</w:t>
      </w:r>
      <w:r>
        <w:rPr>
          <w:spacing w:val="5"/>
        </w:rPr>
        <w:t xml:space="preserve"> </w:t>
      </w:r>
      <w:r>
        <w:rPr>
          <w:spacing w:val="-2"/>
        </w:rPr>
        <w:t>features.</w:t>
      </w:r>
    </w:p>
    <w:p w14:paraId="4038DA06" w14:textId="77777777" w:rsidR="005E5D1A" w:rsidRDefault="005E5D1A">
      <w:pPr>
        <w:pStyle w:val="BodyText"/>
        <w:spacing w:before="6"/>
        <w:ind w:left="0"/>
        <w:jc w:val="left"/>
        <w:rPr>
          <w:sz w:val="13"/>
        </w:rPr>
      </w:pPr>
    </w:p>
    <w:tbl>
      <w:tblPr>
        <w:tblW w:w="0" w:type="auto"/>
        <w:tblInd w:w="3339" w:type="dxa"/>
        <w:tblLayout w:type="fixed"/>
        <w:tblCellMar>
          <w:left w:w="0" w:type="dxa"/>
          <w:right w:w="0" w:type="dxa"/>
        </w:tblCellMar>
        <w:tblLook w:val="01E0" w:firstRow="1" w:lastRow="1" w:firstColumn="1" w:lastColumn="1" w:noHBand="0" w:noVBand="0"/>
      </w:tblPr>
      <w:tblGrid>
        <w:gridCol w:w="2422"/>
        <w:gridCol w:w="597"/>
        <w:gridCol w:w="597"/>
        <w:gridCol w:w="517"/>
      </w:tblGrid>
      <w:tr w:rsidR="005E5D1A" w14:paraId="4038DA0C" w14:textId="77777777">
        <w:trPr>
          <w:trHeight w:val="288"/>
        </w:trPr>
        <w:tc>
          <w:tcPr>
            <w:tcW w:w="2422" w:type="dxa"/>
            <w:tcBorders>
              <w:top w:val="single" w:sz="8" w:space="0" w:color="000000"/>
              <w:bottom w:val="single" w:sz="4" w:space="0" w:color="000000"/>
            </w:tcBorders>
          </w:tcPr>
          <w:p w14:paraId="4038DA07" w14:textId="77777777" w:rsidR="005E5D1A" w:rsidRDefault="00000000">
            <w:pPr>
              <w:pStyle w:val="TableParagraph"/>
              <w:spacing w:before="40" w:line="240" w:lineRule="auto"/>
              <w:ind w:right="0"/>
              <w:jc w:val="left"/>
              <w:rPr>
                <w:sz w:val="16"/>
              </w:rPr>
            </w:pPr>
            <w:r>
              <w:rPr>
                <w:spacing w:val="-2"/>
                <w:sz w:val="16"/>
              </w:rPr>
              <w:t>Feature</w:t>
            </w:r>
          </w:p>
        </w:tc>
        <w:tc>
          <w:tcPr>
            <w:tcW w:w="597" w:type="dxa"/>
            <w:tcBorders>
              <w:top w:val="single" w:sz="8" w:space="0" w:color="000000"/>
              <w:bottom w:val="single" w:sz="4" w:space="0" w:color="000000"/>
            </w:tcBorders>
          </w:tcPr>
          <w:p w14:paraId="4038DA08" w14:textId="77777777" w:rsidR="005E5D1A" w:rsidRDefault="00000000">
            <w:pPr>
              <w:pStyle w:val="TableParagraph"/>
              <w:spacing w:before="39" w:line="240" w:lineRule="auto"/>
              <w:ind w:left="3" w:right="22"/>
              <w:rPr>
                <w:rFonts w:ascii="Bookman Old Style"/>
                <w:i/>
                <w:sz w:val="16"/>
              </w:rPr>
            </w:pPr>
            <w:r>
              <w:rPr>
                <w:rFonts w:ascii="Bookman Old Style"/>
                <w:i/>
                <w:spacing w:val="-10"/>
                <w:w w:val="105"/>
                <w:sz w:val="16"/>
              </w:rPr>
              <w:t>F</w:t>
            </w:r>
          </w:p>
        </w:tc>
        <w:tc>
          <w:tcPr>
            <w:tcW w:w="597" w:type="dxa"/>
            <w:tcBorders>
              <w:top w:val="single" w:sz="8" w:space="0" w:color="000000"/>
              <w:bottom w:val="single" w:sz="4" w:space="0" w:color="000000"/>
            </w:tcBorders>
          </w:tcPr>
          <w:p w14:paraId="4038DA09" w14:textId="77777777" w:rsidR="005E5D1A" w:rsidRDefault="00000000">
            <w:pPr>
              <w:pStyle w:val="TableParagraph"/>
              <w:spacing w:before="39" w:line="240" w:lineRule="auto"/>
              <w:ind w:left="21"/>
              <w:rPr>
                <w:rFonts w:ascii="Bookman Old Style"/>
                <w:i/>
                <w:sz w:val="16"/>
              </w:rPr>
            </w:pPr>
            <w:r>
              <w:rPr>
                <w:rFonts w:ascii="Bookman Old Style"/>
                <w:i/>
                <w:spacing w:val="-10"/>
                <w:sz w:val="16"/>
              </w:rPr>
              <w:t>p</w:t>
            </w:r>
          </w:p>
        </w:tc>
        <w:tc>
          <w:tcPr>
            <w:tcW w:w="517" w:type="dxa"/>
            <w:tcBorders>
              <w:top w:val="single" w:sz="8" w:space="0" w:color="000000"/>
              <w:bottom w:val="single" w:sz="4" w:space="0" w:color="000000"/>
            </w:tcBorders>
          </w:tcPr>
          <w:p w14:paraId="4038DA0A" w14:textId="77777777" w:rsidR="005E5D1A" w:rsidRDefault="00000000">
            <w:pPr>
              <w:pStyle w:val="TableParagraph"/>
              <w:spacing w:before="20" w:line="149" w:lineRule="exact"/>
              <w:ind w:left="77" w:right="81"/>
              <w:rPr>
                <w:rFonts w:ascii="Bookman Old Style" w:hAnsi="Bookman Old Style"/>
                <w:sz w:val="12"/>
              </w:rPr>
            </w:pPr>
            <w:r>
              <w:rPr>
                <w:rFonts w:ascii="Bookman Old Style" w:hAnsi="Bookman Old Style"/>
                <w:i/>
                <w:spacing w:val="-5"/>
                <w:position w:val="-5"/>
                <w:sz w:val="16"/>
              </w:rPr>
              <w:t>η</w:t>
            </w:r>
            <w:r>
              <w:rPr>
                <w:rFonts w:ascii="Bookman Old Style" w:hAnsi="Bookman Old Style"/>
                <w:spacing w:val="-5"/>
                <w:sz w:val="12"/>
              </w:rPr>
              <w:t>2</w:t>
            </w:r>
          </w:p>
          <w:p w14:paraId="4038DA0B" w14:textId="77777777" w:rsidR="005E5D1A" w:rsidRDefault="00000000">
            <w:pPr>
              <w:pStyle w:val="TableParagraph"/>
              <w:spacing w:line="86" w:lineRule="exact"/>
              <w:ind w:left="81" w:right="4"/>
              <w:rPr>
                <w:rFonts w:ascii="Century Gothic"/>
                <w:i/>
                <w:sz w:val="12"/>
              </w:rPr>
            </w:pPr>
            <w:r>
              <w:rPr>
                <w:rFonts w:ascii="Century Gothic"/>
                <w:i/>
                <w:spacing w:val="-10"/>
                <w:sz w:val="12"/>
              </w:rPr>
              <w:t>p</w:t>
            </w:r>
          </w:p>
        </w:tc>
      </w:tr>
      <w:tr w:rsidR="005E5D1A" w14:paraId="4038DA11" w14:textId="77777777">
        <w:trPr>
          <w:trHeight w:val="222"/>
        </w:trPr>
        <w:tc>
          <w:tcPr>
            <w:tcW w:w="2422" w:type="dxa"/>
            <w:tcBorders>
              <w:top w:val="single" w:sz="4" w:space="0" w:color="000000"/>
            </w:tcBorders>
          </w:tcPr>
          <w:p w14:paraId="4038DA0D" w14:textId="77777777" w:rsidR="005E5D1A" w:rsidRDefault="00000000">
            <w:pPr>
              <w:pStyle w:val="TableParagraph"/>
              <w:spacing w:before="34" w:line="168" w:lineRule="exact"/>
              <w:ind w:right="0"/>
              <w:jc w:val="left"/>
              <w:rPr>
                <w:sz w:val="16"/>
              </w:rPr>
            </w:pPr>
            <w:r>
              <w:rPr>
                <w:sz w:val="16"/>
              </w:rPr>
              <w:t>HRV</w:t>
            </w:r>
            <w:r>
              <w:rPr>
                <w:spacing w:val="4"/>
                <w:sz w:val="16"/>
              </w:rPr>
              <w:t xml:space="preserve"> </w:t>
            </w:r>
            <w:r>
              <w:rPr>
                <w:sz w:val="16"/>
              </w:rPr>
              <w:t>RMSSD</w:t>
            </w:r>
            <w:r>
              <w:rPr>
                <w:spacing w:val="4"/>
                <w:sz w:val="16"/>
              </w:rPr>
              <w:t xml:space="preserve"> </w:t>
            </w:r>
            <w:r>
              <w:rPr>
                <w:spacing w:val="-4"/>
                <w:sz w:val="16"/>
              </w:rPr>
              <w:t>(ms)</w:t>
            </w:r>
          </w:p>
        </w:tc>
        <w:tc>
          <w:tcPr>
            <w:tcW w:w="597" w:type="dxa"/>
            <w:tcBorders>
              <w:top w:val="single" w:sz="4" w:space="0" w:color="000000"/>
            </w:tcBorders>
          </w:tcPr>
          <w:p w14:paraId="4038DA0E" w14:textId="77777777" w:rsidR="005E5D1A" w:rsidRDefault="00000000">
            <w:pPr>
              <w:pStyle w:val="TableParagraph"/>
              <w:spacing w:before="34" w:line="168" w:lineRule="exact"/>
              <w:ind w:left="20"/>
              <w:rPr>
                <w:sz w:val="16"/>
              </w:rPr>
            </w:pPr>
            <w:r>
              <w:rPr>
                <w:spacing w:val="-2"/>
                <w:sz w:val="16"/>
              </w:rPr>
              <w:t>0.180</w:t>
            </w:r>
          </w:p>
        </w:tc>
        <w:tc>
          <w:tcPr>
            <w:tcW w:w="597" w:type="dxa"/>
            <w:tcBorders>
              <w:top w:val="single" w:sz="4" w:space="0" w:color="000000"/>
            </w:tcBorders>
          </w:tcPr>
          <w:p w14:paraId="4038DA0F" w14:textId="77777777" w:rsidR="005E5D1A" w:rsidRDefault="00000000">
            <w:pPr>
              <w:pStyle w:val="TableParagraph"/>
              <w:spacing w:before="34" w:line="168" w:lineRule="exact"/>
              <w:ind w:left="22"/>
              <w:rPr>
                <w:sz w:val="16"/>
              </w:rPr>
            </w:pPr>
            <w:r>
              <w:rPr>
                <w:spacing w:val="-2"/>
                <w:sz w:val="16"/>
              </w:rPr>
              <w:t>0.677</w:t>
            </w:r>
          </w:p>
        </w:tc>
        <w:tc>
          <w:tcPr>
            <w:tcW w:w="517" w:type="dxa"/>
            <w:tcBorders>
              <w:top w:val="single" w:sz="4" w:space="0" w:color="000000"/>
            </w:tcBorders>
          </w:tcPr>
          <w:p w14:paraId="4038DA10" w14:textId="77777777" w:rsidR="005E5D1A" w:rsidRDefault="00000000">
            <w:pPr>
              <w:pStyle w:val="TableParagraph"/>
              <w:spacing w:before="34" w:line="168" w:lineRule="exact"/>
              <w:ind w:left="77" w:right="73"/>
              <w:rPr>
                <w:sz w:val="16"/>
              </w:rPr>
            </w:pPr>
            <w:r>
              <w:rPr>
                <w:spacing w:val="-4"/>
                <w:sz w:val="16"/>
              </w:rPr>
              <w:t>0.00</w:t>
            </w:r>
          </w:p>
        </w:tc>
      </w:tr>
      <w:tr w:rsidR="005E5D1A" w14:paraId="4038DA16" w14:textId="77777777">
        <w:trPr>
          <w:trHeight w:val="179"/>
        </w:trPr>
        <w:tc>
          <w:tcPr>
            <w:tcW w:w="2422" w:type="dxa"/>
          </w:tcPr>
          <w:p w14:paraId="4038DA12" w14:textId="77777777" w:rsidR="005E5D1A" w:rsidRDefault="00000000">
            <w:pPr>
              <w:pStyle w:val="TableParagraph"/>
              <w:ind w:right="0"/>
              <w:jc w:val="left"/>
              <w:rPr>
                <w:sz w:val="16"/>
              </w:rPr>
            </w:pPr>
            <w:r>
              <w:rPr>
                <w:sz w:val="16"/>
              </w:rPr>
              <w:t>Heart</w:t>
            </w:r>
            <w:r>
              <w:rPr>
                <w:spacing w:val="11"/>
                <w:sz w:val="16"/>
              </w:rPr>
              <w:t xml:space="preserve"> </w:t>
            </w:r>
            <w:r>
              <w:rPr>
                <w:sz w:val="16"/>
              </w:rPr>
              <w:t>rate</w:t>
            </w:r>
            <w:r>
              <w:rPr>
                <w:spacing w:val="11"/>
                <w:sz w:val="16"/>
              </w:rPr>
              <w:t xml:space="preserve"> </w:t>
            </w:r>
            <w:r>
              <w:rPr>
                <w:sz w:val="16"/>
              </w:rPr>
              <w:t>(median,</w:t>
            </w:r>
            <w:r>
              <w:rPr>
                <w:spacing w:val="11"/>
                <w:sz w:val="16"/>
              </w:rPr>
              <w:t xml:space="preserve"> </w:t>
            </w:r>
            <w:r>
              <w:rPr>
                <w:spacing w:val="-4"/>
                <w:sz w:val="16"/>
              </w:rPr>
              <w:t>bpm)</w:t>
            </w:r>
          </w:p>
        </w:tc>
        <w:tc>
          <w:tcPr>
            <w:tcW w:w="597" w:type="dxa"/>
          </w:tcPr>
          <w:p w14:paraId="4038DA13" w14:textId="77777777" w:rsidR="005E5D1A" w:rsidRDefault="00000000">
            <w:pPr>
              <w:pStyle w:val="TableParagraph"/>
              <w:ind w:left="20"/>
              <w:rPr>
                <w:sz w:val="16"/>
              </w:rPr>
            </w:pPr>
            <w:r>
              <w:rPr>
                <w:spacing w:val="-2"/>
                <w:sz w:val="16"/>
              </w:rPr>
              <w:t>3.160</w:t>
            </w:r>
          </w:p>
        </w:tc>
        <w:tc>
          <w:tcPr>
            <w:tcW w:w="597" w:type="dxa"/>
          </w:tcPr>
          <w:p w14:paraId="4038DA14" w14:textId="77777777" w:rsidR="005E5D1A" w:rsidRDefault="00000000">
            <w:pPr>
              <w:pStyle w:val="TableParagraph"/>
              <w:ind w:left="22"/>
              <w:rPr>
                <w:sz w:val="16"/>
              </w:rPr>
            </w:pPr>
            <w:r>
              <w:rPr>
                <w:spacing w:val="-2"/>
                <w:sz w:val="16"/>
              </w:rPr>
              <w:t>0.078</w:t>
            </w:r>
          </w:p>
        </w:tc>
        <w:tc>
          <w:tcPr>
            <w:tcW w:w="517" w:type="dxa"/>
          </w:tcPr>
          <w:p w14:paraId="4038DA15" w14:textId="77777777" w:rsidR="005E5D1A" w:rsidRDefault="00000000">
            <w:pPr>
              <w:pStyle w:val="TableParagraph"/>
              <w:ind w:left="77" w:right="73"/>
              <w:rPr>
                <w:sz w:val="16"/>
              </w:rPr>
            </w:pPr>
            <w:r>
              <w:rPr>
                <w:spacing w:val="-4"/>
                <w:sz w:val="16"/>
              </w:rPr>
              <w:t>0.03</w:t>
            </w:r>
          </w:p>
        </w:tc>
      </w:tr>
      <w:tr w:rsidR="005E5D1A" w14:paraId="4038DA1B" w14:textId="77777777">
        <w:trPr>
          <w:trHeight w:val="179"/>
        </w:trPr>
        <w:tc>
          <w:tcPr>
            <w:tcW w:w="2422" w:type="dxa"/>
          </w:tcPr>
          <w:p w14:paraId="4038DA17" w14:textId="77777777" w:rsidR="005E5D1A" w:rsidRDefault="00000000">
            <w:pPr>
              <w:pStyle w:val="TableParagraph"/>
              <w:ind w:right="0"/>
              <w:jc w:val="left"/>
              <w:rPr>
                <w:sz w:val="16"/>
              </w:rPr>
            </w:pPr>
            <w:r>
              <w:rPr>
                <w:sz w:val="16"/>
              </w:rPr>
              <w:t>EDA</w:t>
            </w:r>
            <w:r>
              <w:rPr>
                <w:spacing w:val="8"/>
                <w:sz w:val="16"/>
              </w:rPr>
              <w:t xml:space="preserve"> </w:t>
            </w:r>
            <w:r>
              <w:rPr>
                <w:sz w:val="16"/>
              </w:rPr>
              <w:t>tonic</w:t>
            </w:r>
            <w:r>
              <w:rPr>
                <w:spacing w:val="8"/>
                <w:sz w:val="16"/>
              </w:rPr>
              <w:t xml:space="preserve"> </w:t>
            </w:r>
            <w:r>
              <w:rPr>
                <w:sz w:val="16"/>
              </w:rPr>
              <w:t>level</w:t>
            </w:r>
            <w:r>
              <w:rPr>
                <w:spacing w:val="8"/>
                <w:sz w:val="16"/>
              </w:rPr>
              <w:t xml:space="preserve"> </w:t>
            </w:r>
            <w:r>
              <w:rPr>
                <w:sz w:val="16"/>
              </w:rPr>
              <w:t>(mean,</w:t>
            </w:r>
            <w:r>
              <w:rPr>
                <w:spacing w:val="8"/>
                <w:sz w:val="16"/>
              </w:rPr>
              <w:t xml:space="preserve"> </w:t>
            </w:r>
            <w:r>
              <w:rPr>
                <w:rFonts w:ascii="Bookman Old Style" w:hAnsi="Bookman Old Style"/>
                <w:i/>
                <w:spacing w:val="-5"/>
                <w:sz w:val="16"/>
              </w:rPr>
              <w:t>µ</w:t>
            </w:r>
            <w:r>
              <w:rPr>
                <w:spacing w:val="-5"/>
                <w:sz w:val="16"/>
              </w:rPr>
              <w:t>S)</w:t>
            </w:r>
          </w:p>
        </w:tc>
        <w:tc>
          <w:tcPr>
            <w:tcW w:w="597" w:type="dxa"/>
          </w:tcPr>
          <w:p w14:paraId="4038DA18" w14:textId="77777777" w:rsidR="005E5D1A" w:rsidRDefault="00000000">
            <w:pPr>
              <w:pStyle w:val="TableParagraph"/>
              <w:ind w:left="20"/>
              <w:rPr>
                <w:sz w:val="16"/>
              </w:rPr>
            </w:pPr>
            <w:r>
              <w:rPr>
                <w:spacing w:val="-2"/>
                <w:sz w:val="16"/>
              </w:rPr>
              <w:t>3.800</w:t>
            </w:r>
          </w:p>
        </w:tc>
        <w:tc>
          <w:tcPr>
            <w:tcW w:w="597" w:type="dxa"/>
          </w:tcPr>
          <w:p w14:paraId="4038DA19" w14:textId="77777777" w:rsidR="005E5D1A" w:rsidRDefault="00000000">
            <w:pPr>
              <w:pStyle w:val="TableParagraph"/>
              <w:ind w:left="22"/>
              <w:rPr>
                <w:sz w:val="16"/>
              </w:rPr>
            </w:pPr>
            <w:r>
              <w:rPr>
                <w:spacing w:val="-2"/>
                <w:sz w:val="16"/>
              </w:rPr>
              <w:t>0.053</w:t>
            </w:r>
          </w:p>
        </w:tc>
        <w:tc>
          <w:tcPr>
            <w:tcW w:w="517" w:type="dxa"/>
          </w:tcPr>
          <w:p w14:paraId="4038DA1A" w14:textId="77777777" w:rsidR="005E5D1A" w:rsidRDefault="00000000">
            <w:pPr>
              <w:pStyle w:val="TableParagraph"/>
              <w:ind w:left="77" w:right="72"/>
              <w:rPr>
                <w:sz w:val="16"/>
              </w:rPr>
            </w:pPr>
            <w:r>
              <w:rPr>
                <w:spacing w:val="-4"/>
                <w:sz w:val="16"/>
              </w:rPr>
              <w:t>0.03</w:t>
            </w:r>
          </w:p>
        </w:tc>
      </w:tr>
      <w:tr w:rsidR="005E5D1A" w14:paraId="4038DA20" w14:textId="77777777">
        <w:trPr>
          <w:trHeight w:val="179"/>
        </w:trPr>
        <w:tc>
          <w:tcPr>
            <w:tcW w:w="2422" w:type="dxa"/>
          </w:tcPr>
          <w:p w14:paraId="4038DA1C" w14:textId="77777777" w:rsidR="005E5D1A" w:rsidRDefault="00000000">
            <w:pPr>
              <w:pStyle w:val="TableParagraph"/>
              <w:ind w:right="0"/>
              <w:jc w:val="left"/>
              <w:rPr>
                <w:sz w:val="16"/>
              </w:rPr>
            </w:pPr>
            <w:r>
              <w:rPr>
                <w:sz w:val="16"/>
              </w:rPr>
              <w:t>EDA</w:t>
            </w:r>
            <w:r>
              <w:rPr>
                <w:spacing w:val="9"/>
                <w:sz w:val="16"/>
              </w:rPr>
              <w:t xml:space="preserve"> </w:t>
            </w:r>
            <w:r>
              <w:rPr>
                <w:sz w:val="16"/>
              </w:rPr>
              <w:t>peak</w:t>
            </w:r>
            <w:r>
              <w:rPr>
                <w:spacing w:val="10"/>
                <w:sz w:val="16"/>
              </w:rPr>
              <w:t xml:space="preserve"> </w:t>
            </w:r>
            <w:r>
              <w:rPr>
                <w:sz w:val="16"/>
              </w:rPr>
              <w:t>height</w:t>
            </w:r>
            <w:r>
              <w:rPr>
                <w:spacing w:val="9"/>
                <w:sz w:val="16"/>
              </w:rPr>
              <w:t xml:space="preserve"> </w:t>
            </w:r>
            <w:r>
              <w:rPr>
                <w:sz w:val="16"/>
              </w:rPr>
              <w:t>(mean,</w:t>
            </w:r>
            <w:r>
              <w:rPr>
                <w:spacing w:val="10"/>
                <w:sz w:val="16"/>
              </w:rPr>
              <w:t xml:space="preserve"> </w:t>
            </w:r>
            <w:r>
              <w:rPr>
                <w:rFonts w:ascii="Bookman Old Style" w:hAnsi="Bookman Old Style"/>
                <w:i/>
                <w:spacing w:val="-5"/>
                <w:sz w:val="16"/>
              </w:rPr>
              <w:t>µ</w:t>
            </w:r>
            <w:r>
              <w:rPr>
                <w:spacing w:val="-5"/>
                <w:sz w:val="16"/>
              </w:rPr>
              <w:t>S)</w:t>
            </w:r>
          </w:p>
        </w:tc>
        <w:tc>
          <w:tcPr>
            <w:tcW w:w="597" w:type="dxa"/>
          </w:tcPr>
          <w:p w14:paraId="4038DA1D" w14:textId="77777777" w:rsidR="005E5D1A" w:rsidRDefault="00000000">
            <w:pPr>
              <w:pStyle w:val="TableParagraph"/>
              <w:ind w:left="20"/>
              <w:rPr>
                <w:sz w:val="16"/>
              </w:rPr>
            </w:pPr>
            <w:r>
              <w:rPr>
                <w:spacing w:val="-2"/>
                <w:sz w:val="16"/>
              </w:rPr>
              <w:t>0.060</w:t>
            </w:r>
          </w:p>
        </w:tc>
        <w:tc>
          <w:tcPr>
            <w:tcW w:w="597" w:type="dxa"/>
          </w:tcPr>
          <w:p w14:paraId="4038DA1E" w14:textId="77777777" w:rsidR="005E5D1A" w:rsidRDefault="00000000">
            <w:pPr>
              <w:pStyle w:val="TableParagraph"/>
              <w:ind w:left="22"/>
              <w:rPr>
                <w:sz w:val="16"/>
              </w:rPr>
            </w:pPr>
            <w:r>
              <w:rPr>
                <w:spacing w:val="-2"/>
                <w:sz w:val="16"/>
              </w:rPr>
              <w:t>0.812</w:t>
            </w:r>
          </w:p>
        </w:tc>
        <w:tc>
          <w:tcPr>
            <w:tcW w:w="517" w:type="dxa"/>
          </w:tcPr>
          <w:p w14:paraId="4038DA1F" w14:textId="77777777" w:rsidR="005E5D1A" w:rsidRDefault="00000000">
            <w:pPr>
              <w:pStyle w:val="TableParagraph"/>
              <w:ind w:left="77" w:right="72"/>
              <w:rPr>
                <w:sz w:val="16"/>
              </w:rPr>
            </w:pPr>
            <w:r>
              <w:rPr>
                <w:spacing w:val="-4"/>
                <w:sz w:val="16"/>
              </w:rPr>
              <w:t>0.00</w:t>
            </w:r>
          </w:p>
        </w:tc>
      </w:tr>
      <w:tr w:rsidR="005E5D1A" w14:paraId="4038DA25" w14:textId="77777777">
        <w:trPr>
          <w:trHeight w:val="179"/>
        </w:trPr>
        <w:tc>
          <w:tcPr>
            <w:tcW w:w="2422" w:type="dxa"/>
          </w:tcPr>
          <w:p w14:paraId="4038DA21" w14:textId="77777777" w:rsidR="005E5D1A" w:rsidRDefault="00000000">
            <w:pPr>
              <w:pStyle w:val="TableParagraph"/>
              <w:ind w:right="0"/>
              <w:jc w:val="left"/>
              <w:rPr>
                <w:sz w:val="16"/>
              </w:rPr>
            </w:pPr>
            <w:r>
              <w:rPr>
                <w:sz w:val="16"/>
              </w:rPr>
              <w:t>Frontal</w:t>
            </w:r>
            <w:r>
              <w:rPr>
                <w:spacing w:val="7"/>
                <w:sz w:val="16"/>
              </w:rPr>
              <w:t xml:space="preserve"> </w:t>
            </w:r>
            <w:r>
              <w:rPr>
                <w:sz w:val="16"/>
              </w:rPr>
              <w:t>midline</w:t>
            </w:r>
            <w:r>
              <w:rPr>
                <w:spacing w:val="7"/>
                <w:sz w:val="16"/>
              </w:rPr>
              <w:t xml:space="preserve"> </w:t>
            </w:r>
            <w:r>
              <w:rPr>
                <w:rFonts w:ascii="Bookman Old Style" w:hAnsi="Bookman Old Style"/>
                <w:i/>
                <w:sz w:val="16"/>
              </w:rPr>
              <w:t>θ</w:t>
            </w:r>
            <w:r>
              <w:rPr>
                <w:rFonts w:ascii="Bookman Old Style" w:hAnsi="Bookman Old Style"/>
                <w:i/>
                <w:spacing w:val="3"/>
                <w:sz w:val="16"/>
              </w:rPr>
              <w:t xml:space="preserve"> </w:t>
            </w:r>
            <w:r>
              <w:rPr>
                <w:sz w:val="16"/>
              </w:rPr>
              <w:t>power</w:t>
            </w:r>
            <w:r>
              <w:rPr>
                <w:spacing w:val="7"/>
                <w:sz w:val="16"/>
              </w:rPr>
              <w:t xml:space="preserve"> </w:t>
            </w:r>
            <w:r>
              <w:rPr>
                <w:spacing w:val="-2"/>
                <w:sz w:val="16"/>
              </w:rPr>
              <w:t>(mean)</w:t>
            </w:r>
          </w:p>
        </w:tc>
        <w:tc>
          <w:tcPr>
            <w:tcW w:w="597" w:type="dxa"/>
          </w:tcPr>
          <w:p w14:paraId="4038DA22" w14:textId="77777777" w:rsidR="005E5D1A" w:rsidRDefault="00000000">
            <w:pPr>
              <w:pStyle w:val="TableParagraph"/>
              <w:ind w:left="20"/>
              <w:rPr>
                <w:sz w:val="16"/>
              </w:rPr>
            </w:pPr>
            <w:r>
              <w:rPr>
                <w:spacing w:val="-2"/>
                <w:sz w:val="16"/>
              </w:rPr>
              <w:t>0.210</w:t>
            </w:r>
          </w:p>
        </w:tc>
        <w:tc>
          <w:tcPr>
            <w:tcW w:w="597" w:type="dxa"/>
          </w:tcPr>
          <w:p w14:paraId="4038DA23" w14:textId="77777777" w:rsidR="005E5D1A" w:rsidRDefault="00000000">
            <w:pPr>
              <w:pStyle w:val="TableParagraph"/>
              <w:ind w:left="22"/>
              <w:rPr>
                <w:sz w:val="16"/>
              </w:rPr>
            </w:pPr>
            <w:r>
              <w:rPr>
                <w:spacing w:val="-2"/>
                <w:sz w:val="16"/>
              </w:rPr>
              <w:t>0.650</w:t>
            </w:r>
          </w:p>
        </w:tc>
        <w:tc>
          <w:tcPr>
            <w:tcW w:w="517" w:type="dxa"/>
          </w:tcPr>
          <w:p w14:paraId="4038DA24" w14:textId="77777777" w:rsidR="005E5D1A" w:rsidRDefault="00000000">
            <w:pPr>
              <w:pStyle w:val="TableParagraph"/>
              <w:ind w:left="77" w:right="73"/>
              <w:rPr>
                <w:sz w:val="16"/>
              </w:rPr>
            </w:pPr>
            <w:r>
              <w:rPr>
                <w:spacing w:val="-4"/>
                <w:sz w:val="16"/>
              </w:rPr>
              <w:t>0.00</w:t>
            </w:r>
          </w:p>
        </w:tc>
      </w:tr>
      <w:tr w:rsidR="005E5D1A" w14:paraId="4038DA2A" w14:textId="77777777">
        <w:trPr>
          <w:trHeight w:val="179"/>
        </w:trPr>
        <w:tc>
          <w:tcPr>
            <w:tcW w:w="2422" w:type="dxa"/>
          </w:tcPr>
          <w:p w14:paraId="4038DA26" w14:textId="77777777" w:rsidR="005E5D1A" w:rsidRDefault="00000000">
            <w:pPr>
              <w:pStyle w:val="TableParagraph"/>
              <w:ind w:right="0"/>
              <w:jc w:val="left"/>
              <w:rPr>
                <w:sz w:val="16"/>
              </w:rPr>
            </w:pPr>
            <w:r>
              <w:rPr>
                <w:sz w:val="16"/>
              </w:rPr>
              <w:t>Frontal</w:t>
            </w:r>
            <w:r>
              <w:rPr>
                <w:spacing w:val="10"/>
                <w:sz w:val="16"/>
              </w:rPr>
              <w:t xml:space="preserve"> </w:t>
            </w:r>
            <w:r>
              <w:rPr>
                <w:rFonts w:ascii="Bookman Old Style" w:hAnsi="Bookman Old Style"/>
                <w:i/>
                <w:sz w:val="16"/>
              </w:rPr>
              <w:t>β</w:t>
            </w:r>
            <w:r>
              <w:rPr>
                <w:rFonts w:ascii="Bookman Old Style" w:hAnsi="Bookman Old Style"/>
                <w:i/>
                <w:spacing w:val="9"/>
                <w:sz w:val="16"/>
              </w:rPr>
              <w:t xml:space="preserve"> </w:t>
            </w:r>
            <w:r>
              <w:rPr>
                <w:sz w:val="16"/>
              </w:rPr>
              <w:t>power</w:t>
            </w:r>
            <w:r>
              <w:rPr>
                <w:spacing w:val="10"/>
                <w:sz w:val="16"/>
              </w:rPr>
              <w:t xml:space="preserve"> </w:t>
            </w:r>
            <w:r>
              <w:rPr>
                <w:spacing w:val="-2"/>
                <w:sz w:val="16"/>
              </w:rPr>
              <w:t>(mean)</w:t>
            </w:r>
          </w:p>
        </w:tc>
        <w:tc>
          <w:tcPr>
            <w:tcW w:w="597" w:type="dxa"/>
          </w:tcPr>
          <w:p w14:paraId="4038DA27" w14:textId="77777777" w:rsidR="005E5D1A" w:rsidRDefault="00000000">
            <w:pPr>
              <w:pStyle w:val="TableParagraph"/>
              <w:ind w:left="20"/>
              <w:rPr>
                <w:sz w:val="16"/>
              </w:rPr>
            </w:pPr>
            <w:r>
              <w:rPr>
                <w:spacing w:val="-2"/>
                <w:sz w:val="16"/>
              </w:rPr>
              <w:t>0.590</w:t>
            </w:r>
          </w:p>
        </w:tc>
        <w:tc>
          <w:tcPr>
            <w:tcW w:w="597" w:type="dxa"/>
          </w:tcPr>
          <w:p w14:paraId="4038DA28" w14:textId="77777777" w:rsidR="005E5D1A" w:rsidRDefault="00000000">
            <w:pPr>
              <w:pStyle w:val="TableParagraph"/>
              <w:ind w:left="22"/>
              <w:rPr>
                <w:sz w:val="16"/>
              </w:rPr>
            </w:pPr>
            <w:r>
              <w:rPr>
                <w:spacing w:val="-2"/>
                <w:sz w:val="16"/>
              </w:rPr>
              <w:t>0.443</w:t>
            </w:r>
          </w:p>
        </w:tc>
        <w:tc>
          <w:tcPr>
            <w:tcW w:w="517" w:type="dxa"/>
          </w:tcPr>
          <w:p w14:paraId="4038DA29" w14:textId="77777777" w:rsidR="005E5D1A" w:rsidRDefault="00000000">
            <w:pPr>
              <w:pStyle w:val="TableParagraph"/>
              <w:ind w:left="77" w:right="72"/>
              <w:rPr>
                <w:sz w:val="16"/>
              </w:rPr>
            </w:pPr>
            <w:r>
              <w:rPr>
                <w:spacing w:val="-4"/>
                <w:sz w:val="16"/>
              </w:rPr>
              <w:t>0.00</w:t>
            </w:r>
          </w:p>
        </w:tc>
      </w:tr>
      <w:tr w:rsidR="005E5D1A" w14:paraId="4038DA2F" w14:textId="77777777">
        <w:trPr>
          <w:trHeight w:val="179"/>
        </w:trPr>
        <w:tc>
          <w:tcPr>
            <w:tcW w:w="2422" w:type="dxa"/>
          </w:tcPr>
          <w:p w14:paraId="4038DA2B" w14:textId="77777777" w:rsidR="005E5D1A" w:rsidRDefault="00000000">
            <w:pPr>
              <w:pStyle w:val="TableParagraph"/>
              <w:ind w:right="0"/>
              <w:jc w:val="left"/>
              <w:rPr>
                <w:sz w:val="16"/>
              </w:rPr>
            </w:pPr>
            <w:r>
              <w:rPr>
                <w:sz w:val="16"/>
              </w:rPr>
              <w:t>Parietal</w:t>
            </w:r>
            <w:r>
              <w:rPr>
                <w:spacing w:val="11"/>
                <w:sz w:val="16"/>
              </w:rPr>
              <w:t xml:space="preserve"> </w:t>
            </w:r>
            <w:r>
              <w:rPr>
                <w:rFonts w:ascii="Bookman Old Style" w:hAnsi="Bookman Old Style"/>
                <w:i/>
                <w:sz w:val="16"/>
              </w:rPr>
              <w:t>α</w:t>
            </w:r>
            <w:r>
              <w:rPr>
                <w:rFonts w:ascii="Bookman Old Style" w:hAnsi="Bookman Old Style"/>
                <w:i/>
                <w:spacing w:val="4"/>
                <w:sz w:val="16"/>
              </w:rPr>
              <w:t xml:space="preserve"> </w:t>
            </w:r>
            <w:r>
              <w:rPr>
                <w:sz w:val="16"/>
              </w:rPr>
              <w:t>power</w:t>
            </w:r>
            <w:r>
              <w:rPr>
                <w:spacing w:val="12"/>
                <w:sz w:val="16"/>
              </w:rPr>
              <w:t xml:space="preserve"> </w:t>
            </w:r>
            <w:r>
              <w:rPr>
                <w:spacing w:val="-2"/>
                <w:sz w:val="16"/>
              </w:rPr>
              <w:t>(mean)</w:t>
            </w:r>
          </w:p>
        </w:tc>
        <w:tc>
          <w:tcPr>
            <w:tcW w:w="597" w:type="dxa"/>
          </w:tcPr>
          <w:p w14:paraId="4038DA2C" w14:textId="77777777" w:rsidR="005E5D1A" w:rsidRDefault="00000000">
            <w:pPr>
              <w:pStyle w:val="TableParagraph"/>
              <w:ind w:left="20"/>
              <w:rPr>
                <w:sz w:val="16"/>
              </w:rPr>
            </w:pPr>
            <w:r>
              <w:rPr>
                <w:spacing w:val="-2"/>
                <w:sz w:val="16"/>
              </w:rPr>
              <w:t>0.180</w:t>
            </w:r>
          </w:p>
        </w:tc>
        <w:tc>
          <w:tcPr>
            <w:tcW w:w="597" w:type="dxa"/>
          </w:tcPr>
          <w:p w14:paraId="4038DA2D" w14:textId="77777777" w:rsidR="005E5D1A" w:rsidRDefault="00000000">
            <w:pPr>
              <w:pStyle w:val="TableParagraph"/>
              <w:ind w:left="21"/>
              <w:rPr>
                <w:sz w:val="16"/>
              </w:rPr>
            </w:pPr>
            <w:r>
              <w:rPr>
                <w:spacing w:val="-2"/>
                <w:sz w:val="16"/>
              </w:rPr>
              <w:t>0.677</w:t>
            </w:r>
          </w:p>
        </w:tc>
        <w:tc>
          <w:tcPr>
            <w:tcW w:w="517" w:type="dxa"/>
          </w:tcPr>
          <w:p w14:paraId="4038DA2E" w14:textId="77777777" w:rsidR="005E5D1A" w:rsidRDefault="00000000">
            <w:pPr>
              <w:pStyle w:val="TableParagraph"/>
              <w:ind w:left="77" w:right="73"/>
              <w:rPr>
                <w:sz w:val="16"/>
              </w:rPr>
            </w:pPr>
            <w:r>
              <w:rPr>
                <w:spacing w:val="-4"/>
                <w:sz w:val="16"/>
              </w:rPr>
              <w:t>0.00</w:t>
            </w:r>
          </w:p>
        </w:tc>
      </w:tr>
      <w:tr w:rsidR="005E5D1A" w14:paraId="4038DA34" w14:textId="77777777">
        <w:trPr>
          <w:trHeight w:val="179"/>
        </w:trPr>
        <w:tc>
          <w:tcPr>
            <w:tcW w:w="2422" w:type="dxa"/>
          </w:tcPr>
          <w:p w14:paraId="4038DA30" w14:textId="77777777" w:rsidR="005E5D1A" w:rsidRDefault="00000000">
            <w:pPr>
              <w:pStyle w:val="TableParagraph"/>
              <w:ind w:right="0"/>
              <w:jc w:val="left"/>
              <w:rPr>
                <w:sz w:val="16"/>
              </w:rPr>
            </w:pPr>
            <w:r>
              <w:rPr>
                <w:sz w:val="16"/>
              </w:rPr>
              <w:t>Pupil</w:t>
            </w:r>
            <w:r>
              <w:rPr>
                <w:spacing w:val="10"/>
                <w:sz w:val="16"/>
              </w:rPr>
              <w:t xml:space="preserve"> </w:t>
            </w:r>
            <w:r>
              <w:rPr>
                <w:sz w:val="16"/>
              </w:rPr>
              <w:t>dilation</w:t>
            </w:r>
            <w:r>
              <w:rPr>
                <w:spacing w:val="10"/>
                <w:sz w:val="16"/>
              </w:rPr>
              <w:t xml:space="preserve"> </w:t>
            </w:r>
            <w:r>
              <w:rPr>
                <w:sz w:val="16"/>
              </w:rPr>
              <w:t>(median,</w:t>
            </w:r>
            <w:r>
              <w:rPr>
                <w:spacing w:val="11"/>
                <w:sz w:val="16"/>
              </w:rPr>
              <w:t xml:space="preserve"> </w:t>
            </w:r>
            <w:r>
              <w:rPr>
                <w:spacing w:val="-5"/>
                <w:sz w:val="16"/>
              </w:rPr>
              <w:t>mm)</w:t>
            </w:r>
          </w:p>
        </w:tc>
        <w:tc>
          <w:tcPr>
            <w:tcW w:w="597" w:type="dxa"/>
          </w:tcPr>
          <w:p w14:paraId="4038DA31" w14:textId="77777777" w:rsidR="005E5D1A" w:rsidRDefault="00000000">
            <w:pPr>
              <w:pStyle w:val="TableParagraph"/>
              <w:ind w:left="20"/>
              <w:rPr>
                <w:sz w:val="16"/>
              </w:rPr>
            </w:pPr>
            <w:r>
              <w:rPr>
                <w:spacing w:val="-2"/>
                <w:sz w:val="16"/>
              </w:rPr>
              <w:t>0.110</w:t>
            </w:r>
          </w:p>
        </w:tc>
        <w:tc>
          <w:tcPr>
            <w:tcW w:w="597" w:type="dxa"/>
          </w:tcPr>
          <w:p w14:paraId="4038DA32" w14:textId="77777777" w:rsidR="005E5D1A" w:rsidRDefault="00000000">
            <w:pPr>
              <w:pStyle w:val="TableParagraph"/>
              <w:ind w:left="22"/>
              <w:rPr>
                <w:sz w:val="16"/>
              </w:rPr>
            </w:pPr>
            <w:r>
              <w:rPr>
                <w:spacing w:val="-2"/>
                <w:sz w:val="16"/>
              </w:rPr>
              <w:t>0.737</w:t>
            </w:r>
          </w:p>
        </w:tc>
        <w:tc>
          <w:tcPr>
            <w:tcW w:w="517" w:type="dxa"/>
          </w:tcPr>
          <w:p w14:paraId="4038DA33" w14:textId="77777777" w:rsidR="005E5D1A" w:rsidRDefault="00000000">
            <w:pPr>
              <w:pStyle w:val="TableParagraph"/>
              <w:ind w:left="77" w:right="73"/>
              <w:rPr>
                <w:sz w:val="16"/>
              </w:rPr>
            </w:pPr>
            <w:r>
              <w:rPr>
                <w:spacing w:val="-4"/>
                <w:sz w:val="16"/>
              </w:rPr>
              <w:t>0.00</w:t>
            </w:r>
          </w:p>
        </w:tc>
      </w:tr>
      <w:tr w:rsidR="005E5D1A" w14:paraId="4038DA39" w14:textId="77777777">
        <w:trPr>
          <w:trHeight w:val="179"/>
        </w:trPr>
        <w:tc>
          <w:tcPr>
            <w:tcW w:w="2422" w:type="dxa"/>
          </w:tcPr>
          <w:p w14:paraId="4038DA35" w14:textId="77777777" w:rsidR="005E5D1A" w:rsidRDefault="00000000">
            <w:pPr>
              <w:pStyle w:val="TableParagraph"/>
              <w:ind w:right="0"/>
              <w:jc w:val="left"/>
              <w:rPr>
                <w:sz w:val="16"/>
              </w:rPr>
            </w:pPr>
            <w:r>
              <w:rPr>
                <w:sz w:val="16"/>
              </w:rPr>
              <w:t>Alpha/Beta</w:t>
            </w:r>
            <w:r>
              <w:rPr>
                <w:spacing w:val="9"/>
                <w:sz w:val="16"/>
              </w:rPr>
              <w:t xml:space="preserve"> </w:t>
            </w:r>
            <w:r>
              <w:rPr>
                <w:sz w:val="16"/>
              </w:rPr>
              <w:t>ratio</w:t>
            </w:r>
            <w:r>
              <w:rPr>
                <w:spacing w:val="10"/>
                <w:sz w:val="16"/>
              </w:rPr>
              <w:t xml:space="preserve"> </w:t>
            </w:r>
            <w:r>
              <w:rPr>
                <w:spacing w:val="-4"/>
                <w:sz w:val="16"/>
              </w:rPr>
              <w:t>(</w:t>
            </w:r>
            <w:r>
              <w:rPr>
                <w:rFonts w:ascii="Bookman Old Style" w:hAnsi="Bookman Old Style"/>
                <w:i/>
                <w:spacing w:val="-4"/>
                <w:sz w:val="16"/>
              </w:rPr>
              <w:t>α/β</w:t>
            </w:r>
            <w:r>
              <w:rPr>
                <w:spacing w:val="-4"/>
                <w:sz w:val="16"/>
              </w:rPr>
              <w:t>)</w:t>
            </w:r>
          </w:p>
        </w:tc>
        <w:tc>
          <w:tcPr>
            <w:tcW w:w="597" w:type="dxa"/>
          </w:tcPr>
          <w:p w14:paraId="4038DA36" w14:textId="77777777" w:rsidR="005E5D1A" w:rsidRDefault="00000000">
            <w:pPr>
              <w:pStyle w:val="TableParagraph"/>
              <w:ind w:left="20"/>
              <w:rPr>
                <w:sz w:val="16"/>
              </w:rPr>
            </w:pPr>
            <w:r>
              <w:rPr>
                <w:spacing w:val="-4"/>
                <w:sz w:val="16"/>
              </w:rPr>
              <w:t>0.19</w:t>
            </w:r>
          </w:p>
        </w:tc>
        <w:tc>
          <w:tcPr>
            <w:tcW w:w="597" w:type="dxa"/>
          </w:tcPr>
          <w:p w14:paraId="4038DA37" w14:textId="77777777" w:rsidR="005E5D1A" w:rsidRDefault="00000000">
            <w:pPr>
              <w:pStyle w:val="TableParagraph"/>
              <w:ind w:left="22"/>
              <w:rPr>
                <w:sz w:val="16"/>
              </w:rPr>
            </w:pPr>
            <w:r>
              <w:rPr>
                <w:spacing w:val="-4"/>
                <w:sz w:val="16"/>
              </w:rPr>
              <w:t>.660</w:t>
            </w:r>
          </w:p>
        </w:tc>
        <w:tc>
          <w:tcPr>
            <w:tcW w:w="517" w:type="dxa"/>
          </w:tcPr>
          <w:p w14:paraId="4038DA38" w14:textId="77777777" w:rsidR="005E5D1A" w:rsidRDefault="00000000">
            <w:pPr>
              <w:pStyle w:val="TableParagraph"/>
              <w:ind w:left="77" w:right="73"/>
              <w:rPr>
                <w:sz w:val="16"/>
              </w:rPr>
            </w:pPr>
            <w:r>
              <w:rPr>
                <w:spacing w:val="-5"/>
                <w:sz w:val="16"/>
              </w:rPr>
              <w:t>.00</w:t>
            </w:r>
          </w:p>
        </w:tc>
      </w:tr>
      <w:tr w:rsidR="005E5D1A" w14:paraId="4038DA3E" w14:textId="77777777">
        <w:trPr>
          <w:trHeight w:val="179"/>
        </w:trPr>
        <w:tc>
          <w:tcPr>
            <w:tcW w:w="2422" w:type="dxa"/>
          </w:tcPr>
          <w:p w14:paraId="4038DA3A" w14:textId="77777777" w:rsidR="005E5D1A" w:rsidRDefault="00000000">
            <w:pPr>
              <w:pStyle w:val="TableParagraph"/>
              <w:ind w:right="0"/>
              <w:jc w:val="left"/>
              <w:rPr>
                <w:sz w:val="16"/>
              </w:rPr>
            </w:pPr>
            <w:r>
              <w:rPr>
                <w:sz w:val="16"/>
              </w:rPr>
              <w:t>Theta/Beta</w:t>
            </w:r>
            <w:r>
              <w:rPr>
                <w:spacing w:val="10"/>
                <w:sz w:val="16"/>
              </w:rPr>
              <w:t xml:space="preserve"> </w:t>
            </w:r>
            <w:r>
              <w:rPr>
                <w:sz w:val="16"/>
              </w:rPr>
              <w:t>ratio</w:t>
            </w:r>
            <w:r>
              <w:rPr>
                <w:spacing w:val="10"/>
                <w:sz w:val="16"/>
              </w:rPr>
              <w:t xml:space="preserve"> </w:t>
            </w:r>
            <w:r>
              <w:rPr>
                <w:spacing w:val="-4"/>
                <w:sz w:val="16"/>
              </w:rPr>
              <w:t>(</w:t>
            </w:r>
            <w:r>
              <w:rPr>
                <w:rFonts w:ascii="Bookman Old Style" w:hAnsi="Bookman Old Style"/>
                <w:i/>
                <w:spacing w:val="-4"/>
                <w:sz w:val="16"/>
              </w:rPr>
              <w:t>θ/β</w:t>
            </w:r>
            <w:r>
              <w:rPr>
                <w:spacing w:val="-4"/>
                <w:sz w:val="16"/>
              </w:rPr>
              <w:t>)</w:t>
            </w:r>
          </w:p>
        </w:tc>
        <w:tc>
          <w:tcPr>
            <w:tcW w:w="597" w:type="dxa"/>
          </w:tcPr>
          <w:p w14:paraId="4038DA3B" w14:textId="77777777" w:rsidR="005E5D1A" w:rsidRDefault="00000000">
            <w:pPr>
              <w:pStyle w:val="TableParagraph"/>
              <w:ind w:left="20"/>
              <w:rPr>
                <w:sz w:val="16"/>
              </w:rPr>
            </w:pPr>
            <w:r>
              <w:rPr>
                <w:spacing w:val="-4"/>
                <w:sz w:val="16"/>
              </w:rPr>
              <w:t>0.29</w:t>
            </w:r>
          </w:p>
        </w:tc>
        <w:tc>
          <w:tcPr>
            <w:tcW w:w="597" w:type="dxa"/>
          </w:tcPr>
          <w:p w14:paraId="4038DA3C" w14:textId="77777777" w:rsidR="005E5D1A" w:rsidRDefault="00000000">
            <w:pPr>
              <w:pStyle w:val="TableParagraph"/>
              <w:ind w:left="22"/>
              <w:rPr>
                <w:sz w:val="16"/>
              </w:rPr>
            </w:pPr>
            <w:r>
              <w:rPr>
                <w:spacing w:val="-4"/>
                <w:sz w:val="16"/>
              </w:rPr>
              <w:t>.593</w:t>
            </w:r>
          </w:p>
        </w:tc>
        <w:tc>
          <w:tcPr>
            <w:tcW w:w="517" w:type="dxa"/>
          </w:tcPr>
          <w:p w14:paraId="4038DA3D" w14:textId="77777777" w:rsidR="005E5D1A" w:rsidRDefault="00000000">
            <w:pPr>
              <w:pStyle w:val="TableParagraph"/>
              <w:ind w:left="77" w:right="73"/>
              <w:rPr>
                <w:sz w:val="16"/>
              </w:rPr>
            </w:pPr>
            <w:r>
              <w:rPr>
                <w:spacing w:val="-5"/>
                <w:sz w:val="16"/>
              </w:rPr>
              <w:t>.00</w:t>
            </w:r>
          </w:p>
        </w:tc>
      </w:tr>
      <w:tr w:rsidR="005E5D1A" w14:paraId="4038DA43" w14:textId="77777777">
        <w:trPr>
          <w:trHeight w:val="228"/>
        </w:trPr>
        <w:tc>
          <w:tcPr>
            <w:tcW w:w="2422" w:type="dxa"/>
            <w:tcBorders>
              <w:bottom w:val="single" w:sz="8" w:space="0" w:color="000000"/>
            </w:tcBorders>
          </w:tcPr>
          <w:p w14:paraId="4038DA3F" w14:textId="77777777" w:rsidR="005E5D1A" w:rsidRDefault="00000000">
            <w:pPr>
              <w:pStyle w:val="TableParagraph"/>
              <w:spacing w:line="176" w:lineRule="exact"/>
              <w:ind w:right="0"/>
              <w:jc w:val="left"/>
              <w:rPr>
                <w:sz w:val="16"/>
              </w:rPr>
            </w:pPr>
            <w:r>
              <w:rPr>
                <w:sz w:val="16"/>
              </w:rPr>
              <w:t>Frontal</w:t>
            </w:r>
            <w:r>
              <w:rPr>
                <w:spacing w:val="9"/>
                <w:sz w:val="16"/>
              </w:rPr>
              <w:t xml:space="preserve"> </w:t>
            </w:r>
            <w:r>
              <w:rPr>
                <w:sz w:val="16"/>
              </w:rPr>
              <w:t>Alpha</w:t>
            </w:r>
            <w:r>
              <w:rPr>
                <w:spacing w:val="10"/>
                <w:sz w:val="16"/>
              </w:rPr>
              <w:t xml:space="preserve"> </w:t>
            </w:r>
            <w:r>
              <w:rPr>
                <w:sz w:val="16"/>
              </w:rPr>
              <w:t>Asymmetry</w:t>
            </w:r>
            <w:r>
              <w:rPr>
                <w:spacing w:val="9"/>
                <w:sz w:val="16"/>
              </w:rPr>
              <w:t xml:space="preserve"> </w:t>
            </w:r>
            <w:r>
              <w:rPr>
                <w:spacing w:val="-4"/>
                <w:sz w:val="16"/>
              </w:rPr>
              <w:t>(FAA)</w:t>
            </w:r>
          </w:p>
        </w:tc>
        <w:tc>
          <w:tcPr>
            <w:tcW w:w="597" w:type="dxa"/>
            <w:tcBorders>
              <w:bottom w:val="single" w:sz="8" w:space="0" w:color="000000"/>
            </w:tcBorders>
          </w:tcPr>
          <w:p w14:paraId="4038DA40" w14:textId="77777777" w:rsidR="005E5D1A" w:rsidRDefault="00000000">
            <w:pPr>
              <w:pStyle w:val="TableParagraph"/>
              <w:spacing w:line="176" w:lineRule="exact"/>
              <w:ind w:left="20"/>
              <w:rPr>
                <w:sz w:val="16"/>
              </w:rPr>
            </w:pPr>
            <w:r>
              <w:rPr>
                <w:spacing w:val="-4"/>
                <w:sz w:val="16"/>
              </w:rPr>
              <w:t>0.01</w:t>
            </w:r>
          </w:p>
        </w:tc>
        <w:tc>
          <w:tcPr>
            <w:tcW w:w="597" w:type="dxa"/>
            <w:tcBorders>
              <w:bottom w:val="single" w:sz="8" w:space="0" w:color="000000"/>
            </w:tcBorders>
          </w:tcPr>
          <w:p w14:paraId="4038DA41" w14:textId="77777777" w:rsidR="005E5D1A" w:rsidRDefault="00000000">
            <w:pPr>
              <w:pStyle w:val="TableParagraph"/>
              <w:spacing w:line="176" w:lineRule="exact"/>
              <w:ind w:left="22"/>
              <w:rPr>
                <w:sz w:val="16"/>
              </w:rPr>
            </w:pPr>
            <w:r>
              <w:rPr>
                <w:spacing w:val="-4"/>
                <w:sz w:val="16"/>
              </w:rPr>
              <w:t>.920</w:t>
            </w:r>
          </w:p>
        </w:tc>
        <w:tc>
          <w:tcPr>
            <w:tcW w:w="517" w:type="dxa"/>
            <w:tcBorders>
              <w:bottom w:val="single" w:sz="8" w:space="0" w:color="000000"/>
            </w:tcBorders>
          </w:tcPr>
          <w:p w14:paraId="4038DA42" w14:textId="77777777" w:rsidR="005E5D1A" w:rsidRDefault="00000000">
            <w:pPr>
              <w:pStyle w:val="TableParagraph"/>
              <w:spacing w:line="176" w:lineRule="exact"/>
              <w:ind w:left="77" w:right="73"/>
              <w:rPr>
                <w:sz w:val="16"/>
              </w:rPr>
            </w:pPr>
            <w:r>
              <w:rPr>
                <w:spacing w:val="-5"/>
                <w:sz w:val="16"/>
              </w:rPr>
              <w:t>.00</w:t>
            </w:r>
          </w:p>
        </w:tc>
      </w:tr>
    </w:tbl>
    <w:p w14:paraId="4038DA44" w14:textId="77777777" w:rsidR="005E5D1A" w:rsidRDefault="005E5D1A">
      <w:pPr>
        <w:pStyle w:val="BodyText"/>
        <w:spacing w:before="185"/>
        <w:ind w:left="0"/>
        <w:jc w:val="left"/>
      </w:pPr>
    </w:p>
    <w:p w14:paraId="4038DA45" w14:textId="77777777" w:rsidR="005E5D1A" w:rsidRDefault="00000000">
      <w:pPr>
        <w:pStyle w:val="BodyText"/>
        <w:spacing w:line="249" w:lineRule="auto"/>
        <w:ind w:right="6237"/>
      </w:pPr>
      <w:r>
        <w:rPr>
          <w:noProof/>
        </w:rPr>
        <w:drawing>
          <wp:anchor distT="0" distB="0" distL="0" distR="0" simplePos="0" relativeHeight="15736832" behindDoc="0" locked="0" layoutInCell="1" allowOverlap="1" wp14:anchorId="4038DBD0" wp14:editId="4038DBD1">
            <wp:simplePos x="0" y="0"/>
            <wp:positionH relativeFrom="page">
              <wp:posOffset>4034140</wp:posOffset>
            </wp:positionH>
            <wp:positionV relativeFrom="paragraph">
              <wp:posOffset>82923</wp:posOffset>
            </wp:positionV>
            <wp:extent cx="3002317" cy="143589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3002317" cy="1435890"/>
                    </a:xfrm>
                    <a:prstGeom prst="rect">
                      <a:avLst/>
                    </a:prstGeom>
                  </pic:spPr>
                </pic:pic>
              </a:graphicData>
            </a:graphic>
          </wp:anchor>
        </w:drawing>
      </w:r>
      <w:r>
        <w:t>risk assessment were reviewed and approved by the ethics committee. Participants were fully debriefed after the experi-ment and informed that no recordings had occurred and that evaluative feedback had been simulated.</w:t>
      </w:r>
    </w:p>
    <w:p w14:paraId="4038DA46" w14:textId="77777777" w:rsidR="005E5D1A" w:rsidRDefault="005E5D1A">
      <w:pPr>
        <w:pStyle w:val="BodyText"/>
        <w:spacing w:before="9"/>
        <w:ind w:left="0"/>
        <w:jc w:val="left"/>
        <w:rPr>
          <w:sz w:val="15"/>
        </w:rPr>
      </w:pPr>
    </w:p>
    <w:p w14:paraId="4038DA47" w14:textId="77777777" w:rsidR="005E5D1A" w:rsidRDefault="005E5D1A">
      <w:pPr>
        <w:pStyle w:val="BodyText"/>
        <w:jc w:val="left"/>
        <w:rPr>
          <w:sz w:val="15"/>
        </w:rPr>
        <w:sectPr w:rsidR="005E5D1A">
          <w:pgSz w:w="12240" w:h="15840"/>
          <w:pgMar w:top="940" w:right="0" w:bottom="280" w:left="720" w:header="495" w:footer="0" w:gutter="0"/>
          <w:cols w:space="720"/>
        </w:sectPr>
      </w:pPr>
    </w:p>
    <w:p w14:paraId="4038DA48" w14:textId="77777777" w:rsidR="005E5D1A" w:rsidRDefault="00000000">
      <w:pPr>
        <w:pStyle w:val="ListParagraph"/>
        <w:numPr>
          <w:ilvl w:val="0"/>
          <w:numId w:val="8"/>
        </w:numPr>
        <w:tabs>
          <w:tab w:val="left" w:pos="2578"/>
        </w:tabs>
        <w:spacing w:before="97"/>
        <w:ind w:left="2578" w:hanging="384"/>
        <w:jc w:val="left"/>
        <w:rPr>
          <w:sz w:val="16"/>
        </w:rPr>
      </w:pPr>
      <w:r>
        <w:rPr>
          <w:spacing w:val="-2"/>
          <w:sz w:val="20"/>
        </w:rPr>
        <w:t>R</w:t>
      </w:r>
      <w:r>
        <w:rPr>
          <w:spacing w:val="-2"/>
          <w:sz w:val="16"/>
        </w:rPr>
        <w:t>ESULTS</w:t>
      </w:r>
    </w:p>
    <w:p w14:paraId="4038DA49" w14:textId="77777777" w:rsidR="005E5D1A" w:rsidRDefault="00000000">
      <w:pPr>
        <w:pStyle w:val="ListParagraph"/>
        <w:numPr>
          <w:ilvl w:val="0"/>
          <w:numId w:val="3"/>
        </w:numPr>
        <w:tabs>
          <w:tab w:val="left" w:pos="529"/>
        </w:tabs>
        <w:spacing w:before="79"/>
        <w:ind w:left="529" w:hanging="270"/>
        <w:jc w:val="both"/>
        <w:rPr>
          <w:i/>
          <w:sz w:val="20"/>
        </w:rPr>
      </w:pPr>
      <w:r>
        <w:rPr>
          <w:i/>
          <w:spacing w:val="-2"/>
          <w:sz w:val="20"/>
        </w:rPr>
        <w:t>Participant</w:t>
      </w:r>
      <w:r>
        <w:rPr>
          <w:i/>
          <w:spacing w:val="15"/>
          <w:sz w:val="20"/>
        </w:rPr>
        <w:t xml:space="preserve"> </w:t>
      </w:r>
      <w:r>
        <w:rPr>
          <w:i/>
          <w:spacing w:val="-2"/>
          <w:sz w:val="20"/>
        </w:rPr>
        <w:t>Characteristics</w:t>
      </w:r>
    </w:p>
    <w:p w14:paraId="4038DA4A" w14:textId="77777777" w:rsidR="005E5D1A" w:rsidRDefault="00000000">
      <w:pPr>
        <w:pStyle w:val="BodyText"/>
        <w:spacing w:before="76" w:line="249" w:lineRule="auto"/>
        <w:ind w:firstLine="199"/>
      </w:pPr>
      <w:r>
        <w:t>Forty-four participants (mean age = 31.0 years, SD = 6.2;</w:t>
      </w:r>
      <w:r>
        <w:rPr>
          <w:spacing w:val="40"/>
        </w:rPr>
        <w:t xml:space="preserve"> </w:t>
      </w:r>
      <w:r>
        <w:t>20 female) were included in the final analysis after automated signal-quality checks and dataset validation based on the predefined criteria described in Section II-I. Analyses used</w:t>
      </w:r>
      <w:r>
        <w:rPr>
          <w:spacing w:val="80"/>
        </w:rPr>
        <w:t xml:space="preserve"> </w:t>
      </w:r>
      <w:r>
        <w:t>the retained sample (N=44), but missingness varied by feature and</w:t>
      </w:r>
      <w:r>
        <w:rPr>
          <w:spacing w:val="-9"/>
        </w:rPr>
        <w:t xml:space="preserve"> </w:t>
      </w:r>
      <w:r>
        <w:t>condition</w:t>
      </w:r>
      <w:r>
        <w:rPr>
          <w:spacing w:val="-9"/>
        </w:rPr>
        <w:t xml:space="preserve"> </w:t>
      </w:r>
      <w:r>
        <w:t>due</w:t>
      </w:r>
      <w:r>
        <w:rPr>
          <w:spacing w:val="-9"/>
        </w:rPr>
        <w:t xml:space="preserve"> </w:t>
      </w:r>
      <w:r>
        <w:t>to</w:t>
      </w:r>
      <w:r>
        <w:rPr>
          <w:spacing w:val="-9"/>
        </w:rPr>
        <w:t xml:space="preserve"> </w:t>
      </w:r>
      <w:r>
        <w:t>modality-specific</w:t>
      </w:r>
      <w:r>
        <w:rPr>
          <w:spacing w:val="-9"/>
        </w:rPr>
        <w:t xml:space="preserve"> </w:t>
      </w:r>
      <w:r>
        <w:t>QC;</w:t>
      </w:r>
      <w:r>
        <w:rPr>
          <w:spacing w:val="-9"/>
        </w:rPr>
        <w:t xml:space="preserve"> </w:t>
      </w:r>
      <w:r>
        <w:t>therefore,</w:t>
      </w:r>
      <w:r>
        <w:rPr>
          <w:spacing w:val="-9"/>
        </w:rPr>
        <w:t xml:space="preserve"> </w:t>
      </w:r>
      <w:r>
        <w:t>effective sample sizes (</w:t>
      </w:r>
      <w:r>
        <w:rPr>
          <w:rFonts w:ascii="Bookman Old Style"/>
          <w:i/>
        </w:rPr>
        <w:t xml:space="preserve">n </w:t>
      </w:r>
      <w:r>
        <w:t xml:space="preserve">or </w:t>
      </w:r>
      <w:r>
        <w:rPr>
          <w:rFonts w:ascii="Bookman Old Style"/>
          <w:i/>
        </w:rPr>
        <w:t>n</w:t>
      </w:r>
      <w:r>
        <w:rPr>
          <w:rFonts w:ascii="Bookman Old Style"/>
          <w:vertAlign w:val="subscript"/>
        </w:rPr>
        <w:t>pairs</w:t>
      </w:r>
      <w:r>
        <w:t>) differ across correlation tests.</w:t>
      </w:r>
    </w:p>
    <w:p w14:paraId="4038DA4B" w14:textId="77777777" w:rsidR="005E5D1A" w:rsidRDefault="005E5D1A">
      <w:pPr>
        <w:pStyle w:val="BodyText"/>
        <w:spacing w:before="88"/>
        <w:ind w:left="0"/>
        <w:jc w:val="left"/>
      </w:pPr>
    </w:p>
    <w:p w14:paraId="4038DA4C" w14:textId="77777777" w:rsidR="005E5D1A" w:rsidRDefault="00000000">
      <w:pPr>
        <w:pStyle w:val="ListParagraph"/>
        <w:numPr>
          <w:ilvl w:val="0"/>
          <w:numId w:val="3"/>
        </w:numPr>
        <w:tabs>
          <w:tab w:val="left" w:pos="529"/>
        </w:tabs>
        <w:spacing w:before="1"/>
        <w:ind w:left="529" w:hanging="270"/>
        <w:jc w:val="both"/>
        <w:rPr>
          <w:i/>
          <w:sz w:val="20"/>
        </w:rPr>
      </w:pPr>
      <w:r>
        <w:rPr>
          <w:i/>
          <w:sz w:val="20"/>
        </w:rPr>
        <w:t>Factorial</w:t>
      </w:r>
      <w:r>
        <w:rPr>
          <w:i/>
          <w:spacing w:val="9"/>
          <w:sz w:val="20"/>
        </w:rPr>
        <w:t xml:space="preserve"> </w:t>
      </w:r>
      <w:r>
        <w:rPr>
          <w:i/>
          <w:sz w:val="20"/>
        </w:rPr>
        <w:t>Analysis</w:t>
      </w:r>
      <w:r>
        <w:rPr>
          <w:i/>
          <w:spacing w:val="9"/>
          <w:sz w:val="20"/>
        </w:rPr>
        <w:t xml:space="preserve"> </w:t>
      </w:r>
      <w:r>
        <w:rPr>
          <w:i/>
          <w:sz w:val="20"/>
        </w:rPr>
        <w:t>of</w:t>
      </w:r>
      <w:r>
        <w:rPr>
          <w:i/>
          <w:spacing w:val="9"/>
          <w:sz w:val="20"/>
        </w:rPr>
        <w:t xml:space="preserve"> </w:t>
      </w:r>
      <w:r>
        <w:rPr>
          <w:i/>
          <w:sz w:val="20"/>
        </w:rPr>
        <w:t>Subjective</w:t>
      </w:r>
      <w:r>
        <w:rPr>
          <w:i/>
          <w:spacing w:val="9"/>
          <w:sz w:val="20"/>
        </w:rPr>
        <w:t xml:space="preserve"> </w:t>
      </w:r>
      <w:r>
        <w:rPr>
          <w:i/>
          <w:spacing w:val="-2"/>
          <w:sz w:val="20"/>
        </w:rPr>
        <w:t>Measures</w:t>
      </w:r>
    </w:p>
    <w:p w14:paraId="4038DA4D" w14:textId="2B4D4C7E" w:rsidR="005E5D1A" w:rsidRDefault="00000000">
      <w:pPr>
        <w:pStyle w:val="BodyText"/>
        <w:spacing w:before="79" w:line="235" w:lineRule="auto"/>
        <w:ind w:firstLine="199"/>
      </w:pPr>
      <w:r>
        <w:t>As</w:t>
      </w:r>
      <w:r>
        <w:rPr>
          <w:spacing w:val="-10"/>
        </w:rPr>
        <w:t xml:space="preserve"> </w:t>
      </w:r>
      <w:r>
        <w:t>intended,</w:t>
      </w:r>
      <w:r>
        <w:rPr>
          <w:spacing w:val="-10"/>
        </w:rPr>
        <w:t xml:space="preserve"> </w:t>
      </w:r>
      <w:r>
        <w:t>self-reported</w:t>
      </w:r>
      <w:r>
        <w:rPr>
          <w:spacing w:val="-10"/>
        </w:rPr>
        <w:t xml:space="preserve"> </w:t>
      </w:r>
      <w:r>
        <w:t>stress</w:t>
      </w:r>
      <w:r>
        <w:rPr>
          <w:spacing w:val="-10"/>
        </w:rPr>
        <w:t xml:space="preserve"> </w:t>
      </w:r>
      <w:r>
        <w:t>was</w:t>
      </w:r>
      <w:r>
        <w:rPr>
          <w:spacing w:val="-10"/>
        </w:rPr>
        <w:t xml:space="preserve"> </w:t>
      </w:r>
      <w:r>
        <w:t>higher</w:t>
      </w:r>
      <w:r>
        <w:rPr>
          <w:spacing w:val="-10"/>
        </w:rPr>
        <w:t xml:space="preserve"> </w:t>
      </w:r>
      <w:r>
        <w:t>in</w:t>
      </w:r>
      <w:r>
        <w:rPr>
          <w:spacing w:val="-10"/>
        </w:rPr>
        <w:t xml:space="preserve"> </w:t>
      </w:r>
      <w:r>
        <w:t>the</w:t>
      </w:r>
      <w:r>
        <w:rPr>
          <w:spacing w:val="-10"/>
        </w:rPr>
        <w:t xml:space="preserve"> </w:t>
      </w:r>
      <w:r>
        <w:t>high-</w:t>
      </w:r>
      <w:r>
        <w:rPr>
          <w:spacing w:val="-10"/>
        </w:rPr>
        <w:t xml:space="preserve"> </w:t>
      </w:r>
      <w:r>
        <w:t>than</w:t>
      </w:r>
      <w:ins w:id="61" w:author="Coyle, Damien" w:date="2026-01-09T16:25:00Z" w16du:dateUtc="2026-01-09T16:25:00Z">
        <w:r w:rsidR="00EE518B">
          <w:t xml:space="preserve"> in the </w:t>
        </w:r>
      </w:ins>
      <w:del w:id="62" w:author="Coyle, Damien" w:date="2026-01-09T16:25:00Z" w16du:dateUtc="2026-01-09T16:25:00Z">
        <w:r w:rsidDel="00EE518B">
          <w:delText xml:space="preserve"> </w:delText>
        </w:r>
      </w:del>
      <w:r>
        <w:t xml:space="preserve">low-stress condition (mean difference = 0.82, </w:t>
      </w:r>
      <w:r>
        <w:rPr>
          <w:rFonts w:ascii="Bookman Old Style" w:hAnsi="Bookman Old Style"/>
          <w:i/>
        </w:rPr>
        <w:t>t</w:t>
      </w:r>
      <w:r>
        <w:rPr>
          <w:rFonts w:ascii="Bookman Old Style" w:hAnsi="Bookman Old Style"/>
          <w:vertAlign w:val="subscript"/>
        </w:rPr>
        <w:t>43</w:t>
      </w:r>
      <w:r>
        <w:rPr>
          <w:rFonts w:ascii="Bookman Old Style" w:hAnsi="Bookman Old Style"/>
          <w:spacing w:val="-1"/>
        </w:rPr>
        <w:t xml:space="preserve"> </w:t>
      </w:r>
      <w:r>
        <w:rPr>
          <w:rFonts w:ascii="Book Antiqua" w:hAnsi="Book Antiqua"/>
        </w:rPr>
        <w:t>= 2</w:t>
      </w:r>
      <w:r>
        <w:rPr>
          <w:rFonts w:ascii="Bookman Old Style" w:hAnsi="Bookman Old Style"/>
          <w:i/>
        </w:rPr>
        <w:t>.</w:t>
      </w:r>
      <w:r>
        <w:rPr>
          <w:rFonts w:ascii="Book Antiqua" w:hAnsi="Book Antiqua"/>
        </w:rPr>
        <w:t>91</w:t>
      </w:r>
      <w:r>
        <w:t xml:space="preserve">, </w:t>
      </w:r>
      <w:r>
        <w:rPr>
          <w:rFonts w:ascii="Bookman Old Style" w:hAnsi="Bookman Old Style"/>
          <w:i/>
        </w:rPr>
        <w:t>p</w:t>
      </w:r>
      <w:r>
        <w:rPr>
          <w:rFonts w:ascii="Bookman Old Style" w:hAnsi="Bookman Old Style"/>
          <w:i/>
          <w:spacing w:val="-7"/>
        </w:rPr>
        <w:t xml:space="preserve"> </w:t>
      </w:r>
      <w:r>
        <w:rPr>
          <w:rFonts w:ascii="Book Antiqua" w:hAnsi="Book Antiqua"/>
        </w:rPr>
        <w:t>= 0</w:t>
      </w:r>
      <w:r>
        <w:rPr>
          <w:rFonts w:ascii="Bookman Old Style" w:hAnsi="Bookman Old Style"/>
          <w:i/>
        </w:rPr>
        <w:t>.</w:t>
      </w:r>
      <w:r>
        <w:rPr>
          <w:rFonts w:ascii="Book Antiqua" w:hAnsi="Book Antiqua"/>
        </w:rPr>
        <w:t>006</w:t>
      </w:r>
      <w:r>
        <w:t xml:space="preserve">, </w:t>
      </w:r>
      <w:r>
        <w:rPr>
          <w:rFonts w:ascii="Bookman Old Style" w:hAnsi="Bookman Old Style"/>
          <w:i/>
        </w:rPr>
        <w:t>d</w:t>
      </w:r>
      <w:r>
        <w:rPr>
          <w:rFonts w:ascii="Bookman Old Style" w:hAnsi="Bookman Old Style"/>
          <w:i/>
          <w:vertAlign w:val="subscript"/>
        </w:rPr>
        <w:t>z</w:t>
      </w:r>
      <w:r>
        <w:rPr>
          <w:rFonts w:ascii="Bookman Old Style" w:hAnsi="Bookman Old Style"/>
          <w:i/>
        </w:rPr>
        <w:t xml:space="preserve"> </w:t>
      </w:r>
      <w:r>
        <w:rPr>
          <w:rFonts w:ascii="Book Antiqua" w:hAnsi="Book Antiqua"/>
        </w:rPr>
        <w:t>= 0</w:t>
      </w:r>
      <w:r>
        <w:rPr>
          <w:rFonts w:ascii="Bookman Old Style" w:hAnsi="Bookman Old Style"/>
          <w:i/>
        </w:rPr>
        <w:t>.</w:t>
      </w:r>
      <w:r>
        <w:rPr>
          <w:rFonts w:ascii="Book Antiqua" w:hAnsi="Book Antiqua"/>
        </w:rPr>
        <w:t>44</w:t>
      </w:r>
      <w:r>
        <w:t>; Fig. 1a). MWL also increased stress ratings (</w:t>
      </w:r>
      <w:r>
        <w:rPr>
          <w:rFonts w:ascii="Bookman Old Style" w:hAnsi="Bookman Old Style"/>
          <w:i/>
        </w:rPr>
        <w:t>p &lt; .</w:t>
      </w:r>
      <w:r>
        <w:rPr>
          <w:rFonts w:ascii="Book Antiqua" w:hAnsi="Book Antiqua"/>
        </w:rPr>
        <w:t>001</w:t>
      </w:r>
      <w:r>
        <w:t>), with no stress × MWL interaction (</w:t>
      </w:r>
      <w:r>
        <w:rPr>
          <w:rFonts w:ascii="Bookman Old Style" w:hAnsi="Bookman Old Style"/>
          <w:i/>
        </w:rPr>
        <w:t xml:space="preserve">p </w:t>
      </w:r>
      <w:r>
        <w:rPr>
          <w:rFonts w:ascii="Book Antiqua" w:hAnsi="Book Antiqua"/>
        </w:rPr>
        <w:t xml:space="preserve">= </w:t>
      </w:r>
      <w:r>
        <w:rPr>
          <w:rFonts w:ascii="Bookman Old Style" w:hAnsi="Bookman Old Style"/>
          <w:i/>
        </w:rPr>
        <w:t>.</w:t>
      </w:r>
      <w:r>
        <w:rPr>
          <w:rFonts w:ascii="Book Antiqua" w:hAnsi="Book Antiqua"/>
        </w:rPr>
        <w:t>80</w:t>
      </w:r>
      <w:r>
        <w:t>), indicating additive rather than interactive effects.</w:t>
      </w:r>
    </w:p>
    <w:p w14:paraId="4038DA4E" w14:textId="77777777" w:rsidR="005E5D1A" w:rsidRDefault="00000000">
      <w:pPr>
        <w:pStyle w:val="BodyText"/>
        <w:spacing w:before="17" w:line="232" w:lineRule="auto"/>
        <w:ind w:firstLine="199"/>
      </w:pPr>
      <w:r>
        <w:t>MWL manipulations strongly increased NASA-TLX men-tal</w:t>
      </w:r>
      <w:r>
        <w:rPr>
          <w:spacing w:val="61"/>
        </w:rPr>
        <w:t xml:space="preserve"> </w:t>
      </w:r>
      <w:r>
        <w:t>demand</w:t>
      </w:r>
      <w:r>
        <w:rPr>
          <w:spacing w:val="61"/>
        </w:rPr>
        <w:t xml:space="preserve"> </w:t>
      </w:r>
      <w:r>
        <w:t>scores</w:t>
      </w:r>
      <w:r>
        <w:rPr>
          <w:spacing w:val="61"/>
        </w:rPr>
        <w:t xml:space="preserve"> </w:t>
      </w:r>
      <w:r>
        <w:t>(mean</w:t>
      </w:r>
      <w:r>
        <w:rPr>
          <w:spacing w:val="61"/>
        </w:rPr>
        <w:t xml:space="preserve"> </w:t>
      </w:r>
      <w:r>
        <w:t>difference</w:t>
      </w:r>
      <w:r>
        <w:rPr>
          <w:spacing w:val="61"/>
        </w:rPr>
        <w:t xml:space="preserve"> </w:t>
      </w:r>
      <w:r>
        <w:t>=</w:t>
      </w:r>
      <w:r>
        <w:rPr>
          <w:spacing w:val="61"/>
        </w:rPr>
        <w:t xml:space="preserve"> </w:t>
      </w:r>
      <w:r>
        <w:t>2.07,</w:t>
      </w:r>
      <w:r>
        <w:rPr>
          <w:spacing w:val="61"/>
        </w:rPr>
        <w:t xml:space="preserve"> </w:t>
      </w:r>
      <w:r>
        <w:rPr>
          <w:rFonts w:ascii="Bookman Old Style" w:hAnsi="Bookman Old Style"/>
          <w:i/>
        </w:rPr>
        <w:t>t</w:t>
      </w:r>
      <w:r>
        <w:rPr>
          <w:rFonts w:ascii="Bookman Old Style" w:hAnsi="Bookman Old Style"/>
          <w:vertAlign w:val="subscript"/>
        </w:rPr>
        <w:t>43</w:t>
      </w:r>
      <w:r>
        <w:rPr>
          <w:rFonts w:ascii="Bookman Old Style" w:hAnsi="Bookman Old Style"/>
          <w:spacing w:val="80"/>
        </w:rPr>
        <w:t xml:space="preserve"> </w:t>
      </w:r>
      <w:r>
        <w:rPr>
          <w:rFonts w:ascii="Book Antiqua" w:hAnsi="Book Antiqua"/>
        </w:rPr>
        <w:t>=</w:t>
      </w:r>
      <w:r>
        <w:rPr>
          <w:rFonts w:ascii="Book Antiqua" w:hAnsi="Book Antiqua"/>
          <w:spacing w:val="80"/>
        </w:rPr>
        <w:t xml:space="preserve"> </w:t>
      </w:r>
      <w:r>
        <w:rPr>
          <w:rFonts w:ascii="Book Antiqua" w:hAnsi="Book Antiqua"/>
        </w:rPr>
        <w:t>6</w:t>
      </w:r>
      <w:r>
        <w:rPr>
          <w:rFonts w:ascii="Bookman Old Style" w:hAnsi="Bookman Old Style"/>
          <w:i/>
        </w:rPr>
        <w:t>.</w:t>
      </w:r>
      <w:r>
        <w:rPr>
          <w:rFonts w:ascii="Book Antiqua" w:hAnsi="Book Antiqua"/>
        </w:rPr>
        <w:t>98</w:t>
      </w:r>
      <w:r>
        <w:t xml:space="preserve">, </w:t>
      </w:r>
      <w:r>
        <w:rPr>
          <w:rFonts w:ascii="Bookman Old Style" w:hAnsi="Bookman Old Style"/>
          <w:i/>
        </w:rPr>
        <w:t xml:space="preserve">p &lt; </w:t>
      </w:r>
      <w:r>
        <w:rPr>
          <w:rFonts w:ascii="Book Antiqua" w:hAnsi="Book Antiqua"/>
        </w:rPr>
        <w:t>0</w:t>
      </w:r>
      <w:r>
        <w:rPr>
          <w:rFonts w:ascii="Bookman Old Style" w:hAnsi="Bookman Old Style"/>
          <w:i/>
        </w:rPr>
        <w:t>.</w:t>
      </w:r>
      <w:r>
        <w:rPr>
          <w:rFonts w:ascii="Book Antiqua" w:hAnsi="Book Antiqua"/>
        </w:rPr>
        <w:t>001</w:t>
      </w:r>
      <w:r>
        <w:t xml:space="preserve">, </w:t>
      </w:r>
      <w:r>
        <w:rPr>
          <w:rFonts w:ascii="Bookman Old Style" w:hAnsi="Bookman Old Style"/>
          <w:i/>
        </w:rPr>
        <w:t>d</w:t>
      </w:r>
      <w:r>
        <w:rPr>
          <w:rFonts w:ascii="Bookman Old Style" w:hAnsi="Bookman Old Style"/>
          <w:i/>
          <w:vertAlign w:val="subscript"/>
        </w:rPr>
        <w:t>z</w:t>
      </w:r>
      <w:r>
        <w:rPr>
          <w:rFonts w:ascii="Bookman Old Style" w:hAnsi="Bookman Old Style"/>
          <w:i/>
        </w:rPr>
        <w:t xml:space="preserve"> </w:t>
      </w:r>
      <w:r>
        <w:rPr>
          <w:rFonts w:ascii="Book Antiqua" w:hAnsi="Book Antiqua"/>
        </w:rPr>
        <w:t>= 1</w:t>
      </w:r>
      <w:r>
        <w:rPr>
          <w:rFonts w:ascii="Bookman Old Style" w:hAnsi="Bookman Old Style"/>
          <w:i/>
        </w:rPr>
        <w:t>.</w:t>
      </w:r>
      <w:r>
        <w:rPr>
          <w:rFonts w:ascii="Book Antiqua" w:hAnsi="Book Antiqua"/>
        </w:rPr>
        <w:t>05</w:t>
      </w:r>
      <w:r>
        <w:t>; Fig. 1b). Stress also raised MWL</w:t>
      </w:r>
      <w:r>
        <w:rPr>
          <w:spacing w:val="40"/>
        </w:rPr>
        <w:t xml:space="preserve"> </w:t>
      </w:r>
      <w:r>
        <w:t>ratings (</w:t>
      </w:r>
      <w:r>
        <w:rPr>
          <w:rFonts w:ascii="Bookman Old Style" w:hAnsi="Bookman Old Style"/>
          <w:i/>
        </w:rPr>
        <w:t>p</w:t>
      </w:r>
      <w:r>
        <w:rPr>
          <w:rFonts w:ascii="Bookman Old Style" w:hAnsi="Bookman Old Style"/>
          <w:i/>
          <w:spacing w:val="-9"/>
        </w:rPr>
        <w:t xml:space="preserve"> </w:t>
      </w:r>
      <w:r>
        <w:rPr>
          <w:rFonts w:ascii="Bookman Old Style" w:hAnsi="Bookman Old Style"/>
          <w:i/>
        </w:rPr>
        <w:t>&lt;</w:t>
      </w:r>
      <w:r>
        <w:rPr>
          <w:rFonts w:ascii="Bookman Old Style" w:hAnsi="Bookman Old Style"/>
          <w:i/>
          <w:spacing w:val="-9"/>
        </w:rPr>
        <w:t xml:space="preserve"> </w:t>
      </w:r>
      <w:r>
        <w:rPr>
          <w:rFonts w:ascii="Book Antiqua" w:hAnsi="Book Antiqua"/>
        </w:rPr>
        <w:t>0</w:t>
      </w:r>
      <w:r>
        <w:rPr>
          <w:rFonts w:ascii="Bookman Old Style" w:hAnsi="Bookman Old Style"/>
          <w:i/>
        </w:rPr>
        <w:t>.</w:t>
      </w:r>
      <w:r>
        <w:rPr>
          <w:rFonts w:ascii="Book Antiqua" w:hAnsi="Book Antiqua"/>
        </w:rPr>
        <w:t>001</w:t>
      </w:r>
      <w:r>
        <w:t>), but the stress × MWL interaction was not significant (</w:t>
      </w:r>
      <w:r>
        <w:rPr>
          <w:rFonts w:ascii="Bookman Old Style" w:hAnsi="Bookman Old Style"/>
          <w:i/>
        </w:rPr>
        <w:t xml:space="preserve">p </w:t>
      </w:r>
      <w:r>
        <w:rPr>
          <w:rFonts w:ascii="Book Antiqua" w:hAnsi="Book Antiqua"/>
        </w:rPr>
        <w:t xml:space="preserve">= </w:t>
      </w:r>
      <w:r>
        <w:rPr>
          <w:rFonts w:ascii="Bookman Old Style" w:hAnsi="Bookman Old Style"/>
          <w:i/>
        </w:rPr>
        <w:t>.</w:t>
      </w:r>
      <w:r>
        <w:rPr>
          <w:rFonts w:ascii="Book Antiqua" w:hAnsi="Book Antiqua"/>
        </w:rPr>
        <w:t>18</w:t>
      </w:r>
      <w:r>
        <w:t>).</w:t>
      </w:r>
    </w:p>
    <w:p w14:paraId="4038DA4F" w14:textId="77777777" w:rsidR="005E5D1A" w:rsidRDefault="00000000">
      <w:pPr>
        <w:pStyle w:val="BodyText"/>
        <w:ind w:left="0"/>
        <w:jc w:val="left"/>
      </w:pPr>
      <w:r>
        <w:br w:type="column"/>
      </w:r>
    </w:p>
    <w:p w14:paraId="4038DA50" w14:textId="77777777" w:rsidR="005E5D1A" w:rsidRDefault="005E5D1A">
      <w:pPr>
        <w:pStyle w:val="BodyText"/>
        <w:ind w:left="0"/>
        <w:jc w:val="left"/>
      </w:pPr>
    </w:p>
    <w:p w14:paraId="4038DA51" w14:textId="77777777" w:rsidR="005E5D1A" w:rsidRDefault="005E5D1A">
      <w:pPr>
        <w:pStyle w:val="BodyText"/>
        <w:ind w:left="0"/>
        <w:jc w:val="left"/>
      </w:pPr>
    </w:p>
    <w:p w14:paraId="4038DA52" w14:textId="77777777" w:rsidR="005E5D1A" w:rsidRDefault="005E5D1A">
      <w:pPr>
        <w:pStyle w:val="BodyText"/>
        <w:ind w:left="0"/>
        <w:jc w:val="left"/>
      </w:pPr>
    </w:p>
    <w:p w14:paraId="4038DA53" w14:textId="77777777" w:rsidR="005E5D1A" w:rsidRDefault="005E5D1A">
      <w:pPr>
        <w:pStyle w:val="BodyText"/>
        <w:ind w:left="0"/>
        <w:jc w:val="left"/>
      </w:pPr>
    </w:p>
    <w:p w14:paraId="4038DA54" w14:textId="77777777" w:rsidR="005E5D1A" w:rsidRDefault="005E5D1A">
      <w:pPr>
        <w:pStyle w:val="BodyText"/>
        <w:spacing w:before="106"/>
        <w:ind w:left="0"/>
        <w:jc w:val="left"/>
      </w:pPr>
    </w:p>
    <w:p w14:paraId="4038DA55" w14:textId="77777777" w:rsidR="005E5D1A" w:rsidRDefault="00000000">
      <w:pPr>
        <w:pStyle w:val="BodyText"/>
        <w:spacing w:before="1" w:line="208" w:lineRule="auto"/>
        <w:ind w:left="199" w:right="977"/>
      </w:pPr>
      <w:r>
        <w:t>Fig. 2: Subjective stress and workload ratings under 2</w:t>
      </w:r>
      <w:r>
        <w:rPr>
          <w:rFonts w:ascii="Lucida Sans Unicode" w:hAnsi="Lucida Sans Unicode"/>
        </w:rPr>
        <w:t>×</w:t>
      </w:r>
      <w:r>
        <w:t>2 manipulations.</w:t>
      </w:r>
      <w:r>
        <w:rPr>
          <w:spacing w:val="20"/>
        </w:rPr>
        <w:t xml:space="preserve"> </w:t>
      </w:r>
      <w:r>
        <w:t>(a)</w:t>
      </w:r>
      <w:r>
        <w:rPr>
          <w:spacing w:val="20"/>
        </w:rPr>
        <w:t xml:space="preserve"> </w:t>
      </w:r>
      <w:r>
        <w:t>Stress</w:t>
      </w:r>
      <w:r>
        <w:rPr>
          <w:spacing w:val="20"/>
        </w:rPr>
        <w:t xml:space="preserve"> </w:t>
      </w:r>
      <w:r>
        <w:t>ratings</w:t>
      </w:r>
      <w:r>
        <w:rPr>
          <w:spacing w:val="20"/>
        </w:rPr>
        <w:t xml:space="preserve"> </w:t>
      </w:r>
      <w:r>
        <w:t>by</w:t>
      </w:r>
      <w:r>
        <w:rPr>
          <w:spacing w:val="21"/>
        </w:rPr>
        <w:t xml:space="preserve"> </w:t>
      </w:r>
      <w:r>
        <w:t>stress</w:t>
      </w:r>
      <w:r>
        <w:rPr>
          <w:spacing w:val="20"/>
        </w:rPr>
        <w:t xml:space="preserve"> </w:t>
      </w:r>
      <w:r>
        <w:t>condition</w:t>
      </w:r>
      <w:r>
        <w:rPr>
          <w:spacing w:val="20"/>
        </w:rPr>
        <w:t xml:space="preserve"> </w:t>
      </w:r>
      <w:r>
        <w:t>(x-</w:t>
      </w:r>
      <w:r>
        <w:rPr>
          <w:spacing w:val="-2"/>
        </w:rPr>
        <w:t>axis),</w:t>
      </w:r>
    </w:p>
    <w:p w14:paraId="4038DA56" w14:textId="77777777" w:rsidR="005E5D1A" w:rsidRDefault="00000000">
      <w:pPr>
        <w:pStyle w:val="BodyText"/>
        <w:spacing w:before="14" w:line="249" w:lineRule="auto"/>
        <w:ind w:left="199" w:right="977"/>
      </w:pPr>
      <w:r>
        <w:t>with separate lines for workload condition. (b) Workload ratings by workload condition (x-axis), with lines for stress condition.</w:t>
      </w:r>
      <w:r>
        <w:rPr>
          <w:spacing w:val="-3"/>
        </w:rPr>
        <w:t xml:space="preserve"> </w:t>
      </w:r>
      <w:r>
        <w:t>Error</w:t>
      </w:r>
      <w:r>
        <w:rPr>
          <w:spacing w:val="-4"/>
        </w:rPr>
        <w:t xml:space="preserve"> </w:t>
      </w:r>
      <w:r>
        <w:t>bars</w:t>
      </w:r>
      <w:r>
        <w:rPr>
          <w:spacing w:val="-3"/>
        </w:rPr>
        <w:t xml:space="preserve"> </w:t>
      </w:r>
      <w:r>
        <w:t>indicate</w:t>
      </w:r>
      <w:r>
        <w:rPr>
          <w:spacing w:val="-3"/>
        </w:rPr>
        <w:t xml:space="preserve"> </w:t>
      </w:r>
      <w:r>
        <w:t>95%</w:t>
      </w:r>
      <w:r>
        <w:rPr>
          <w:spacing w:val="-3"/>
        </w:rPr>
        <w:t xml:space="preserve"> </w:t>
      </w:r>
      <w:r>
        <w:t>confidence</w:t>
      </w:r>
      <w:r>
        <w:rPr>
          <w:spacing w:val="-4"/>
        </w:rPr>
        <w:t xml:space="preserve"> </w:t>
      </w:r>
      <w:r>
        <w:t>intervals.</w:t>
      </w:r>
      <w:r>
        <w:rPr>
          <w:spacing w:val="-3"/>
        </w:rPr>
        <w:t xml:space="preserve"> </w:t>
      </w:r>
      <w:r>
        <w:t>Stress ratings</w:t>
      </w:r>
      <w:r>
        <w:rPr>
          <w:spacing w:val="-7"/>
        </w:rPr>
        <w:t xml:space="preserve"> </w:t>
      </w:r>
      <w:r>
        <w:t>are</w:t>
      </w:r>
      <w:r>
        <w:rPr>
          <w:spacing w:val="-7"/>
        </w:rPr>
        <w:t xml:space="preserve"> </w:t>
      </w:r>
      <w:r>
        <w:t>shown</w:t>
      </w:r>
      <w:r>
        <w:rPr>
          <w:spacing w:val="-6"/>
        </w:rPr>
        <w:t xml:space="preserve"> </w:t>
      </w:r>
      <w:r>
        <w:t>as</w:t>
      </w:r>
      <w:r>
        <w:rPr>
          <w:spacing w:val="-7"/>
        </w:rPr>
        <w:t xml:space="preserve"> </w:t>
      </w:r>
      <w:r>
        <w:t>change</w:t>
      </w:r>
      <w:r>
        <w:rPr>
          <w:spacing w:val="-6"/>
        </w:rPr>
        <w:t xml:space="preserve"> </w:t>
      </w:r>
      <w:r>
        <w:t>scores</w:t>
      </w:r>
      <w:r>
        <w:rPr>
          <w:spacing w:val="-7"/>
        </w:rPr>
        <w:t xml:space="preserve"> </w:t>
      </w:r>
      <w:r>
        <w:t>relative</w:t>
      </w:r>
      <w:r>
        <w:rPr>
          <w:spacing w:val="-6"/>
        </w:rPr>
        <w:t xml:space="preserve"> </w:t>
      </w:r>
      <w:r>
        <w:t>to</w:t>
      </w:r>
      <w:r>
        <w:rPr>
          <w:spacing w:val="-7"/>
        </w:rPr>
        <w:t xml:space="preserve"> </w:t>
      </w:r>
      <w:r>
        <w:t>a</w:t>
      </w:r>
      <w:r>
        <w:rPr>
          <w:spacing w:val="-7"/>
        </w:rPr>
        <w:t xml:space="preserve"> </w:t>
      </w:r>
      <w:r>
        <w:t>pre-</w:t>
      </w:r>
      <w:r>
        <w:rPr>
          <w:spacing w:val="-2"/>
        </w:rPr>
        <w:t>experiment</w:t>
      </w:r>
    </w:p>
    <w:p w14:paraId="4038DA57" w14:textId="77777777" w:rsidR="005E5D1A" w:rsidRDefault="00000000">
      <w:pPr>
        <w:pStyle w:val="BodyText"/>
        <w:spacing w:line="257" w:lineRule="exact"/>
        <w:ind w:left="199"/>
        <w:rPr>
          <w:rFonts w:ascii="Book Antiqua" w:hAnsi="Book Antiqua"/>
        </w:rPr>
      </w:pPr>
      <w:r>
        <w:rPr>
          <w:w w:val="105"/>
        </w:rPr>
        <w:t>baseline</w:t>
      </w:r>
      <w:r>
        <w:rPr>
          <w:spacing w:val="22"/>
          <w:w w:val="105"/>
        </w:rPr>
        <w:t xml:space="preserve"> </w:t>
      </w:r>
      <w:r>
        <w:rPr>
          <w:w w:val="105"/>
        </w:rPr>
        <w:t>(</w:t>
      </w:r>
      <w:r>
        <w:rPr>
          <w:rFonts w:ascii="Lucida Sans Unicode" w:hAnsi="Lucida Sans Unicode"/>
          <w:w w:val="105"/>
        </w:rPr>
        <w:t>−</w:t>
      </w:r>
      <w:r>
        <w:rPr>
          <w:rFonts w:ascii="Book Antiqua" w:hAnsi="Book Antiqua"/>
          <w:w w:val="105"/>
        </w:rPr>
        <w:t>10</w:t>
      </w:r>
      <w:r>
        <w:rPr>
          <w:rFonts w:ascii="Book Antiqua" w:hAnsi="Book Antiqua"/>
          <w:spacing w:val="29"/>
          <w:w w:val="105"/>
        </w:rPr>
        <w:t xml:space="preserve"> </w:t>
      </w:r>
      <w:r>
        <w:rPr>
          <w:rFonts w:ascii="Book Antiqua" w:hAnsi="Book Antiqua"/>
          <w:w w:val="105"/>
        </w:rPr>
        <w:t>=</w:t>
      </w:r>
      <w:r>
        <w:rPr>
          <w:rFonts w:ascii="Book Antiqua" w:hAnsi="Book Antiqua"/>
          <w:spacing w:val="22"/>
          <w:w w:val="105"/>
        </w:rPr>
        <w:t xml:space="preserve"> </w:t>
      </w:r>
      <w:r>
        <w:rPr>
          <w:w w:val="105"/>
        </w:rPr>
        <w:t>much</w:t>
      </w:r>
      <w:r>
        <w:rPr>
          <w:spacing w:val="23"/>
          <w:w w:val="105"/>
        </w:rPr>
        <w:t xml:space="preserve"> </w:t>
      </w:r>
      <w:r>
        <w:rPr>
          <w:w w:val="105"/>
        </w:rPr>
        <w:t>less</w:t>
      </w:r>
      <w:r>
        <w:rPr>
          <w:spacing w:val="23"/>
          <w:w w:val="105"/>
        </w:rPr>
        <w:t xml:space="preserve"> </w:t>
      </w:r>
      <w:r>
        <w:rPr>
          <w:w w:val="105"/>
        </w:rPr>
        <w:t>stressed</w:t>
      </w:r>
      <w:r>
        <w:rPr>
          <w:spacing w:val="22"/>
          <w:w w:val="105"/>
        </w:rPr>
        <w:t xml:space="preserve"> </w:t>
      </w:r>
      <w:r>
        <w:rPr>
          <w:w w:val="105"/>
        </w:rPr>
        <w:t>than</w:t>
      </w:r>
      <w:r>
        <w:rPr>
          <w:spacing w:val="23"/>
          <w:w w:val="105"/>
        </w:rPr>
        <w:t xml:space="preserve"> </w:t>
      </w:r>
      <w:r>
        <w:rPr>
          <w:w w:val="105"/>
        </w:rPr>
        <w:t>baseline,</w:t>
      </w:r>
      <w:r>
        <w:rPr>
          <w:spacing w:val="23"/>
          <w:w w:val="105"/>
        </w:rPr>
        <w:t xml:space="preserve"> </w:t>
      </w:r>
      <w:r>
        <w:rPr>
          <w:rFonts w:ascii="Book Antiqua" w:hAnsi="Book Antiqua"/>
          <w:w w:val="105"/>
        </w:rPr>
        <w:t>+10</w:t>
      </w:r>
      <w:r>
        <w:rPr>
          <w:rFonts w:ascii="Book Antiqua" w:hAnsi="Book Antiqua"/>
          <w:spacing w:val="28"/>
          <w:w w:val="105"/>
        </w:rPr>
        <w:t xml:space="preserve"> </w:t>
      </w:r>
      <w:r>
        <w:rPr>
          <w:rFonts w:ascii="Book Antiqua" w:hAnsi="Book Antiqua"/>
          <w:spacing w:val="-10"/>
          <w:w w:val="105"/>
        </w:rPr>
        <w:t>=</w:t>
      </w:r>
    </w:p>
    <w:p w14:paraId="4038DA58" w14:textId="77777777" w:rsidR="005E5D1A" w:rsidRDefault="00000000">
      <w:pPr>
        <w:pStyle w:val="BodyText"/>
        <w:spacing w:line="212" w:lineRule="exact"/>
        <w:ind w:left="199"/>
      </w:pPr>
      <w:r>
        <w:t>much</w:t>
      </w:r>
      <w:r>
        <w:rPr>
          <w:spacing w:val="-4"/>
        </w:rPr>
        <w:t xml:space="preserve"> </w:t>
      </w:r>
      <w:r>
        <w:t>more</w:t>
      </w:r>
      <w:r>
        <w:rPr>
          <w:spacing w:val="-4"/>
        </w:rPr>
        <w:t xml:space="preserve"> </w:t>
      </w:r>
      <w:r>
        <w:t>stressed),</w:t>
      </w:r>
      <w:r>
        <w:rPr>
          <w:spacing w:val="-4"/>
        </w:rPr>
        <w:t xml:space="preserve"> </w:t>
      </w:r>
      <w:r>
        <w:t>whereas</w:t>
      </w:r>
      <w:r>
        <w:rPr>
          <w:spacing w:val="-3"/>
        </w:rPr>
        <w:t xml:space="preserve"> </w:t>
      </w:r>
      <w:r>
        <w:t>workload</w:t>
      </w:r>
      <w:r>
        <w:rPr>
          <w:spacing w:val="-4"/>
        </w:rPr>
        <w:t xml:space="preserve"> </w:t>
      </w:r>
      <w:r>
        <w:t>ratings</w:t>
      </w:r>
      <w:r>
        <w:rPr>
          <w:spacing w:val="-4"/>
        </w:rPr>
        <w:t xml:space="preserve"> </w:t>
      </w:r>
      <w:r>
        <w:t>were</w:t>
      </w:r>
      <w:r>
        <w:rPr>
          <w:spacing w:val="-4"/>
        </w:rPr>
        <w:t xml:space="preserve"> </w:t>
      </w:r>
      <w:r>
        <w:rPr>
          <w:spacing w:val="-2"/>
        </w:rPr>
        <w:t>collected</w:t>
      </w:r>
    </w:p>
    <w:p w14:paraId="4038DA59" w14:textId="77777777" w:rsidR="005E5D1A" w:rsidRDefault="00000000">
      <w:pPr>
        <w:pStyle w:val="BodyText"/>
        <w:spacing w:before="10"/>
        <w:ind w:left="199"/>
      </w:pPr>
      <w:r>
        <w:t>on</w:t>
      </w:r>
      <w:r>
        <w:rPr>
          <w:spacing w:val="16"/>
        </w:rPr>
        <w:t xml:space="preserve"> </w:t>
      </w:r>
      <w:r>
        <w:t>a</w:t>
      </w:r>
      <w:r>
        <w:rPr>
          <w:spacing w:val="17"/>
        </w:rPr>
        <w:t xml:space="preserve"> </w:t>
      </w:r>
      <w:r>
        <w:t>0–10</w:t>
      </w:r>
      <w:r>
        <w:rPr>
          <w:spacing w:val="17"/>
        </w:rPr>
        <w:t xml:space="preserve"> </w:t>
      </w:r>
      <w:r>
        <w:rPr>
          <w:spacing w:val="-2"/>
        </w:rPr>
        <w:t>scale.</w:t>
      </w:r>
    </w:p>
    <w:p w14:paraId="4038DA5A" w14:textId="77777777" w:rsidR="005E5D1A" w:rsidRDefault="005E5D1A">
      <w:pPr>
        <w:pStyle w:val="BodyText"/>
        <w:ind w:left="0"/>
        <w:jc w:val="left"/>
      </w:pPr>
    </w:p>
    <w:p w14:paraId="4038DA5B" w14:textId="77777777" w:rsidR="005E5D1A" w:rsidRDefault="005E5D1A">
      <w:pPr>
        <w:pStyle w:val="BodyText"/>
        <w:spacing w:before="226"/>
        <w:ind w:left="0"/>
        <w:jc w:val="left"/>
      </w:pPr>
    </w:p>
    <w:p w14:paraId="4038DA5C" w14:textId="77777777" w:rsidR="005E5D1A" w:rsidRDefault="00000000">
      <w:pPr>
        <w:pStyle w:val="ListParagraph"/>
        <w:numPr>
          <w:ilvl w:val="0"/>
          <w:numId w:val="3"/>
        </w:numPr>
        <w:tabs>
          <w:tab w:val="left" w:pos="480"/>
        </w:tabs>
        <w:spacing w:before="1"/>
        <w:ind w:left="480" w:hanging="281"/>
        <w:jc w:val="left"/>
        <w:rPr>
          <w:i/>
          <w:sz w:val="20"/>
        </w:rPr>
      </w:pPr>
      <w:r>
        <w:rPr>
          <w:i/>
          <w:sz w:val="20"/>
        </w:rPr>
        <w:t>Factorial</w:t>
      </w:r>
      <w:r>
        <w:rPr>
          <w:i/>
          <w:spacing w:val="8"/>
          <w:sz w:val="20"/>
        </w:rPr>
        <w:t xml:space="preserve"> </w:t>
      </w:r>
      <w:r>
        <w:rPr>
          <w:i/>
          <w:sz w:val="20"/>
        </w:rPr>
        <w:t>Analysis</w:t>
      </w:r>
      <w:r>
        <w:rPr>
          <w:i/>
          <w:spacing w:val="8"/>
          <w:sz w:val="20"/>
        </w:rPr>
        <w:t xml:space="preserve"> </w:t>
      </w:r>
      <w:r>
        <w:rPr>
          <w:i/>
          <w:sz w:val="20"/>
        </w:rPr>
        <w:t>of</w:t>
      </w:r>
      <w:r>
        <w:rPr>
          <w:i/>
          <w:spacing w:val="8"/>
          <w:sz w:val="20"/>
        </w:rPr>
        <w:t xml:space="preserve"> </w:t>
      </w:r>
      <w:r>
        <w:rPr>
          <w:i/>
          <w:sz w:val="20"/>
        </w:rPr>
        <w:t>Physiological</w:t>
      </w:r>
      <w:r>
        <w:rPr>
          <w:i/>
          <w:spacing w:val="8"/>
          <w:sz w:val="20"/>
        </w:rPr>
        <w:t xml:space="preserve"> </w:t>
      </w:r>
      <w:r>
        <w:rPr>
          <w:i/>
          <w:spacing w:val="-2"/>
          <w:sz w:val="20"/>
        </w:rPr>
        <w:t>Measures</w:t>
      </w:r>
    </w:p>
    <w:p w14:paraId="4038DA5D" w14:textId="77777777" w:rsidR="005E5D1A" w:rsidRDefault="005E5D1A">
      <w:pPr>
        <w:pStyle w:val="BodyText"/>
        <w:spacing w:before="150"/>
        <w:ind w:left="0"/>
        <w:jc w:val="left"/>
        <w:rPr>
          <w:i/>
        </w:rPr>
      </w:pPr>
    </w:p>
    <w:p w14:paraId="4038DA5E" w14:textId="77777777" w:rsidR="005E5D1A" w:rsidRDefault="00000000">
      <w:pPr>
        <w:pStyle w:val="BodyText"/>
        <w:spacing w:line="249" w:lineRule="auto"/>
        <w:ind w:left="199" w:right="481" w:firstLine="199"/>
        <w:jc w:val="left"/>
      </w:pPr>
      <w:r>
        <w:rPr>
          <w:noProof/>
        </w:rPr>
        <mc:AlternateContent>
          <mc:Choice Requires="wps">
            <w:drawing>
              <wp:anchor distT="0" distB="0" distL="0" distR="0" simplePos="0" relativeHeight="487038976" behindDoc="1" locked="0" layoutInCell="1" allowOverlap="1" wp14:anchorId="4038DBD2" wp14:editId="4038DBD3">
                <wp:simplePos x="0" y="0"/>
                <wp:positionH relativeFrom="page">
                  <wp:posOffset>6216396</wp:posOffset>
                </wp:positionH>
                <wp:positionV relativeFrom="paragraph">
                  <wp:posOffset>387532</wp:posOffset>
                </wp:positionV>
                <wp:extent cx="52705" cy="889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 cy="88900"/>
                        </a:xfrm>
                        <a:prstGeom prst="rect">
                          <a:avLst/>
                        </a:prstGeom>
                      </wps:spPr>
                      <wps:txbx>
                        <w:txbxContent>
                          <w:p w14:paraId="4038DBE8" w14:textId="77777777" w:rsidR="005E5D1A" w:rsidRDefault="00000000">
                            <w:pPr>
                              <w:spacing w:line="137" w:lineRule="exact"/>
                              <w:rPr>
                                <w:rFonts w:ascii="Bookman Old Style"/>
                                <w:i/>
                                <w:sz w:val="14"/>
                              </w:rPr>
                            </w:pPr>
                            <w:r>
                              <w:rPr>
                                <w:rFonts w:ascii="Bookman Old Style"/>
                                <w:i/>
                                <w:spacing w:val="-13"/>
                                <w:sz w:val="14"/>
                              </w:rPr>
                              <w:t>p</w:t>
                            </w:r>
                          </w:p>
                        </w:txbxContent>
                      </wps:txbx>
                      <wps:bodyPr wrap="square" lIns="0" tIns="0" rIns="0" bIns="0" rtlCol="0">
                        <a:noAutofit/>
                      </wps:bodyPr>
                    </wps:wsp>
                  </a:graphicData>
                </a:graphic>
              </wp:anchor>
            </w:drawing>
          </mc:Choice>
          <mc:Fallback>
            <w:pict>
              <v:shape w14:anchorId="4038DBD2" id="Textbox 25" o:spid="_x0000_s1029" type="#_x0000_t202" style="position:absolute;left:0;text-align:left;margin-left:489.5pt;margin-top:30.5pt;width:4.15pt;height:7pt;z-index:-16277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" filled="f" stroked="f">
                <v:textbox inset="0,0,0,0">
                  <w:txbxContent>
                    <w:p w14:paraId="4038DBE8" w14:textId="77777777" w:rsidR="005E5D1A" w:rsidRDefault="00000000">
                      <w:pPr>
                        <w:spacing w:line="137" w:lineRule="exact"/>
                        <w:rPr>
                          <w:rFonts w:ascii="Bookman Old Style"/>
                          <w:i/>
                          <w:sz w:val="14"/>
                        </w:rPr>
                      </w:pPr>
                      <w:r>
                        <w:rPr>
                          <w:rFonts w:ascii="Bookman Old Style"/>
                          <w:i/>
                          <w:spacing w:val="-13"/>
                          <w:sz w:val="14"/>
                        </w:rPr>
                        <w:t>p</w:t>
                      </w:r>
                    </w:p>
                  </w:txbxContent>
                </v:textbox>
                <w10:wrap anchorx="page"/>
              </v:shape>
            </w:pict>
          </mc:Fallback>
        </mc:AlternateContent>
      </w:r>
      <w:r>
        <w:t>Physiological</w:t>
      </w:r>
      <w:r>
        <w:rPr>
          <w:spacing w:val="40"/>
        </w:rPr>
        <w:t xml:space="preserve"> </w:t>
      </w:r>
      <w:r>
        <w:t>ANOVAs</w:t>
      </w:r>
      <w:r>
        <w:rPr>
          <w:spacing w:val="40"/>
        </w:rPr>
        <w:t xml:space="preserve"> </w:t>
      </w:r>
      <w:r>
        <w:t>used</w:t>
      </w:r>
      <w:r>
        <w:rPr>
          <w:spacing w:val="40"/>
        </w:rPr>
        <w:t xml:space="preserve"> </w:t>
      </w:r>
      <w:commentRangeStart w:id="63"/>
      <w:r>
        <w:t>N=47</w:t>
      </w:r>
      <w:commentRangeEnd w:id="63"/>
      <w:r w:rsidR="000C7EFF">
        <w:rPr>
          <w:rStyle w:val="CommentReference"/>
        </w:rPr>
        <w:commentReference w:id="63"/>
      </w:r>
      <w:r>
        <w:rPr>
          <w:spacing w:val="40"/>
        </w:rPr>
        <w:t xml:space="preserve"> </w:t>
      </w:r>
      <w:r>
        <w:t>for</w:t>
      </w:r>
      <w:r>
        <w:rPr>
          <w:spacing w:val="40"/>
        </w:rPr>
        <w:t xml:space="preserve"> </w:t>
      </w:r>
      <w:r>
        <w:t>autonomic/pupil features</w:t>
      </w:r>
      <w:r>
        <w:rPr>
          <w:spacing w:val="22"/>
        </w:rPr>
        <w:t xml:space="preserve"> </w:t>
      </w:r>
      <w:r>
        <w:t>and</w:t>
      </w:r>
      <w:r>
        <w:rPr>
          <w:spacing w:val="23"/>
        </w:rPr>
        <w:t xml:space="preserve"> </w:t>
      </w:r>
      <w:r>
        <w:t>N=44</w:t>
      </w:r>
      <w:r>
        <w:rPr>
          <w:spacing w:val="22"/>
        </w:rPr>
        <w:t xml:space="preserve"> </w:t>
      </w:r>
      <w:r>
        <w:t>for</w:t>
      </w:r>
      <w:r>
        <w:rPr>
          <w:spacing w:val="23"/>
        </w:rPr>
        <w:t xml:space="preserve"> </w:t>
      </w:r>
      <w:r>
        <w:t>EEG.</w:t>
      </w:r>
      <w:r>
        <w:rPr>
          <w:spacing w:val="23"/>
        </w:rPr>
        <w:t xml:space="preserve"> </w:t>
      </w:r>
      <w:r>
        <w:t>Stress</w:t>
      </w:r>
      <w:r>
        <w:rPr>
          <w:spacing w:val="22"/>
        </w:rPr>
        <w:t xml:space="preserve"> </w:t>
      </w:r>
      <w:r>
        <w:t>showed</w:t>
      </w:r>
      <w:r>
        <w:rPr>
          <w:spacing w:val="23"/>
        </w:rPr>
        <w:t xml:space="preserve"> </w:t>
      </w:r>
      <w:r>
        <w:t>a</w:t>
      </w:r>
      <w:r>
        <w:rPr>
          <w:spacing w:val="22"/>
        </w:rPr>
        <w:t xml:space="preserve"> </w:t>
      </w:r>
      <w:r>
        <w:t>marginal</w:t>
      </w:r>
      <w:r>
        <w:rPr>
          <w:spacing w:val="23"/>
        </w:rPr>
        <w:t xml:space="preserve"> </w:t>
      </w:r>
      <w:r>
        <w:rPr>
          <w:spacing w:val="-4"/>
        </w:rPr>
        <w:t>main</w:t>
      </w:r>
    </w:p>
    <w:p w14:paraId="4038DA5F" w14:textId="77777777" w:rsidR="005E5D1A" w:rsidRDefault="005E5D1A">
      <w:pPr>
        <w:pStyle w:val="BodyText"/>
        <w:spacing w:line="249" w:lineRule="auto"/>
        <w:jc w:val="left"/>
        <w:sectPr w:rsidR="005E5D1A">
          <w:type w:val="continuous"/>
          <w:pgSz w:w="12240" w:h="15840"/>
          <w:pgMar w:top="940" w:right="0" w:bottom="280" w:left="720" w:header="495" w:footer="0" w:gutter="0"/>
          <w:cols w:num="2" w:space="720" w:equalWidth="0">
            <w:col w:w="5281" w:space="40"/>
            <w:col w:w="6199"/>
          </w:cols>
        </w:sectPr>
      </w:pPr>
    </w:p>
    <w:p w14:paraId="4038DA60" w14:textId="77777777" w:rsidR="005E5D1A" w:rsidRDefault="00000000">
      <w:pPr>
        <w:pStyle w:val="BodyText"/>
        <w:ind w:left="458"/>
        <w:jc w:val="left"/>
      </w:pPr>
      <w:r>
        <w:t>Correlations</w:t>
      </w:r>
      <w:r>
        <w:rPr>
          <w:spacing w:val="36"/>
        </w:rPr>
        <w:t xml:space="preserve"> </w:t>
      </w:r>
      <w:r>
        <w:t>between</w:t>
      </w:r>
      <w:r>
        <w:rPr>
          <w:spacing w:val="36"/>
        </w:rPr>
        <w:t xml:space="preserve"> </w:t>
      </w:r>
      <w:r>
        <w:t>stress</w:t>
      </w:r>
      <w:r>
        <w:rPr>
          <w:spacing w:val="37"/>
        </w:rPr>
        <w:t xml:space="preserve"> </w:t>
      </w:r>
      <w:r>
        <w:t>and</w:t>
      </w:r>
      <w:r>
        <w:rPr>
          <w:spacing w:val="36"/>
        </w:rPr>
        <w:t xml:space="preserve"> </w:t>
      </w:r>
      <w:r>
        <w:t>MWL</w:t>
      </w:r>
      <w:r>
        <w:rPr>
          <w:spacing w:val="36"/>
        </w:rPr>
        <w:t xml:space="preserve"> </w:t>
      </w:r>
      <w:r>
        <w:t>ratings</w:t>
      </w:r>
      <w:r>
        <w:rPr>
          <w:spacing w:val="37"/>
        </w:rPr>
        <w:t xml:space="preserve"> </w:t>
      </w:r>
      <w:r>
        <w:t>further</w:t>
      </w:r>
      <w:r>
        <w:rPr>
          <w:spacing w:val="36"/>
        </w:rPr>
        <w:t xml:space="preserve"> </w:t>
      </w:r>
      <w:r>
        <w:rPr>
          <w:spacing w:val="-5"/>
        </w:rPr>
        <w:t>in-</w:t>
      </w:r>
    </w:p>
    <w:p w14:paraId="4038DA61" w14:textId="77777777" w:rsidR="005E5D1A" w:rsidRDefault="00000000">
      <w:pPr>
        <w:pStyle w:val="BodyText"/>
        <w:spacing w:line="234" w:lineRule="exact"/>
        <w:ind w:left="199"/>
        <w:jc w:val="left"/>
        <w:rPr>
          <w:rFonts w:ascii="Bookman Old Style" w:hAnsi="Bookman Old Style"/>
        </w:rPr>
      </w:pPr>
      <w:r>
        <w:br w:type="column"/>
      </w:r>
      <w:r>
        <w:t>effect</w:t>
      </w:r>
      <w:r>
        <w:rPr>
          <w:spacing w:val="60"/>
        </w:rPr>
        <w:t xml:space="preserve"> </w:t>
      </w:r>
      <w:r>
        <w:t>on</w:t>
      </w:r>
      <w:r>
        <w:rPr>
          <w:spacing w:val="60"/>
        </w:rPr>
        <w:t xml:space="preserve"> </w:t>
      </w:r>
      <w:r>
        <w:t>tonic</w:t>
      </w:r>
      <w:r>
        <w:rPr>
          <w:spacing w:val="60"/>
        </w:rPr>
        <w:t xml:space="preserve"> </w:t>
      </w:r>
      <w:r>
        <w:t>EDA</w:t>
      </w:r>
      <w:r>
        <w:rPr>
          <w:spacing w:val="60"/>
        </w:rPr>
        <w:t xml:space="preserve"> </w:t>
      </w:r>
      <w:r>
        <w:t>(F=3.80,</w:t>
      </w:r>
      <w:r>
        <w:rPr>
          <w:spacing w:val="61"/>
        </w:rPr>
        <w:t xml:space="preserve"> </w:t>
      </w:r>
      <w:r>
        <w:t>p=.053,</w:t>
      </w:r>
      <w:r>
        <w:rPr>
          <w:spacing w:val="60"/>
        </w:rPr>
        <w:t xml:space="preserve"> </w:t>
      </w:r>
      <w:r>
        <w:rPr>
          <w:rFonts w:ascii="Bookman Old Style" w:hAnsi="Bookman Old Style"/>
          <w:i/>
          <w:spacing w:val="-5"/>
        </w:rPr>
        <w:t>η</w:t>
      </w:r>
      <w:r>
        <w:rPr>
          <w:rFonts w:ascii="Bookman Old Style" w:hAnsi="Bookman Old Style"/>
          <w:spacing w:val="-5"/>
          <w:vertAlign w:val="superscript"/>
        </w:rPr>
        <w:t>2</w:t>
      </w:r>
    </w:p>
    <w:p w14:paraId="4038DA62" w14:textId="77777777" w:rsidR="005E5D1A" w:rsidRDefault="00000000">
      <w:pPr>
        <w:pStyle w:val="BodyText"/>
        <w:spacing w:line="242" w:lineRule="exact"/>
        <w:ind w:left="113"/>
        <w:jc w:val="left"/>
      </w:pPr>
      <w:r>
        <w:br w:type="column"/>
      </w:r>
      <w:r>
        <w:rPr>
          <w:rFonts w:ascii="Lucida Sans Unicode" w:hAnsi="Lucida Sans Unicode"/>
        </w:rPr>
        <w:t>≈</w:t>
      </w:r>
      <w:r>
        <w:rPr>
          <w:rFonts w:ascii="Lucida Sans Unicode" w:hAnsi="Lucida Sans Unicode"/>
          <w:spacing w:val="74"/>
        </w:rPr>
        <w:t xml:space="preserve"> </w:t>
      </w:r>
      <w:r>
        <w:rPr>
          <w:rFonts w:ascii="Bookman Old Style" w:hAnsi="Bookman Old Style"/>
          <w:i/>
        </w:rPr>
        <w:t>.</w:t>
      </w:r>
      <w:r>
        <w:rPr>
          <w:rFonts w:ascii="Book Antiqua" w:hAnsi="Book Antiqua"/>
        </w:rPr>
        <w:t>03</w:t>
      </w:r>
      <w:r>
        <w:t>)</w:t>
      </w:r>
      <w:r>
        <w:rPr>
          <w:spacing w:val="62"/>
        </w:rPr>
        <w:t xml:space="preserve"> </w:t>
      </w:r>
      <w:r>
        <w:t>and</w:t>
      </w:r>
      <w:r>
        <w:rPr>
          <w:spacing w:val="62"/>
        </w:rPr>
        <w:t xml:space="preserve"> </w:t>
      </w:r>
      <w:r>
        <w:rPr>
          <w:spacing w:val="-10"/>
        </w:rPr>
        <w:t>a</w:t>
      </w:r>
    </w:p>
    <w:p w14:paraId="4038DA63" w14:textId="77777777" w:rsidR="005E5D1A" w:rsidRDefault="005E5D1A">
      <w:pPr>
        <w:pStyle w:val="BodyText"/>
        <w:spacing w:line="242" w:lineRule="exact"/>
        <w:jc w:val="left"/>
        <w:sectPr w:rsidR="005E5D1A">
          <w:type w:val="continuous"/>
          <w:pgSz w:w="12240" w:h="15840"/>
          <w:pgMar w:top="940" w:right="0" w:bottom="280" w:left="720" w:header="495" w:footer="0" w:gutter="0"/>
          <w:cols w:num="3" w:space="720" w:equalWidth="0">
            <w:col w:w="5281" w:space="40"/>
            <w:col w:w="3836" w:space="39"/>
            <w:col w:w="2324"/>
          </w:cols>
        </w:sectPr>
      </w:pPr>
    </w:p>
    <w:p w14:paraId="4038DA64" w14:textId="44C88A70" w:rsidR="005E5D1A" w:rsidRDefault="00000000">
      <w:pPr>
        <w:pStyle w:val="BodyText"/>
        <w:spacing w:before="1" w:line="235" w:lineRule="auto"/>
      </w:pPr>
      <w:r>
        <w:t>dicated partial differentiation: associations were stronger in congruent conditions (</w:t>
      </w:r>
      <w:r>
        <w:rPr>
          <w:rFonts w:ascii="Bookman Old Style" w:hAnsi="Bookman Old Style"/>
          <w:i/>
        </w:rPr>
        <w:t xml:space="preserve">r </w:t>
      </w:r>
      <w:r>
        <w:rPr>
          <w:rFonts w:ascii="Book Antiqua" w:hAnsi="Book Antiqua"/>
        </w:rPr>
        <w:t xml:space="preserve">= </w:t>
      </w:r>
      <w:r>
        <w:rPr>
          <w:rFonts w:ascii="Bookman Old Style" w:hAnsi="Bookman Old Style"/>
          <w:i/>
        </w:rPr>
        <w:t>.</w:t>
      </w:r>
      <w:r>
        <w:rPr>
          <w:rFonts w:ascii="Book Antiqua" w:hAnsi="Book Antiqua"/>
        </w:rPr>
        <w:t>43</w:t>
      </w:r>
      <w:r>
        <w:t xml:space="preserve">, </w:t>
      </w:r>
      <w:r>
        <w:rPr>
          <w:rFonts w:ascii="Bookman Old Style" w:hAnsi="Bookman Old Style"/>
          <w:i/>
        </w:rPr>
        <w:t xml:space="preserve">p &lt; </w:t>
      </w:r>
      <w:r>
        <w:rPr>
          <w:rFonts w:ascii="Book Antiqua" w:hAnsi="Book Antiqua"/>
        </w:rPr>
        <w:t>0</w:t>
      </w:r>
      <w:r>
        <w:rPr>
          <w:rFonts w:ascii="Bookman Old Style" w:hAnsi="Bookman Old Style"/>
          <w:i/>
        </w:rPr>
        <w:t>.</w:t>
      </w:r>
      <w:r>
        <w:rPr>
          <w:rFonts w:ascii="Book Antiqua" w:hAnsi="Book Antiqua"/>
        </w:rPr>
        <w:t>001</w:t>
      </w:r>
      <w:r>
        <w:t>) than incongruent conditions (</w:t>
      </w:r>
      <w:r>
        <w:rPr>
          <w:rFonts w:ascii="Bookman Old Style" w:hAnsi="Bookman Old Style"/>
          <w:i/>
        </w:rPr>
        <w:t xml:space="preserve">r </w:t>
      </w:r>
      <w:r>
        <w:rPr>
          <w:rFonts w:ascii="Book Antiqua" w:hAnsi="Book Antiqua"/>
        </w:rPr>
        <w:t xml:space="preserve">= </w:t>
      </w:r>
      <w:r>
        <w:rPr>
          <w:rFonts w:ascii="Bookman Old Style" w:hAnsi="Bookman Old Style"/>
          <w:i/>
        </w:rPr>
        <w:t>.</w:t>
      </w:r>
      <w:r>
        <w:rPr>
          <w:rFonts w:ascii="Book Antiqua" w:hAnsi="Book Antiqua"/>
        </w:rPr>
        <w:t>30</w:t>
      </w:r>
      <w:r>
        <w:t xml:space="preserve">, </w:t>
      </w:r>
      <w:r>
        <w:rPr>
          <w:rFonts w:ascii="Bookman Old Style" w:hAnsi="Bookman Old Style"/>
          <w:i/>
        </w:rPr>
        <w:t>p</w:t>
      </w:r>
      <w:r>
        <w:rPr>
          <w:rFonts w:ascii="Bookman Old Style" w:hAnsi="Bookman Old Style"/>
          <w:i/>
          <w:spacing w:val="-5"/>
        </w:rPr>
        <w:t xml:space="preserve"> </w:t>
      </w:r>
      <w:r>
        <w:rPr>
          <w:rFonts w:ascii="Book Antiqua" w:hAnsi="Book Antiqua"/>
        </w:rPr>
        <w:t>= 0</w:t>
      </w:r>
      <w:r>
        <w:rPr>
          <w:rFonts w:ascii="Bookman Old Style" w:hAnsi="Bookman Old Style"/>
          <w:i/>
        </w:rPr>
        <w:t>.</w:t>
      </w:r>
      <w:r>
        <w:rPr>
          <w:rFonts w:ascii="Book Antiqua" w:hAnsi="Book Antiqua"/>
        </w:rPr>
        <w:t>005</w:t>
      </w:r>
      <w:r>
        <w:t xml:space="preserve">), although this difference </w:t>
      </w:r>
      <w:ins w:id="64" w:author="Coyle, Damien" w:date="2026-01-09T16:27:00Z" w16du:dateUtc="2026-01-09T16:27:00Z">
        <w:r w:rsidR="0058311D">
          <w:t>in the strength of correlation</w:t>
        </w:r>
        <w:r w:rsidR="000C7EFF">
          <w:t>s</w:t>
        </w:r>
        <w:r w:rsidR="0058311D">
          <w:t xml:space="preserve"> </w:t>
        </w:r>
      </w:ins>
      <w:r>
        <w:t xml:space="preserve">was not significant (Fisher’s </w:t>
      </w:r>
      <w:r>
        <w:rPr>
          <w:rFonts w:ascii="Bookman Old Style" w:hAnsi="Bookman Old Style"/>
          <w:i/>
        </w:rPr>
        <w:t xml:space="preserve">z </w:t>
      </w:r>
      <w:r>
        <w:rPr>
          <w:rFonts w:ascii="Book Antiqua" w:hAnsi="Book Antiqua"/>
        </w:rPr>
        <w:t>= 0</w:t>
      </w:r>
      <w:r>
        <w:rPr>
          <w:rFonts w:ascii="Bookman Old Style" w:hAnsi="Bookman Old Style"/>
          <w:i/>
        </w:rPr>
        <w:t>.</w:t>
      </w:r>
      <w:r>
        <w:rPr>
          <w:rFonts w:ascii="Book Antiqua" w:hAnsi="Book Antiqua"/>
        </w:rPr>
        <w:t>97</w:t>
      </w:r>
      <w:r>
        <w:t xml:space="preserve">, </w:t>
      </w:r>
      <w:r>
        <w:rPr>
          <w:rFonts w:ascii="Bookman Old Style" w:hAnsi="Bookman Old Style"/>
          <w:i/>
        </w:rPr>
        <w:t xml:space="preserve">p </w:t>
      </w:r>
      <w:r>
        <w:rPr>
          <w:rFonts w:ascii="Book Antiqua" w:hAnsi="Book Antiqua"/>
        </w:rPr>
        <w:t xml:space="preserve">= </w:t>
      </w:r>
      <w:r>
        <w:rPr>
          <w:rFonts w:ascii="Bookman Old Style" w:hAnsi="Bookman Old Style"/>
          <w:i/>
        </w:rPr>
        <w:t>.</w:t>
      </w:r>
      <w:r>
        <w:rPr>
          <w:rFonts w:ascii="Book Antiqua" w:hAnsi="Book Antiqua"/>
        </w:rPr>
        <w:t>33</w:t>
      </w:r>
      <w:r>
        <w:t>).</w:t>
      </w:r>
    </w:p>
    <w:p w14:paraId="4038DA65" w14:textId="77777777" w:rsidR="005E5D1A" w:rsidRDefault="00000000">
      <w:pPr>
        <w:pStyle w:val="BodyText"/>
        <w:spacing w:line="249" w:lineRule="auto"/>
        <w:ind w:left="199" w:right="977"/>
      </w:pPr>
      <w:r>
        <w:br w:type="column"/>
      </w:r>
      <w:r>
        <w:lastRenderedPageBreak/>
        <w:t>trend on heart rate (F=3.16, p=.078). No other autonomic, pupil,</w:t>
      </w:r>
      <w:r>
        <w:rPr>
          <w:spacing w:val="-5"/>
        </w:rPr>
        <w:t xml:space="preserve"> </w:t>
      </w:r>
      <w:r>
        <w:t>or</w:t>
      </w:r>
      <w:r>
        <w:rPr>
          <w:spacing w:val="-5"/>
        </w:rPr>
        <w:t xml:space="preserve"> </w:t>
      </w:r>
      <w:r>
        <w:t>EEG</w:t>
      </w:r>
      <w:r>
        <w:rPr>
          <w:spacing w:val="-5"/>
        </w:rPr>
        <w:t xml:space="preserve"> </w:t>
      </w:r>
      <w:r>
        <w:t>features</w:t>
      </w:r>
      <w:r>
        <w:rPr>
          <w:spacing w:val="-5"/>
        </w:rPr>
        <w:t xml:space="preserve"> </w:t>
      </w:r>
      <w:r>
        <w:t>showed</w:t>
      </w:r>
      <w:r>
        <w:rPr>
          <w:spacing w:val="-5"/>
        </w:rPr>
        <w:t xml:space="preserve"> </w:t>
      </w:r>
      <w:r>
        <w:t>stress</w:t>
      </w:r>
      <w:r>
        <w:rPr>
          <w:spacing w:val="-6"/>
        </w:rPr>
        <w:t xml:space="preserve"> </w:t>
      </w:r>
      <w:r>
        <w:t>effects.</w:t>
      </w:r>
      <w:r>
        <w:rPr>
          <w:spacing w:val="-5"/>
        </w:rPr>
        <w:t xml:space="preserve"> </w:t>
      </w:r>
      <w:r>
        <w:t>Workload</w:t>
      </w:r>
      <w:r>
        <w:rPr>
          <w:spacing w:val="-5"/>
        </w:rPr>
        <w:t xml:space="preserve"> </w:t>
      </w:r>
      <w:r>
        <w:t>effects were non-significant aside from a trend on heart rate (F=2.80, p=.097).</w:t>
      </w:r>
      <w:r>
        <w:rPr>
          <w:spacing w:val="-10"/>
        </w:rPr>
        <w:t xml:space="preserve"> </w:t>
      </w:r>
      <w:r>
        <w:t>No</w:t>
      </w:r>
      <w:r>
        <w:rPr>
          <w:spacing w:val="-10"/>
        </w:rPr>
        <w:t xml:space="preserve"> </w:t>
      </w:r>
      <w:r>
        <w:t>stress×workload</w:t>
      </w:r>
      <w:r>
        <w:rPr>
          <w:spacing w:val="-10"/>
        </w:rPr>
        <w:t xml:space="preserve"> </w:t>
      </w:r>
      <w:r>
        <w:t>interactions</w:t>
      </w:r>
      <w:r>
        <w:rPr>
          <w:spacing w:val="-9"/>
        </w:rPr>
        <w:t xml:space="preserve"> </w:t>
      </w:r>
      <w:r>
        <w:t>reached</w:t>
      </w:r>
      <w:r>
        <w:rPr>
          <w:spacing w:val="-10"/>
        </w:rPr>
        <w:t xml:space="preserve"> </w:t>
      </w:r>
      <w:r>
        <w:rPr>
          <w:spacing w:val="-2"/>
        </w:rPr>
        <w:t>significance.</w:t>
      </w:r>
    </w:p>
    <w:p w14:paraId="4038DA66" w14:textId="77777777" w:rsidR="005E5D1A" w:rsidRDefault="005E5D1A">
      <w:pPr>
        <w:pStyle w:val="BodyText"/>
        <w:spacing w:line="249" w:lineRule="auto"/>
        <w:sectPr w:rsidR="005E5D1A">
          <w:type w:val="continuous"/>
          <w:pgSz w:w="12240" w:h="15840"/>
          <w:pgMar w:top="940" w:right="0" w:bottom="280" w:left="720" w:header="495" w:footer="0" w:gutter="0"/>
          <w:cols w:num="2" w:space="720" w:equalWidth="0">
            <w:col w:w="5281" w:space="40"/>
            <w:col w:w="6199"/>
          </w:cols>
        </w:sectPr>
      </w:pPr>
    </w:p>
    <w:p w14:paraId="4038DA67" w14:textId="77777777" w:rsidR="005E5D1A" w:rsidRDefault="00000000">
      <w:pPr>
        <w:pStyle w:val="BodyText"/>
        <w:spacing w:before="87"/>
        <w:ind w:left="1" w:right="718"/>
        <w:jc w:val="center"/>
      </w:pPr>
      <w:r>
        <w:lastRenderedPageBreak/>
        <w:t>TABLE</w:t>
      </w:r>
      <w:r>
        <w:rPr>
          <w:spacing w:val="4"/>
        </w:rPr>
        <w:t xml:space="preserve"> </w:t>
      </w:r>
      <w:r>
        <w:t>III:</w:t>
      </w:r>
      <w:r>
        <w:rPr>
          <w:spacing w:val="4"/>
        </w:rPr>
        <w:t xml:space="preserve"> </w:t>
      </w:r>
      <w:r>
        <w:t>ART-ANOVA</w:t>
      </w:r>
      <w:r>
        <w:rPr>
          <w:spacing w:val="4"/>
        </w:rPr>
        <w:t xml:space="preserve"> </w:t>
      </w:r>
      <w:r>
        <w:t>MWL</w:t>
      </w:r>
      <w:r>
        <w:rPr>
          <w:spacing w:val="5"/>
        </w:rPr>
        <w:t xml:space="preserve"> </w:t>
      </w:r>
      <w:r>
        <w:t>main</w:t>
      </w:r>
      <w:r>
        <w:rPr>
          <w:spacing w:val="4"/>
        </w:rPr>
        <w:t xml:space="preserve"> </w:t>
      </w:r>
      <w:r>
        <w:t>effects</w:t>
      </w:r>
      <w:r>
        <w:rPr>
          <w:spacing w:val="4"/>
        </w:rPr>
        <w:t xml:space="preserve"> </w:t>
      </w:r>
      <w:r>
        <w:t>for</w:t>
      </w:r>
      <w:r>
        <w:rPr>
          <w:spacing w:val="5"/>
        </w:rPr>
        <w:t xml:space="preserve"> </w:t>
      </w:r>
      <w:r>
        <w:t>baseline-adjusted</w:t>
      </w:r>
      <w:r>
        <w:rPr>
          <w:spacing w:val="4"/>
        </w:rPr>
        <w:t xml:space="preserve"> </w:t>
      </w:r>
      <w:r>
        <w:t>physiological</w:t>
      </w:r>
      <w:r>
        <w:rPr>
          <w:spacing w:val="4"/>
        </w:rPr>
        <w:t xml:space="preserve"> </w:t>
      </w:r>
      <w:r>
        <w:t>and</w:t>
      </w:r>
      <w:r>
        <w:rPr>
          <w:spacing w:val="4"/>
        </w:rPr>
        <w:t xml:space="preserve"> </w:t>
      </w:r>
      <w:r>
        <w:t>EEG</w:t>
      </w:r>
      <w:r>
        <w:rPr>
          <w:spacing w:val="5"/>
        </w:rPr>
        <w:t xml:space="preserve"> </w:t>
      </w:r>
      <w:r>
        <w:rPr>
          <w:spacing w:val="-2"/>
        </w:rPr>
        <w:t>features.</w:t>
      </w:r>
    </w:p>
    <w:p w14:paraId="4038DA68" w14:textId="77777777" w:rsidR="005E5D1A" w:rsidRDefault="005E5D1A">
      <w:pPr>
        <w:pStyle w:val="BodyText"/>
        <w:spacing w:before="6" w:after="1"/>
        <w:ind w:left="0"/>
        <w:jc w:val="left"/>
        <w:rPr>
          <w:sz w:val="13"/>
        </w:rPr>
      </w:pPr>
    </w:p>
    <w:tbl>
      <w:tblPr>
        <w:tblW w:w="0" w:type="auto"/>
        <w:tblInd w:w="3339" w:type="dxa"/>
        <w:tblLayout w:type="fixed"/>
        <w:tblCellMar>
          <w:left w:w="0" w:type="dxa"/>
          <w:right w:w="0" w:type="dxa"/>
        </w:tblCellMar>
        <w:tblLook w:val="01E0" w:firstRow="1" w:lastRow="1" w:firstColumn="1" w:lastColumn="1" w:noHBand="0" w:noVBand="0"/>
      </w:tblPr>
      <w:tblGrid>
        <w:gridCol w:w="2422"/>
        <w:gridCol w:w="597"/>
        <w:gridCol w:w="597"/>
        <w:gridCol w:w="517"/>
      </w:tblGrid>
      <w:tr w:rsidR="005E5D1A" w14:paraId="4038DA6E" w14:textId="77777777">
        <w:trPr>
          <w:trHeight w:val="288"/>
        </w:trPr>
        <w:tc>
          <w:tcPr>
            <w:tcW w:w="2422" w:type="dxa"/>
            <w:tcBorders>
              <w:top w:val="single" w:sz="8" w:space="0" w:color="000000"/>
              <w:bottom w:val="single" w:sz="4" w:space="0" w:color="000000"/>
            </w:tcBorders>
          </w:tcPr>
          <w:p w14:paraId="4038DA69" w14:textId="77777777" w:rsidR="005E5D1A" w:rsidRDefault="00000000">
            <w:pPr>
              <w:pStyle w:val="TableParagraph"/>
              <w:spacing w:before="40" w:line="240" w:lineRule="auto"/>
              <w:ind w:right="0"/>
              <w:jc w:val="left"/>
              <w:rPr>
                <w:sz w:val="16"/>
              </w:rPr>
            </w:pPr>
            <w:r>
              <w:rPr>
                <w:spacing w:val="-2"/>
                <w:sz w:val="16"/>
              </w:rPr>
              <w:t>Feature</w:t>
            </w:r>
          </w:p>
        </w:tc>
        <w:tc>
          <w:tcPr>
            <w:tcW w:w="597" w:type="dxa"/>
            <w:tcBorders>
              <w:top w:val="single" w:sz="8" w:space="0" w:color="000000"/>
              <w:bottom w:val="single" w:sz="4" w:space="0" w:color="000000"/>
            </w:tcBorders>
          </w:tcPr>
          <w:p w14:paraId="4038DA6A" w14:textId="77777777" w:rsidR="005E5D1A" w:rsidRDefault="00000000">
            <w:pPr>
              <w:pStyle w:val="TableParagraph"/>
              <w:spacing w:before="39" w:line="240" w:lineRule="auto"/>
              <w:ind w:left="3" w:right="22"/>
              <w:rPr>
                <w:rFonts w:ascii="Bookman Old Style"/>
                <w:i/>
                <w:sz w:val="16"/>
              </w:rPr>
            </w:pPr>
            <w:r>
              <w:rPr>
                <w:rFonts w:ascii="Bookman Old Style"/>
                <w:i/>
                <w:spacing w:val="-10"/>
                <w:w w:val="105"/>
                <w:sz w:val="16"/>
              </w:rPr>
              <w:t>F</w:t>
            </w:r>
          </w:p>
        </w:tc>
        <w:tc>
          <w:tcPr>
            <w:tcW w:w="597" w:type="dxa"/>
            <w:tcBorders>
              <w:top w:val="single" w:sz="8" w:space="0" w:color="000000"/>
              <w:bottom w:val="single" w:sz="4" w:space="0" w:color="000000"/>
            </w:tcBorders>
          </w:tcPr>
          <w:p w14:paraId="4038DA6B" w14:textId="77777777" w:rsidR="005E5D1A" w:rsidRDefault="00000000">
            <w:pPr>
              <w:pStyle w:val="TableParagraph"/>
              <w:spacing w:before="39" w:line="240" w:lineRule="auto"/>
              <w:ind w:left="21"/>
              <w:rPr>
                <w:rFonts w:ascii="Bookman Old Style"/>
                <w:i/>
                <w:sz w:val="16"/>
              </w:rPr>
            </w:pPr>
            <w:r>
              <w:rPr>
                <w:rFonts w:ascii="Bookman Old Style"/>
                <w:i/>
                <w:spacing w:val="-10"/>
                <w:sz w:val="16"/>
              </w:rPr>
              <w:t>p</w:t>
            </w:r>
          </w:p>
        </w:tc>
        <w:tc>
          <w:tcPr>
            <w:tcW w:w="517" w:type="dxa"/>
            <w:tcBorders>
              <w:top w:val="single" w:sz="8" w:space="0" w:color="000000"/>
              <w:bottom w:val="single" w:sz="4" w:space="0" w:color="000000"/>
            </w:tcBorders>
          </w:tcPr>
          <w:p w14:paraId="4038DA6C" w14:textId="77777777" w:rsidR="005E5D1A" w:rsidRDefault="00000000">
            <w:pPr>
              <w:pStyle w:val="TableParagraph"/>
              <w:spacing w:before="20" w:line="149" w:lineRule="exact"/>
              <w:ind w:left="77" w:right="81"/>
              <w:rPr>
                <w:rFonts w:ascii="Bookman Old Style" w:hAnsi="Bookman Old Style"/>
                <w:sz w:val="12"/>
              </w:rPr>
            </w:pPr>
            <w:r>
              <w:rPr>
                <w:rFonts w:ascii="Bookman Old Style" w:hAnsi="Bookman Old Style"/>
                <w:i/>
                <w:spacing w:val="-5"/>
                <w:position w:val="-5"/>
                <w:sz w:val="16"/>
              </w:rPr>
              <w:t>η</w:t>
            </w:r>
            <w:r>
              <w:rPr>
                <w:rFonts w:ascii="Bookman Old Style" w:hAnsi="Bookman Old Style"/>
                <w:spacing w:val="-5"/>
                <w:sz w:val="12"/>
              </w:rPr>
              <w:t>2</w:t>
            </w:r>
          </w:p>
          <w:p w14:paraId="4038DA6D" w14:textId="77777777" w:rsidR="005E5D1A" w:rsidRDefault="00000000">
            <w:pPr>
              <w:pStyle w:val="TableParagraph"/>
              <w:spacing w:line="86" w:lineRule="exact"/>
              <w:ind w:left="81" w:right="4"/>
              <w:rPr>
                <w:rFonts w:ascii="Century Gothic"/>
                <w:i/>
                <w:sz w:val="12"/>
              </w:rPr>
            </w:pPr>
            <w:r>
              <w:rPr>
                <w:rFonts w:ascii="Century Gothic"/>
                <w:i/>
                <w:spacing w:val="-10"/>
                <w:sz w:val="12"/>
              </w:rPr>
              <w:t>p</w:t>
            </w:r>
          </w:p>
        </w:tc>
      </w:tr>
      <w:tr w:rsidR="005E5D1A" w14:paraId="4038DA73" w14:textId="77777777">
        <w:trPr>
          <w:trHeight w:val="222"/>
        </w:trPr>
        <w:tc>
          <w:tcPr>
            <w:tcW w:w="2422" w:type="dxa"/>
            <w:tcBorders>
              <w:top w:val="single" w:sz="4" w:space="0" w:color="000000"/>
            </w:tcBorders>
          </w:tcPr>
          <w:p w14:paraId="4038DA6F" w14:textId="77777777" w:rsidR="005E5D1A" w:rsidRDefault="00000000">
            <w:pPr>
              <w:pStyle w:val="TableParagraph"/>
              <w:spacing w:before="34" w:line="168" w:lineRule="exact"/>
              <w:ind w:right="0"/>
              <w:jc w:val="left"/>
              <w:rPr>
                <w:sz w:val="16"/>
              </w:rPr>
            </w:pPr>
            <w:r>
              <w:rPr>
                <w:sz w:val="16"/>
              </w:rPr>
              <w:t>HRV</w:t>
            </w:r>
            <w:r>
              <w:rPr>
                <w:spacing w:val="4"/>
                <w:sz w:val="16"/>
              </w:rPr>
              <w:t xml:space="preserve"> </w:t>
            </w:r>
            <w:r>
              <w:rPr>
                <w:sz w:val="16"/>
              </w:rPr>
              <w:t>RMSSD</w:t>
            </w:r>
            <w:r>
              <w:rPr>
                <w:spacing w:val="4"/>
                <w:sz w:val="16"/>
              </w:rPr>
              <w:t xml:space="preserve"> </w:t>
            </w:r>
            <w:r>
              <w:rPr>
                <w:spacing w:val="-4"/>
                <w:sz w:val="16"/>
              </w:rPr>
              <w:t>(ms)</w:t>
            </w:r>
          </w:p>
        </w:tc>
        <w:tc>
          <w:tcPr>
            <w:tcW w:w="597" w:type="dxa"/>
            <w:tcBorders>
              <w:top w:val="single" w:sz="4" w:space="0" w:color="000000"/>
            </w:tcBorders>
          </w:tcPr>
          <w:p w14:paraId="4038DA70" w14:textId="77777777" w:rsidR="005E5D1A" w:rsidRDefault="00000000">
            <w:pPr>
              <w:pStyle w:val="TableParagraph"/>
              <w:spacing w:before="34" w:line="168" w:lineRule="exact"/>
              <w:ind w:left="20"/>
              <w:rPr>
                <w:sz w:val="16"/>
              </w:rPr>
            </w:pPr>
            <w:r>
              <w:rPr>
                <w:spacing w:val="-2"/>
                <w:sz w:val="16"/>
              </w:rPr>
              <w:t>0.620</w:t>
            </w:r>
          </w:p>
        </w:tc>
        <w:tc>
          <w:tcPr>
            <w:tcW w:w="597" w:type="dxa"/>
            <w:tcBorders>
              <w:top w:val="single" w:sz="4" w:space="0" w:color="000000"/>
            </w:tcBorders>
          </w:tcPr>
          <w:p w14:paraId="4038DA71" w14:textId="77777777" w:rsidR="005E5D1A" w:rsidRDefault="00000000">
            <w:pPr>
              <w:pStyle w:val="TableParagraph"/>
              <w:spacing w:before="34" w:line="168" w:lineRule="exact"/>
              <w:ind w:left="22"/>
              <w:rPr>
                <w:sz w:val="16"/>
              </w:rPr>
            </w:pPr>
            <w:r>
              <w:rPr>
                <w:spacing w:val="-2"/>
                <w:sz w:val="16"/>
              </w:rPr>
              <w:t>0.432</w:t>
            </w:r>
          </w:p>
        </w:tc>
        <w:tc>
          <w:tcPr>
            <w:tcW w:w="517" w:type="dxa"/>
            <w:tcBorders>
              <w:top w:val="single" w:sz="4" w:space="0" w:color="000000"/>
            </w:tcBorders>
          </w:tcPr>
          <w:p w14:paraId="4038DA72" w14:textId="77777777" w:rsidR="005E5D1A" w:rsidRDefault="00000000">
            <w:pPr>
              <w:pStyle w:val="TableParagraph"/>
              <w:spacing w:before="34" w:line="168" w:lineRule="exact"/>
              <w:ind w:left="77" w:right="73"/>
              <w:rPr>
                <w:sz w:val="16"/>
              </w:rPr>
            </w:pPr>
            <w:r>
              <w:rPr>
                <w:spacing w:val="-4"/>
                <w:sz w:val="16"/>
              </w:rPr>
              <w:t>0.00</w:t>
            </w:r>
          </w:p>
        </w:tc>
      </w:tr>
      <w:tr w:rsidR="005E5D1A" w14:paraId="4038DA78" w14:textId="77777777">
        <w:trPr>
          <w:trHeight w:val="179"/>
        </w:trPr>
        <w:tc>
          <w:tcPr>
            <w:tcW w:w="2422" w:type="dxa"/>
          </w:tcPr>
          <w:p w14:paraId="4038DA74" w14:textId="77777777" w:rsidR="005E5D1A" w:rsidRDefault="00000000">
            <w:pPr>
              <w:pStyle w:val="TableParagraph"/>
              <w:ind w:right="0"/>
              <w:jc w:val="left"/>
              <w:rPr>
                <w:sz w:val="16"/>
              </w:rPr>
            </w:pPr>
            <w:r>
              <w:rPr>
                <w:sz w:val="16"/>
              </w:rPr>
              <w:t>Heart</w:t>
            </w:r>
            <w:r>
              <w:rPr>
                <w:spacing w:val="11"/>
                <w:sz w:val="16"/>
              </w:rPr>
              <w:t xml:space="preserve"> </w:t>
            </w:r>
            <w:r>
              <w:rPr>
                <w:sz w:val="16"/>
              </w:rPr>
              <w:t>rate</w:t>
            </w:r>
            <w:r>
              <w:rPr>
                <w:spacing w:val="11"/>
                <w:sz w:val="16"/>
              </w:rPr>
              <w:t xml:space="preserve"> </w:t>
            </w:r>
            <w:r>
              <w:rPr>
                <w:sz w:val="16"/>
              </w:rPr>
              <w:t>(median,</w:t>
            </w:r>
            <w:r>
              <w:rPr>
                <w:spacing w:val="11"/>
                <w:sz w:val="16"/>
              </w:rPr>
              <w:t xml:space="preserve"> </w:t>
            </w:r>
            <w:r>
              <w:rPr>
                <w:spacing w:val="-4"/>
                <w:sz w:val="16"/>
              </w:rPr>
              <w:t>bpm)</w:t>
            </w:r>
          </w:p>
        </w:tc>
        <w:tc>
          <w:tcPr>
            <w:tcW w:w="597" w:type="dxa"/>
          </w:tcPr>
          <w:p w14:paraId="4038DA75" w14:textId="77777777" w:rsidR="005E5D1A" w:rsidRDefault="00000000">
            <w:pPr>
              <w:pStyle w:val="TableParagraph"/>
              <w:ind w:left="20"/>
              <w:rPr>
                <w:sz w:val="16"/>
              </w:rPr>
            </w:pPr>
            <w:r>
              <w:rPr>
                <w:spacing w:val="-2"/>
                <w:sz w:val="16"/>
              </w:rPr>
              <w:t>2.800</w:t>
            </w:r>
          </w:p>
        </w:tc>
        <w:tc>
          <w:tcPr>
            <w:tcW w:w="597" w:type="dxa"/>
          </w:tcPr>
          <w:p w14:paraId="4038DA76" w14:textId="77777777" w:rsidR="005E5D1A" w:rsidRDefault="00000000">
            <w:pPr>
              <w:pStyle w:val="TableParagraph"/>
              <w:ind w:left="22"/>
              <w:rPr>
                <w:sz w:val="16"/>
              </w:rPr>
            </w:pPr>
            <w:r>
              <w:rPr>
                <w:spacing w:val="-2"/>
                <w:sz w:val="16"/>
              </w:rPr>
              <w:t>0.097</w:t>
            </w:r>
          </w:p>
        </w:tc>
        <w:tc>
          <w:tcPr>
            <w:tcW w:w="517" w:type="dxa"/>
          </w:tcPr>
          <w:p w14:paraId="4038DA77" w14:textId="77777777" w:rsidR="005E5D1A" w:rsidRDefault="00000000">
            <w:pPr>
              <w:pStyle w:val="TableParagraph"/>
              <w:ind w:left="77" w:right="73"/>
              <w:rPr>
                <w:sz w:val="16"/>
              </w:rPr>
            </w:pPr>
            <w:r>
              <w:rPr>
                <w:spacing w:val="-4"/>
                <w:sz w:val="16"/>
              </w:rPr>
              <w:t>0.02</w:t>
            </w:r>
          </w:p>
        </w:tc>
      </w:tr>
      <w:tr w:rsidR="005E5D1A" w14:paraId="4038DA7D" w14:textId="77777777">
        <w:trPr>
          <w:trHeight w:val="179"/>
        </w:trPr>
        <w:tc>
          <w:tcPr>
            <w:tcW w:w="2422" w:type="dxa"/>
          </w:tcPr>
          <w:p w14:paraId="4038DA79" w14:textId="77777777" w:rsidR="005E5D1A" w:rsidRDefault="00000000">
            <w:pPr>
              <w:pStyle w:val="TableParagraph"/>
              <w:ind w:right="0"/>
              <w:jc w:val="left"/>
              <w:rPr>
                <w:sz w:val="16"/>
              </w:rPr>
            </w:pPr>
            <w:r>
              <w:rPr>
                <w:sz w:val="16"/>
              </w:rPr>
              <w:t>EDA</w:t>
            </w:r>
            <w:r>
              <w:rPr>
                <w:spacing w:val="8"/>
                <w:sz w:val="16"/>
              </w:rPr>
              <w:t xml:space="preserve"> </w:t>
            </w:r>
            <w:r>
              <w:rPr>
                <w:sz w:val="16"/>
              </w:rPr>
              <w:t>tonic</w:t>
            </w:r>
            <w:r>
              <w:rPr>
                <w:spacing w:val="8"/>
                <w:sz w:val="16"/>
              </w:rPr>
              <w:t xml:space="preserve"> </w:t>
            </w:r>
            <w:r>
              <w:rPr>
                <w:sz w:val="16"/>
              </w:rPr>
              <w:t>level</w:t>
            </w:r>
            <w:r>
              <w:rPr>
                <w:spacing w:val="8"/>
                <w:sz w:val="16"/>
              </w:rPr>
              <w:t xml:space="preserve"> </w:t>
            </w:r>
            <w:r>
              <w:rPr>
                <w:sz w:val="16"/>
              </w:rPr>
              <w:t>(mean,</w:t>
            </w:r>
            <w:r>
              <w:rPr>
                <w:spacing w:val="8"/>
                <w:sz w:val="16"/>
              </w:rPr>
              <w:t xml:space="preserve"> </w:t>
            </w:r>
            <w:r>
              <w:rPr>
                <w:rFonts w:ascii="Bookman Old Style" w:hAnsi="Bookman Old Style"/>
                <w:i/>
                <w:spacing w:val="-5"/>
                <w:sz w:val="16"/>
              </w:rPr>
              <w:t>µ</w:t>
            </w:r>
            <w:r>
              <w:rPr>
                <w:spacing w:val="-5"/>
                <w:sz w:val="16"/>
              </w:rPr>
              <w:t>S)</w:t>
            </w:r>
          </w:p>
        </w:tc>
        <w:tc>
          <w:tcPr>
            <w:tcW w:w="597" w:type="dxa"/>
          </w:tcPr>
          <w:p w14:paraId="4038DA7A" w14:textId="77777777" w:rsidR="005E5D1A" w:rsidRDefault="00000000">
            <w:pPr>
              <w:pStyle w:val="TableParagraph"/>
              <w:ind w:left="20"/>
              <w:rPr>
                <w:sz w:val="16"/>
              </w:rPr>
            </w:pPr>
            <w:r>
              <w:rPr>
                <w:spacing w:val="-2"/>
                <w:sz w:val="16"/>
              </w:rPr>
              <w:t>0.100</w:t>
            </w:r>
          </w:p>
        </w:tc>
        <w:tc>
          <w:tcPr>
            <w:tcW w:w="597" w:type="dxa"/>
          </w:tcPr>
          <w:p w14:paraId="4038DA7B" w14:textId="77777777" w:rsidR="005E5D1A" w:rsidRDefault="00000000">
            <w:pPr>
              <w:pStyle w:val="TableParagraph"/>
              <w:ind w:left="22"/>
              <w:rPr>
                <w:sz w:val="16"/>
              </w:rPr>
            </w:pPr>
            <w:r>
              <w:rPr>
                <w:spacing w:val="-2"/>
                <w:sz w:val="16"/>
              </w:rPr>
              <w:t>0.758</w:t>
            </w:r>
          </w:p>
        </w:tc>
        <w:tc>
          <w:tcPr>
            <w:tcW w:w="517" w:type="dxa"/>
          </w:tcPr>
          <w:p w14:paraId="4038DA7C" w14:textId="77777777" w:rsidR="005E5D1A" w:rsidRDefault="00000000">
            <w:pPr>
              <w:pStyle w:val="TableParagraph"/>
              <w:ind w:left="77" w:right="72"/>
              <w:rPr>
                <w:sz w:val="16"/>
              </w:rPr>
            </w:pPr>
            <w:r>
              <w:rPr>
                <w:spacing w:val="-4"/>
                <w:sz w:val="16"/>
              </w:rPr>
              <w:t>0.00</w:t>
            </w:r>
          </w:p>
        </w:tc>
      </w:tr>
      <w:tr w:rsidR="005E5D1A" w14:paraId="4038DA82" w14:textId="77777777">
        <w:trPr>
          <w:trHeight w:val="179"/>
        </w:trPr>
        <w:tc>
          <w:tcPr>
            <w:tcW w:w="2422" w:type="dxa"/>
          </w:tcPr>
          <w:p w14:paraId="4038DA7E" w14:textId="77777777" w:rsidR="005E5D1A" w:rsidRDefault="00000000">
            <w:pPr>
              <w:pStyle w:val="TableParagraph"/>
              <w:ind w:right="0"/>
              <w:jc w:val="left"/>
              <w:rPr>
                <w:sz w:val="16"/>
              </w:rPr>
            </w:pPr>
            <w:r>
              <w:rPr>
                <w:sz w:val="16"/>
              </w:rPr>
              <w:t>EDA</w:t>
            </w:r>
            <w:r>
              <w:rPr>
                <w:spacing w:val="9"/>
                <w:sz w:val="16"/>
              </w:rPr>
              <w:t xml:space="preserve"> </w:t>
            </w:r>
            <w:r>
              <w:rPr>
                <w:sz w:val="16"/>
              </w:rPr>
              <w:t>peak</w:t>
            </w:r>
            <w:r>
              <w:rPr>
                <w:spacing w:val="10"/>
                <w:sz w:val="16"/>
              </w:rPr>
              <w:t xml:space="preserve"> </w:t>
            </w:r>
            <w:r>
              <w:rPr>
                <w:sz w:val="16"/>
              </w:rPr>
              <w:t>height</w:t>
            </w:r>
            <w:r>
              <w:rPr>
                <w:spacing w:val="9"/>
                <w:sz w:val="16"/>
              </w:rPr>
              <w:t xml:space="preserve"> </w:t>
            </w:r>
            <w:r>
              <w:rPr>
                <w:sz w:val="16"/>
              </w:rPr>
              <w:t>(mean,</w:t>
            </w:r>
            <w:r>
              <w:rPr>
                <w:spacing w:val="10"/>
                <w:sz w:val="16"/>
              </w:rPr>
              <w:t xml:space="preserve"> </w:t>
            </w:r>
            <w:r>
              <w:rPr>
                <w:rFonts w:ascii="Bookman Old Style" w:hAnsi="Bookman Old Style"/>
                <w:i/>
                <w:spacing w:val="-5"/>
                <w:sz w:val="16"/>
              </w:rPr>
              <w:t>µ</w:t>
            </w:r>
            <w:r>
              <w:rPr>
                <w:spacing w:val="-5"/>
                <w:sz w:val="16"/>
              </w:rPr>
              <w:t>S)</w:t>
            </w:r>
          </w:p>
        </w:tc>
        <w:tc>
          <w:tcPr>
            <w:tcW w:w="597" w:type="dxa"/>
          </w:tcPr>
          <w:p w14:paraId="4038DA7F" w14:textId="77777777" w:rsidR="005E5D1A" w:rsidRDefault="00000000">
            <w:pPr>
              <w:pStyle w:val="TableParagraph"/>
              <w:ind w:left="20"/>
              <w:rPr>
                <w:sz w:val="16"/>
              </w:rPr>
            </w:pPr>
            <w:r>
              <w:rPr>
                <w:spacing w:val="-2"/>
                <w:sz w:val="16"/>
              </w:rPr>
              <w:t>0.130</w:t>
            </w:r>
          </w:p>
        </w:tc>
        <w:tc>
          <w:tcPr>
            <w:tcW w:w="597" w:type="dxa"/>
          </w:tcPr>
          <w:p w14:paraId="4038DA80" w14:textId="77777777" w:rsidR="005E5D1A" w:rsidRDefault="00000000">
            <w:pPr>
              <w:pStyle w:val="TableParagraph"/>
              <w:ind w:left="22"/>
              <w:rPr>
                <w:sz w:val="16"/>
              </w:rPr>
            </w:pPr>
            <w:r>
              <w:rPr>
                <w:spacing w:val="-2"/>
                <w:sz w:val="16"/>
              </w:rPr>
              <w:t>0.723</w:t>
            </w:r>
          </w:p>
        </w:tc>
        <w:tc>
          <w:tcPr>
            <w:tcW w:w="517" w:type="dxa"/>
          </w:tcPr>
          <w:p w14:paraId="4038DA81" w14:textId="77777777" w:rsidR="005E5D1A" w:rsidRDefault="00000000">
            <w:pPr>
              <w:pStyle w:val="TableParagraph"/>
              <w:ind w:left="77" w:right="72"/>
              <w:rPr>
                <w:sz w:val="16"/>
              </w:rPr>
            </w:pPr>
            <w:r>
              <w:rPr>
                <w:spacing w:val="-4"/>
                <w:sz w:val="16"/>
              </w:rPr>
              <w:t>0.00</w:t>
            </w:r>
          </w:p>
        </w:tc>
      </w:tr>
      <w:tr w:rsidR="005E5D1A" w14:paraId="4038DA87" w14:textId="77777777">
        <w:trPr>
          <w:trHeight w:val="179"/>
        </w:trPr>
        <w:tc>
          <w:tcPr>
            <w:tcW w:w="2422" w:type="dxa"/>
          </w:tcPr>
          <w:p w14:paraId="4038DA83" w14:textId="77777777" w:rsidR="005E5D1A" w:rsidRDefault="00000000">
            <w:pPr>
              <w:pStyle w:val="TableParagraph"/>
              <w:ind w:right="0"/>
              <w:jc w:val="left"/>
              <w:rPr>
                <w:sz w:val="16"/>
              </w:rPr>
            </w:pPr>
            <w:r>
              <w:rPr>
                <w:sz w:val="16"/>
              </w:rPr>
              <w:t>Frontal</w:t>
            </w:r>
            <w:r>
              <w:rPr>
                <w:spacing w:val="7"/>
                <w:sz w:val="16"/>
              </w:rPr>
              <w:t xml:space="preserve"> </w:t>
            </w:r>
            <w:r>
              <w:rPr>
                <w:sz w:val="16"/>
              </w:rPr>
              <w:t>midline</w:t>
            </w:r>
            <w:r>
              <w:rPr>
                <w:spacing w:val="7"/>
                <w:sz w:val="16"/>
              </w:rPr>
              <w:t xml:space="preserve"> </w:t>
            </w:r>
            <w:r>
              <w:rPr>
                <w:rFonts w:ascii="Bookman Old Style" w:hAnsi="Bookman Old Style"/>
                <w:i/>
                <w:sz w:val="16"/>
              </w:rPr>
              <w:t>θ</w:t>
            </w:r>
            <w:r>
              <w:rPr>
                <w:rFonts w:ascii="Bookman Old Style" w:hAnsi="Bookman Old Style"/>
                <w:i/>
                <w:spacing w:val="3"/>
                <w:sz w:val="16"/>
              </w:rPr>
              <w:t xml:space="preserve"> </w:t>
            </w:r>
            <w:r>
              <w:rPr>
                <w:sz w:val="16"/>
              </w:rPr>
              <w:t>power</w:t>
            </w:r>
            <w:r>
              <w:rPr>
                <w:spacing w:val="7"/>
                <w:sz w:val="16"/>
              </w:rPr>
              <w:t xml:space="preserve"> </w:t>
            </w:r>
            <w:r>
              <w:rPr>
                <w:spacing w:val="-2"/>
                <w:sz w:val="16"/>
              </w:rPr>
              <w:t>(mean)</w:t>
            </w:r>
          </w:p>
        </w:tc>
        <w:tc>
          <w:tcPr>
            <w:tcW w:w="597" w:type="dxa"/>
          </w:tcPr>
          <w:p w14:paraId="4038DA84" w14:textId="77777777" w:rsidR="005E5D1A" w:rsidRDefault="00000000">
            <w:pPr>
              <w:pStyle w:val="TableParagraph"/>
              <w:ind w:left="20"/>
              <w:rPr>
                <w:sz w:val="16"/>
              </w:rPr>
            </w:pPr>
            <w:r>
              <w:rPr>
                <w:spacing w:val="-2"/>
                <w:sz w:val="16"/>
              </w:rPr>
              <w:t>1.070</w:t>
            </w:r>
          </w:p>
        </w:tc>
        <w:tc>
          <w:tcPr>
            <w:tcW w:w="597" w:type="dxa"/>
          </w:tcPr>
          <w:p w14:paraId="4038DA85" w14:textId="77777777" w:rsidR="005E5D1A" w:rsidRDefault="00000000">
            <w:pPr>
              <w:pStyle w:val="TableParagraph"/>
              <w:ind w:left="22"/>
              <w:rPr>
                <w:sz w:val="16"/>
              </w:rPr>
            </w:pPr>
            <w:r>
              <w:rPr>
                <w:spacing w:val="-2"/>
                <w:sz w:val="16"/>
              </w:rPr>
              <w:t>0.303</w:t>
            </w:r>
          </w:p>
        </w:tc>
        <w:tc>
          <w:tcPr>
            <w:tcW w:w="517" w:type="dxa"/>
          </w:tcPr>
          <w:p w14:paraId="4038DA86" w14:textId="77777777" w:rsidR="005E5D1A" w:rsidRDefault="00000000">
            <w:pPr>
              <w:pStyle w:val="TableParagraph"/>
              <w:ind w:left="77" w:right="73"/>
              <w:rPr>
                <w:sz w:val="16"/>
              </w:rPr>
            </w:pPr>
            <w:r>
              <w:rPr>
                <w:spacing w:val="-4"/>
                <w:sz w:val="16"/>
              </w:rPr>
              <w:t>0.01</w:t>
            </w:r>
          </w:p>
        </w:tc>
      </w:tr>
      <w:tr w:rsidR="005E5D1A" w14:paraId="4038DA8C" w14:textId="77777777">
        <w:trPr>
          <w:trHeight w:val="179"/>
        </w:trPr>
        <w:tc>
          <w:tcPr>
            <w:tcW w:w="2422" w:type="dxa"/>
          </w:tcPr>
          <w:p w14:paraId="4038DA88" w14:textId="77777777" w:rsidR="005E5D1A" w:rsidRDefault="00000000">
            <w:pPr>
              <w:pStyle w:val="TableParagraph"/>
              <w:ind w:right="0"/>
              <w:jc w:val="left"/>
              <w:rPr>
                <w:sz w:val="16"/>
              </w:rPr>
            </w:pPr>
            <w:r>
              <w:rPr>
                <w:sz w:val="16"/>
              </w:rPr>
              <w:t>Frontal</w:t>
            </w:r>
            <w:r>
              <w:rPr>
                <w:spacing w:val="10"/>
                <w:sz w:val="16"/>
              </w:rPr>
              <w:t xml:space="preserve"> </w:t>
            </w:r>
            <w:r>
              <w:rPr>
                <w:rFonts w:ascii="Bookman Old Style" w:hAnsi="Bookman Old Style"/>
                <w:i/>
                <w:sz w:val="16"/>
              </w:rPr>
              <w:t>β</w:t>
            </w:r>
            <w:r>
              <w:rPr>
                <w:rFonts w:ascii="Bookman Old Style" w:hAnsi="Bookman Old Style"/>
                <w:i/>
                <w:spacing w:val="9"/>
                <w:sz w:val="16"/>
              </w:rPr>
              <w:t xml:space="preserve"> </w:t>
            </w:r>
            <w:r>
              <w:rPr>
                <w:sz w:val="16"/>
              </w:rPr>
              <w:t>power</w:t>
            </w:r>
            <w:r>
              <w:rPr>
                <w:spacing w:val="10"/>
                <w:sz w:val="16"/>
              </w:rPr>
              <w:t xml:space="preserve"> </w:t>
            </w:r>
            <w:r>
              <w:rPr>
                <w:spacing w:val="-2"/>
                <w:sz w:val="16"/>
              </w:rPr>
              <w:t>(mean)</w:t>
            </w:r>
          </w:p>
        </w:tc>
        <w:tc>
          <w:tcPr>
            <w:tcW w:w="597" w:type="dxa"/>
          </w:tcPr>
          <w:p w14:paraId="4038DA89" w14:textId="77777777" w:rsidR="005E5D1A" w:rsidRDefault="00000000">
            <w:pPr>
              <w:pStyle w:val="TableParagraph"/>
              <w:ind w:left="20"/>
              <w:rPr>
                <w:sz w:val="16"/>
              </w:rPr>
            </w:pPr>
            <w:r>
              <w:rPr>
                <w:spacing w:val="-2"/>
                <w:sz w:val="16"/>
              </w:rPr>
              <w:t>1.540</w:t>
            </w:r>
          </w:p>
        </w:tc>
        <w:tc>
          <w:tcPr>
            <w:tcW w:w="597" w:type="dxa"/>
          </w:tcPr>
          <w:p w14:paraId="4038DA8A" w14:textId="77777777" w:rsidR="005E5D1A" w:rsidRDefault="00000000">
            <w:pPr>
              <w:pStyle w:val="TableParagraph"/>
              <w:ind w:left="22"/>
              <w:rPr>
                <w:sz w:val="16"/>
              </w:rPr>
            </w:pPr>
            <w:r>
              <w:rPr>
                <w:spacing w:val="-2"/>
                <w:sz w:val="16"/>
              </w:rPr>
              <w:t>0.217</w:t>
            </w:r>
          </w:p>
        </w:tc>
        <w:tc>
          <w:tcPr>
            <w:tcW w:w="517" w:type="dxa"/>
          </w:tcPr>
          <w:p w14:paraId="4038DA8B" w14:textId="77777777" w:rsidR="005E5D1A" w:rsidRDefault="00000000">
            <w:pPr>
              <w:pStyle w:val="TableParagraph"/>
              <w:ind w:left="77" w:right="72"/>
              <w:rPr>
                <w:sz w:val="16"/>
              </w:rPr>
            </w:pPr>
            <w:r>
              <w:rPr>
                <w:spacing w:val="-4"/>
                <w:sz w:val="16"/>
              </w:rPr>
              <w:t>0.01</w:t>
            </w:r>
          </w:p>
        </w:tc>
      </w:tr>
      <w:tr w:rsidR="005E5D1A" w14:paraId="4038DA91" w14:textId="77777777">
        <w:trPr>
          <w:trHeight w:val="179"/>
        </w:trPr>
        <w:tc>
          <w:tcPr>
            <w:tcW w:w="2422" w:type="dxa"/>
          </w:tcPr>
          <w:p w14:paraId="4038DA8D" w14:textId="77777777" w:rsidR="005E5D1A" w:rsidRDefault="00000000">
            <w:pPr>
              <w:pStyle w:val="TableParagraph"/>
              <w:ind w:right="0"/>
              <w:jc w:val="left"/>
              <w:rPr>
                <w:sz w:val="16"/>
              </w:rPr>
            </w:pPr>
            <w:r>
              <w:rPr>
                <w:sz w:val="16"/>
              </w:rPr>
              <w:t>Parietal</w:t>
            </w:r>
            <w:r>
              <w:rPr>
                <w:spacing w:val="11"/>
                <w:sz w:val="16"/>
              </w:rPr>
              <w:t xml:space="preserve"> </w:t>
            </w:r>
            <w:r>
              <w:rPr>
                <w:rFonts w:ascii="Bookman Old Style" w:hAnsi="Bookman Old Style"/>
                <w:i/>
                <w:sz w:val="16"/>
              </w:rPr>
              <w:t>α</w:t>
            </w:r>
            <w:r>
              <w:rPr>
                <w:rFonts w:ascii="Bookman Old Style" w:hAnsi="Bookman Old Style"/>
                <w:i/>
                <w:spacing w:val="4"/>
                <w:sz w:val="16"/>
              </w:rPr>
              <w:t xml:space="preserve"> </w:t>
            </w:r>
            <w:r>
              <w:rPr>
                <w:sz w:val="16"/>
              </w:rPr>
              <w:t>power</w:t>
            </w:r>
            <w:r>
              <w:rPr>
                <w:spacing w:val="12"/>
                <w:sz w:val="16"/>
              </w:rPr>
              <w:t xml:space="preserve"> </w:t>
            </w:r>
            <w:r>
              <w:rPr>
                <w:spacing w:val="-2"/>
                <w:sz w:val="16"/>
              </w:rPr>
              <w:t>(mean)</w:t>
            </w:r>
          </w:p>
        </w:tc>
        <w:tc>
          <w:tcPr>
            <w:tcW w:w="597" w:type="dxa"/>
          </w:tcPr>
          <w:p w14:paraId="4038DA8E" w14:textId="77777777" w:rsidR="005E5D1A" w:rsidRDefault="00000000">
            <w:pPr>
              <w:pStyle w:val="TableParagraph"/>
              <w:ind w:left="20"/>
              <w:rPr>
                <w:sz w:val="16"/>
              </w:rPr>
            </w:pPr>
            <w:r>
              <w:rPr>
                <w:spacing w:val="-2"/>
                <w:sz w:val="16"/>
              </w:rPr>
              <w:t>0.320</w:t>
            </w:r>
          </w:p>
        </w:tc>
        <w:tc>
          <w:tcPr>
            <w:tcW w:w="597" w:type="dxa"/>
          </w:tcPr>
          <w:p w14:paraId="4038DA8F" w14:textId="77777777" w:rsidR="005E5D1A" w:rsidRDefault="00000000">
            <w:pPr>
              <w:pStyle w:val="TableParagraph"/>
              <w:ind w:left="21"/>
              <w:rPr>
                <w:sz w:val="16"/>
              </w:rPr>
            </w:pPr>
            <w:r>
              <w:rPr>
                <w:spacing w:val="-2"/>
                <w:sz w:val="16"/>
              </w:rPr>
              <w:t>0.574</w:t>
            </w:r>
          </w:p>
        </w:tc>
        <w:tc>
          <w:tcPr>
            <w:tcW w:w="517" w:type="dxa"/>
          </w:tcPr>
          <w:p w14:paraId="4038DA90" w14:textId="77777777" w:rsidR="005E5D1A" w:rsidRDefault="00000000">
            <w:pPr>
              <w:pStyle w:val="TableParagraph"/>
              <w:ind w:left="77" w:right="73"/>
              <w:rPr>
                <w:sz w:val="16"/>
              </w:rPr>
            </w:pPr>
            <w:r>
              <w:rPr>
                <w:spacing w:val="-4"/>
                <w:sz w:val="16"/>
              </w:rPr>
              <w:t>0.00</w:t>
            </w:r>
          </w:p>
        </w:tc>
      </w:tr>
      <w:tr w:rsidR="005E5D1A" w14:paraId="4038DA96" w14:textId="77777777">
        <w:trPr>
          <w:trHeight w:val="176"/>
        </w:trPr>
        <w:tc>
          <w:tcPr>
            <w:tcW w:w="2422" w:type="dxa"/>
          </w:tcPr>
          <w:p w14:paraId="4038DA92" w14:textId="77777777" w:rsidR="005E5D1A" w:rsidRDefault="00000000">
            <w:pPr>
              <w:pStyle w:val="TableParagraph"/>
              <w:spacing w:line="156" w:lineRule="exact"/>
              <w:ind w:right="0"/>
              <w:jc w:val="left"/>
              <w:rPr>
                <w:sz w:val="16"/>
              </w:rPr>
            </w:pPr>
            <w:r>
              <w:rPr>
                <w:sz w:val="16"/>
              </w:rPr>
              <w:t>Pupil</w:t>
            </w:r>
            <w:r>
              <w:rPr>
                <w:spacing w:val="10"/>
                <w:sz w:val="16"/>
              </w:rPr>
              <w:t xml:space="preserve"> </w:t>
            </w:r>
            <w:r>
              <w:rPr>
                <w:sz w:val="16"/>
              </w:rPr>
              <w:t>dilation</w:t>
            </w:r>
            <w:r>
              <w:rPr>
                <w:spacing w:val="10"/>
                <w:sz w:val="16"/>
              </w:rPr>
              <w:t xml:space="preserve"> </w:t>
            </w:r>
            <w:r>
              <w:rPr>
                <w:sz w:val="16"/>
              </w:rPr>
              <w:t>(median,</w:t>
            </w:r>
            <w:r>
              <w:rPr>
                <w:spacing w:val="11"/>
                <w:sz w:val="16"/>
              </w:rPr>
              <w:t xml:space="preserve"> </w:t>
            </w:r>
            <w:r>
              <w:rPr>
                <w:spacing w:val="-5"/>
                <w:sz w:val="16"/>
              </w:rPr>
              <w:t>mm)</w:t>
            </w:r>
          </w:p>
        </w:tc>
        <w:tc>
          <w:tcPr>
            <w:tcW w:w="597" w:type="dxa"/>
          </w:tcPr>
          <w:p w14:paraId="4038DA93" w14:textId="77777777" w:rsidR="005E5D1A" w:rsidRDefault="00000000">
            <w:pPr>
              <w:pStyle w:val="TableParagraph"/>
              <w:spacing w:line="156" w:lineRule="exact"/>
              <w:ind w:left="20"/>
              <w:rPr>
                <w:sz w:val="16"/>
              </w:rPr>
            </w:pPr>
            <w:r>
              <w:rPr>
                <w:spacing w:val="-2"/>
                <w:sz w:val="16"/>
              </w:rPr>
              <w:t>0.250</w:t>
            </w:r>
          </w:p>
        </w:tc>
        <w:tc>
          <w:tcPr>
            <w:tcW w:w="597" w:type="dxa"/>
          </w:tcPr>
          <w:p w14:paraId="4038DA94" w14:textId="77777777" w:rsidR="005E5D1A" w:rsidRDefault="00000000">
            <w:pPr>
              <w:pStyle w:val="TableParagraph"/>
              <w:spacing w:line="156" w:lineRule="exact"/>
              <w:ind w:left="22"/>
              <w:rPr>
                <w:sz w:val="16"/>
              </w:rPr>
            </w:pPr>
            <w:r>
              <w:rPr>
                <w:spacing w:val="-2"/>
                <w:sz w:val="16"/>
              </w:rPr>
              <w:t>0.616</w:t>
            </w:r>
          </w:p>
        </w:tc>
        <w:tc>
          <w:tcPr>
            <w:tcW w:w="517" w:type="dxa"/>
          </w:tcPr>
          <w:p w14:paraId="4038DA95" w14:textId="77777777" w:rsidR="005E5D1A" w:rsidRDefault="00000000">
            <w:pPr>
              <w:pStyle w:val="TableParagraph"/>
              <w:spacing w:line="156" w:lineRule="exact"/>
              <w:ind w:left="77" w:right="73"/>
              <w:rPr>
                <w:sz w:val="16"/>
              </w:rPr>
            </w:pPr>
            <w:r>
              <w:rPr>
                <w:spacing w:val="-4"/>
                <w:sz w:val="16"/>
              </w:rPr>
              <w:t>0.00</w:t>
            </w:r>
          </w:p>
        </w:tc>
      </w:tr>
      <w:tr w:rsidR="005E5D1A" w14:paraId="4038DA9B" w14:textId="77777777">
        <w:trPr>
          <w:trHeight w:val="184"/>
        </w:trPr>
        <w:tc>
          <w:tcPr>
            <w:tcW w:w="2422" w:type="dxa"/>
          </w:tcPr>
          <w:p w14:paraId="4038DA97" w14:textId="77777777" w:rsidR="005E5D1A" w:rsidRDefault="00000000">
            <w:pPr>
              <w:pStyle w:val="TableParagraph"/>
              <w:spacing w:line="164" w:lineRule="exact"/>
              <w:ind w:right="0"/>
              <w:jc w:val="left"/>
              <w:rPr>
                <w:sz w:val="16"/>
              </w:rPr>
            </w:pPr>
            <w:r>
              <w:rPr>
                <w:sz w:val="16"/>
              </w:rPr>
              <w:t>Alpha/Beta</w:t>
            </w:r>
            <w:r>
              <w:rPr>
                <w:spacing w:val="9"/>
                <w:sz w:val="16"/>
              </w:rPr>
              <w:t xml:space="preserve"> </w:t>
            </w:r>
            <w:r>
              <w:rPr>
                <w:sz w:val="16"/>
              </w:rPr>
              <w:t>ratio</w:t>
            </w:r>
            <w:r>
              <w:rPr>
                <w:spacing w:val="10"/>
                <w:sz w:val="16"/>
              </w:rPr>
              <w:t xml:space="preserve"> </w:t>
            </w:r>
            <w:r>
              <w:rPr>
                <w:spacing w:val="-4"/>
                <w:sz w:val="16"/>
              </w:rPr>
              <w:t>(</w:t>
            </w:r>
            <w:r>
              <w:rPr>
                <w:rFonts w:ascii="Bookman Old Style" w:hAnsi="Bookman Old Style"/>
                <w:i/>
                <w:spacing w:val="-4"/>
                <w:sz w:val="16"/>
              </w:rPr>
              <w:t>α/β</w:t>
            </w:r>
            <w:r>
              <w:rPr>
                <w:spacing w:val="-4"/>
                <w:sz w:val="16"/>
              </w:rPr>
              <w:t>)</w:t>
            </w:r>
          </w:p>
        </w:tc>
        <w:tc>
          <w:tcPr>
            <w:tcW w:w="597" w:type="dxa"/>
          </w:tcPr>
          <w:p w14:paraId="4038DA98" w14:textId="77777777" w:rsidR="005E5D1A" w:rsidRDefault="00000000">
            <w:pPr>
              <w:pStyle w:val="TableParagraph"/>
              <w:spacing w:line="164" w:lineRule="exact"/>
              <w:ind w:left="20"/>
              <w:rPr>
                <w:sz w:val="16"/>
              </w:rPr>
            </w:pPr>
            <w:r>
              <w:rPr>
                <w:spacing w:val="-2"/>
                <w:sz w:val="16"/>
              </w:rPr>
              <w:t>10.27</w:t>
            </w:r>
          </w:p>
        </w:tc>
        <w:tc>
          <w:tcPr>
            <w:tcW w:w="597" w:type="dxa"/>
          </w:tcPr>
          <w:p w14:paraId="4038DA99" w14:textId="77777777" w:rsidR="005E5D1A" w:rsidRDefault="00000000">
            <w:pPr>
              <w:pStyle w:val="TableParagraph"/>
              <w:spacing w:line="164" w:lineRule="exact"/>
              <w:ind w:left="22"/>
              <w:rPr>
                <w:b/>
                <w:sz w:val="16"/>
              </w:rPr>
            </w:pPr>
            <w:r>
              <w:rPr>
                <w:b/>
                <w:spacing w:val="-4"/>
                <w:sz w:val="16"/>
              </w:rPr>
              <w:t>.002</w:t>
            </w:r>
          </w:p>
        </w:tc>
        <w:tc>
          <w:tcPr>
            <w:tcW w:w="517" w:type="dxa"/>
          </w:tcPr>
          <w:p w14:paraId="4038DA9A" w14:textId="77777777" w:rsidR="005E5D1A" w:rsidRDefault="00000000">
            <w:pPr>
              <w:pStyle w:val="TableParagraph"/>
              <w:spacing w:line="164" w:lineRule="exact"/>
              <w:ind w:left="77" w:right="73"/>
              <w:rPr>
                <w:sz w:val="16"/>
              </w:rPr>
            </w:pPr>
            <w:r>
              <w:rPr>
                <w:spacing w:val="-5"/>
                <w:sz w:val="16"/>
              </w:rPr>
              <w:t>.07</w:t>
            </w:r>
          </w:p>
        </w:tc>
      </w:tr>
      <w:tr w:rsidR="005E5D1A" w14:paraId="4038DAA0" w14:textId="77777777">
        <w:trPr>
          <w:trHeight w:val="182"/>
        </w:trPr>
        <w:tc>
          <w:tcPr>
            <w:tcW w:w="2422" w:type="dxa"/>
          </w:tcPr>
          <w:p w14:paraId="4038DA9C" w14:textId="77777777" w:rsidR="005E5D1A" w:rsidRDefault="00000000">
            <w:pPr>
              <w:pStyle w:val="TableParagraph"/>
              <w:spacing w:line="162" w:lineRule="exact"/>
              <w:ind w:right="0"/>
              <w:jc w:val="left"/>
              <w:rPr>
                <w:sz w:val="16"/>
              </w:rPr>
            </w:pPr>
            <w:r>
              <w:rPr>
                <w:sz w:val="16"/>
              </w:rPr>
              <w:t>Theta/Beta</w:t>
            </w:r>
            <w:r>
              <w:rPr>
                <w:spacing w:val="10"/>
                <w:sz w:val="16"/>
              </w:rPr>
              <w:t xml:space="preserve"> </w:t>
            </w:r>
            <w:r>
              <w:rPr>
                <w:sz w:val="16"/>
              </w:rPr>
              <w:t>ratio</w:t>
            </w:r>
            <w:r>
              <w:rPr>
                <w:spacing w:val="10"/>
                <w:sz w:val="16"/>
              </w:rPr>
              <w:t xml:space="preserve"> </w:t>
            </w:r>
            <w:r>
              <w:rPr>
                <w:spacing w:val="-4"/>
                <w:sz w:val="16"/>
              </w:rPr>
              <w:t>(</w:t>
            </w:r>
            <w:r>
              <w:rPr>
                <w:rFonts w:ascii="Bookman Old Style" w:hAnsi="Bookman Old Style"/>
                <w:i/>
                <w:spacing w:val="-4"/>
                <w:sz w:val="16"/>
              </w:rPr>
              <w:t>θ/β</w:t>
            </w:r>
            <w:r>
              <w:rPr>
                <w:spacing w:val="-4"/>
                <w:sz w:val="16"/>
              </w:rPr>
              <w:t>)</w:t>
            </w:r>
          </w:p>
        </w:tc>
        <w:tc>
          <w:tcPr>
            <w:tcW w:w="597" w:type="dxa"/>
          </w:tcPr>
          <w:p w14:paraId="4038DA9D" w14:textId="77777777" w:rsidR="005E5D1A" w:rsidRDefault="00000000">
            <w:pPr>
              <w:pStyle w:val="TableParagraph"/>
              <w:spacing w:line="162" w:lineRule="exact"/>
              <w:ind w:left="20"/>
              <w:rPr>
                <w:sz w:val="16"/>
              </w:rPr>
            </w:pPr>
            <w:r>
              <w:rPr>
                <w:spacing w:val="-2"/>
                <w:sz w:val="16"/>
              </w:rPr>
              <w:t>10.35</w:t>
            </w:r>
          </w:p>
        </w:tc>
        <w:tc>
          <w:tcPr>
            <w:tcW w:w="597" w:type="dxa"/>
          </w:tcPr>
          <w:p w14:paraId="4038DA9E" w14:textId="77777777" w:rsidR="005E5D1A" w:rsidRDefault="00000000">
            <w:pPr>
              <w:pStyle w:val="TableParagraph"/>
              <w:spacing w:line="162" w:lineRule="exact"/>
              <w:ind w:left="22"/>
              <w:rPr>
                <w:b/>
                <w:sz w:val="16"/>
              </w:rPr>
            </w:pPr>
            <w:r>
              <w:rPr>
                <w:b/>
                <w:spacing w:val="-4"/>
                <w:sz w:val="16"/>
              </w:rPr>
              <w:t>.002</w:t>
            </w:r>
          </w:p>
        </w:tc>
        <w:tc>
          <w:tcPr>
            <w:tcW w:w="517" w:type="dxa"/>
          </w:tcPr>
          <w:p w14:paraId="4038DA9F" w14:textId="77777777" w:rsidR="005E5D1A" w:rsidRDefault="00000000">
            <w:pPr>
              <w:pStyle w:val="TableParagraph"/>
              <w:spacing w:line="162" w:lineRule="exact"/>
              <w:ind w:left="77" w:right="73"/>
              <w:rPr>
                <w:sz w:val="16"/>
              </w:rPr>
            </w:pPr>
            <w:r>
              <w:rPr>
                <w:spacing w:val="-5"/>
                <w:sz w:val="16"/>
              </w:rPr>
              <w:t>.07</w:t>
            </w:r>
          </w:p>
        </w:tc>
      </w:tr>
      <w:tr w:rsidR="005E5D1A" w14:paraId="4038DAA5" w14:textId="77777777">
        <w:trPr>
          <w:trHeight w:val="223"/>
        </w:trPr>
        <w:tc>
          <w:tcPr>
            <w:tcW w:w="2422" w:type="dxa"/>
            <w:tcBorders>
              <w:bottom w:val="single" w:sz="8" w:space="0" w:color="000000"/>
            </w:tcBorders>
          </w:tcPr>
          <w:p w14:paraId="4038DAA1" w14:textId="77777777" w:rsidR="005E5D1A" w:rsidRDefault="00000000">
            <w:pPr>
              <w:pStyle w:val="TableParagraph"/>
              <w:spacing w:line="171" w:lineRule="exact"/>
              <w:ind w:right="0"/>
              <w:jc w:val="left"/>
              <w:rPr>
                <w:sz w:val="16"/>
              </w:rPr>
            </w:pPr>
            <w:r>
              <w:rPr>
                <w:sz w:val="16"/>
              </w:rPr>
              <w:t>Frontal</w:t>
            </w:r>
            <w:r>
              <w:rPr>
                <w:spacing w:val="9"/>
                <w:sz w:val="16"/>
              </w:rPr>
              <w:t xml:space="preserve"> </w:t>
            </w:r>
            <w:r>
              <w:rPr>
                <w:sz w:val="16"/>
              </w:rPr>
              <w:t>Alpha</w:t>
            </w:r>
            <w:r>
              <w:rPr>
                <w:spacing w:val="10"/>
                <w:sz w:val="16"/>
              </w:rPr>
              <w:t xml:space="preserve"> </w:t>
            </w:r>
            <w:r>
              <w:rPr>
                <w:sz w:val="16"/>
              </w:rPr>
              <w:t>Asymmetry</w:t>
            </w:r>
            <w:r>
              <w:rPr>
                <w:spacing w:val="9"/>
                <w:sz w:val="16"/>
              </w:rPr>
              <w:t xml:space="preserve"> </w:t>
            </w:r>
            <w:r>
              <w:rPr>
                <w:spacing w:val="-4"/>
                <w:sz w:val="16"/>
              </w:rPr>
              <w:t>(FAA)</w:t>
            </w:r>
          </w:p>
        </w:tc>
        <w:tc>
          <w:tcPr>
            <w:tcW w:w="597" w:type="dxa"/>
            <w:tcBorders>
              <w:bottom w:val="single" w:sz="8" w:space="0" w:color="000000"/>
            </w:tcBorders>
          </w:tcPr>
          <w:p w14:paraId="4038DAA2" w14:textId="77777777" w:rsidR="005E5D1A" w:rsidRDefault="00000000">
            <w:pPr>
              <w:pStyle w:val="TableParagraph"/>
              <w:spacing w:line="171" w:lineRule="exact"/>
              <w:ind w:left="20"/>
              <w:rPr>
                <w:sz w:val="16"/>
              </w:rPr>
            </w:pPr>
            <w:r>
              <w:rPr>
                <w:spacing w:val="-4"/>
                <w:sz w:val="16"/>
              </w:rPr>
              <w:t>0.52</w:t>
            </w:r>
          </w:p>
        </w:tc>
        <w:tc>
          <w:tcPr>
            <w:tcW w:w="597" w:type="dxa"/>
            <w:tcBorders>
              <w:bottom w:val="single" w:sz="8" w:space="0" w:color="000000"/>
            </w:tcBorders>
          </w:tcPr>
          <w:p w14:paraId="4038DAA3" w14:textId="77777777" w:rsidR="005E5D1A" w:rsidRDefault="00000000">
            <w:pPr>
              <w:pStyle w:val="TableParagraph"/>
              <w:spacing w:line="171" w:lineRule="exact"/>
              <w:ind w:left="22"/>
              <w:rPr>
                <w:sz w:val="16"/>
              </w:rPr>
            </w:pPr>
            <w:r>
              <w:rPr>
                <w:spacing w:val="-4"/>
                <w:sz w:val="16"/>
              </w:rPr>
              <w:t>.471</w:t>
            </w:r>
          </w:p>
        </w:tc>
        <w:tc>
          <w:tcPr>
            <w:tcW w:w="517" w:type="dxa"/>
            <w:tcBorders>
              <w:bottom w:val="single" w:sz="8" w:space="0" w:color="000000"/>
            </w:tcBorders>
          </w:tcPr>
          <w:p w14:paraId="4038DAA4" w14:textId="77777777" w:rsidR="005E5D1A" w:rsidRDefault="00000000">
            <w:pPr>
              <w:pStyle w:val="TableParagraph"/>
              <w:spacing w:line="171" w:lineRule="exact"/>
              <w:ind w:left="77" w:right="73"/>
              <w:rPr>
                <w:sz w:val="16"/>
              </w:rPr>
            </w:pPr>
            <w:r>
              <w:rPr>
                <w:spacing w:val="-5"/>
                <w:sz w:val="16"/>
              </w:rPr>
              <w:t>.00</w:t>
            </w:r>
          </w:p>
        </w:tc>
      </w:tr>
    </w:tbl>
    <w:p w14:paraId="4038DAA6" w14:textId="77777777" w:rsidR="005E5D1A" w:rsidRDefault="00000000">
      <w:pPr>
        <w:pStyle w:val="BodyText"/>
        <w:spacing w:before="176"/>
        <w:ind w:left="1" w:right="718"/>
        <w:jc w:val="center"/>
      </w:pPr>
      <w:r>
        <w:t>TABLE</w:t>
      </w:r>
      <w:r>
        <w:rPr>
          <w:spacing w:val="5"/>
        </w:rPr>
        <w:t xml:space="preserve"> </w:t>
      </w:r>
      <w:r>
        <w:t>IV:</w:t>
      </w:r>
      <w:r>
        <w:rPr>
          <w:spacing w:val="6"/>
        </w:rPr>
        <w:t xml:space="preserve"> </w:t>
      </w:r>
      <w:r>
        <w:t>ART-ANOVA</w:t>
      </w:r>
      <w:r>
        <w:rPr>
          <w:spacing w:val="5"/>
        </w:rPr>
        <w:t xml:space="preserve"> </w:t>
      </w:r>
      <w:r>
        <w:t>interaction</w:t>
      </w:r>
      <w:r>
        <w:rPr>
          <w:spacing w:val="6"/>
        </w:rPr>
        <w:t xml:space="preserve"> </w:t>
      </w:r>
      <w:r>
        <w:t>effects</w:t>
      </w:r>
      <w:r>
        <w:rPr>
          <w:spacing w:val="6"/>
        </w:rPr>
        <w:t xml:space="preserve"> </w:t>
      </w:r>
      <w:r>
        <w:t>(stress</w:t>
      </w:r>
      <w:r>
        <w:rPr>
          <w:spacing w:val="5"/>
        </w:rPr>
        <w:t xml:space="preserve"> </w:t>
      </w:r>
      <w:r>
        <w:t>×</w:t>
      </w:r>
      <w:r>
        <w:rPr>
          <w:spacing w:val="6"/>
        </w:rPr>
        <w:t xml:space="preserve"> </w:t>
      </w:r>
      <w:r>
        <w:t>MWL)</w:t>
      </w:r>
      <w:r>
        <w:rPr>
          <w:spacing w:val="6"/>
        </w:rPr>
        <w:t xml:space="preserve"> </w:t>
      </w:r>
      <w:r>
        <w:t>for</w:t>
      </w:r>
      <w:r>
        <w:rPr>
          <w:spacing w:val="5"/>
        </w:rPr>
        <w:t xml:space="preserve"> </w:t>
      </w:r>
      <w:r>
        <w:t>baseline-adjusted</w:t>
      </w:r>
      <w:r>
        <w:rPr>
          <w:spacing w:val="6"/>
        </w:rPr>
        <w:t xml:space="preserve"> </w:t>
      </w:r>
      <w:r>
        <w:t>physiological</w:t>
      </w:r>
      <w:r>
        <w:rPr>
          <w:spacing w:val="6"/>
        </w:rPr>
        <w:t xml:space="preserve"> </w:t>
      </w:r>
      <w:r>
        <w:t>and</w:t>
      </w:r>
      <w:r>
        <w:rPr>
          <w:spacing w:val="5"/>
        </w:rPr>
        <w:t xml:space="preserve"> </w:t>
      </w:r>
      <w:r>
        <w:t>EEG</w:t>
      </w:r>
      <w:r>
        <w:rPr>
          <w:spacing w:val="6"/>
        </w:rPr>
        <w:t xml:space="preserve"> </w:t>
      </w:r>
      <w:r>
        <w:rPr>
          <w:spacing w:val="-2"/>
        </w:rPr>
        <w:t>features.</w:t>
      </w:r>
    </w:p>
    <w:p w14:paraId="4038DAA7" w14:textId="77777777" w:rsidR="005E5D1A" w:rsidRDefault="005E5D1A">
      <w:pPr>
        <w:pStyle w:val="BodyText"/>
        <w:spacing w:before="6"/>
        <w:ind w:left="0"/>
        <w:jc w:val="left"/>
        <w:rPr>
          <w:sz w:val="13"/>
        </w:rPr>
      </w:pPr>
    </w:p>
    <w:tbl>
      <w:tblPr>
        <w:tblW w:w="0" w:type="auto"/>
        <w:tblInd w:w="3339" w:type="dxa"/>
        <w:tblLayout w:type="fixed"/>
        <w:tblCellMar>
          <w:left w:w="0" w:type="dxa"/>
          <w:right w:w="0" w:type="dxa"/>
        </w:tblCellMar>
        <w:tblLook w:val="01E0" w:firstRow="1" w:lastRow="1" w:firstColumn="1" w:lastColumn="1" w:noHBand="0" w:noVBand="0"/>
      </w:tblPr>
      <w:tblGrid>
        <w:gridCol w:w="2422"/>
        <w:gridCol w:w="597"/>
        <w:gridCol w:w="597"/>
        <w:gridCol w:w="517"/>
      </w:tblGrid>
      <w:tr w:rsidR="005E5D1A" w14:paraId="4038DAAD" w14:textId="77777777">
        <w:trPr>
          <w:trHeight w:val="288"/>
        </w:trPr>
        <w:tc>
          <w:tcPr>
            <w:tcW w:w="2422" w:type="dxa"/>
            <w:tcBorders>
              <w:top w:val="single" w:sz="8" w:space="0" w:color="000000"/>
              <w:bottom w:val="single" w:sz="4" w:space="0" w:color="000000"/>
            </w:tcBorders>
          </w:tcPr>
          <w:p w14:paraId="4038DAA8" w14:textId="77777777" w:rsidR="005E5D1A" w:rsidRDefault="00000000">
            <w:pPr>
              <w:pStyle w:val="TableParagraph"/>
              <w:spacing w:before="40" w:line="240" w:lineRule="auto"/>
              <w:ind w:right="0"/>
              <w:jc w:val="left"/>
              <w:rPr>
                <w:sz w:val="16"/>
              </w:rPr>
            </w:pPr>
            <w:r>
              <w:rPr>
                <w:spacing w:val="-2"/>
                <w:sz w:val="16"/>
              </w:rPr>
              <w:t>Feature</w:t>
            </w:r>
          </w:p>
        </w:tc>
        <w:tc>
          <w:tcPr>
            <w:tcW w:w="597" w:type="dxa"/>
            <w:tcBorders>
              <w:top w:val="single" w:sz="8" w:space="0" w:color="000000"/>
              <w:bottom w:val="single" w:sz="4" w:space="0" w:color="000000"/>
            </w:tcBorders>
          </w:tcPr>
          <w:p w14:paraId="4038DAA9" w14:textId="77777777" w:rsidR="005E5D1A" w:rsidRDefault="00000000">
            <w:pPr>
              <w:pStyle w:val="TableParagraph"/>
              <w:spacing w:before="39" w:line="240" w:lineRule="auto"/>
              <w:ind w:left="3" w:right="22"/>
              <w:rPr>
                <w:rFonts w:ascii="Bookman Old Style"/>
                <w:i/>
                <w:sz w:val="16"/>
              </w:rPr>
            </w:pPr>
            <w:r>
              <w:rPr>
                <w:rFonts w:ascii="Bookman Old Style"/>
                <w:i/>
                <w:spacing w:val="-10"/>
                <w:w w:val="105"/>
                <w:sz w:val="16"/>
              </w:rPr>
              <w:t>F</w:t>
            </w:r>
          </w:p>
        </w:tc>
        <w:tc>
          <w:tcPr>
            <w:tcW w:w="597" w:type="dxa"/>
            <w:tcBorders>
              <w:top w:val="single" w:sz="8" w:space="0" w:color="000000"/>
              <w:bottom w:val="single" w:sz="4" w:space="0" w:color="000000"/>
            </w:tcBorders>
          </w:tcPr>
          <w:p w14:paraId="4038DAAA" w14:textId="77777777" w:rsidR="005E5D1A" w:rsidRDefault="00000000">
            <w:pPr>
              <w:pStyle w:val="TableParagraph"/>
              <w:spacing w:before="39" w:line="240" w:lineRule="auto"/>
              <w:ind w:left="21"/>
              <w:rPr>
                <w:rFonts w:ascii="Bookman Old Style"/>
                <w:i/>
                <w:sz w:val="16"/>
              </w:rPr>
            </w:pPr>
            <w:r>
              <w:rPr>
                <w:rFonts w:ascii="Bookman Old Style"/>
                <w:i/>
                <w:spacing w:val="-10"/>
                <w:sz w:val="16"/>
              </w:rPr>
              <w:t>p</w:t>
            </w:r>
          </w:p>
        </w:tc>
        <w:tc>
          <w:tcPr>
            <w:tcW w:w="517" w:type="dxa"/>
            <w:tcBorders>
              <w:top w:val="single" w:sz="8" w:space="0" w:color="000000"/>
              <w:bottom w:val="single" w:sz="4" w:space="0" w:color="000000"/>
            </w:tcBorders>
          </w:tcPr>
          <w:p w14:paraId="4038DAAB" w14:textId="77777777" w:rsidR="005E5D1A" w:rsidRDefault="00000000">
            <w:pPr>
              <w:pStyle w:val="TableParagraph"/>
              <w:spacing w:before="20" w:line="149" w:lineRule="exact"/>
              <w:ind w:left="77" w:right="81"/>
              <w:rPr>
                <w:rFonts w:ascii="Bookman Old Style" w:hAnsi="Bookman Old Style"/>
                <w:sz w:val="12"/>
              </w:rPr>
            </w:pPr>
            <w:r>
              <w:rPr>
                <w:rFonts w:ascii="Bookman Old Style" w:hAnsi="Bookman Old Style"/>
                <w:i/>
                <w:spacing w:val="-5"/>
                <w:position w:val="-5"/>
                <w:sz w:val="16"/>
              </w:rPr>
              <w:t>η</w:t>
            </w:r>
            <w:r>
              <w:rPr>
                <w:rFonts w:ascii="Bookman Old Style" w:hAnsi="Bookman Old Style"/>
                <w:spacing w:val="-5"/>
                <w:sz w:val="12"/>
              </w:rPr>
              <w:t>2</w:t>
            </w:r>
          </w:p>
          <w:p w14:paraId="4038DAAC" w14:textId="77777777" w:rsidR="005E5D1A" w:rsidRDefault="00000000">
            <w:pPr>
              <w:pStyle w:val="TableParagraph"/>
              <w:spacing w:line="86" w:lineRule="exact"/>
              <w:ind w:left="81" w:right="4"/>
              <w:rPr>
                <w:rFonts w:ascii="Century Gothic"/>
                <w:i/>
                <w:sz w:val="12"/>
              </w:rPr>
            </w:pPr>
            <w:r>
              <w:rPr>
                <w:rFonts w:ascii="Century Gothic"/>
                <w:i/>
                <w:spacing w:val="-10"/>
                <w:sz w:val="12"/>
              </w:rPr>
              <w:t>p</w:t>
            </w:r>
          </w:p>
        </w:tc>
      </w:tr>
      <w:tr w:rsidR="005E5D1A" w14:paraId="4038DAB2" w14:textId="77777777">
        <w:trPr>
          <w:trHeight w:val="222"/>
        </w:trPr>
        <w:tc>
          <w:tcPr>
            <w:tcW w:w="2422" w:type="dxa"/>
            <w:tcBorders>
              <w:top w:val="single" w:sz="4" w:space="0" w:color="000000"/>
            </w:tcBorders>
          </w:tcPr>
          <w:p w14:paraId="4038DAAE" w14:textId="77777777" w:rsidR="005E5D1A" w:rsidRDefault="00000000">
            <w:pPr>
              <w:pStyle w:val="TableParagraph"/>
              <w:spacing w:before="34" w:line="168" w:lineRule="exact"/>
              <w:ind w:right="0"/>
              <w:jc w:val="left"/>
              <w:rPr>
                <w:sz w:val="16"/>
              </w:rPr>
            </w:pPr>
            <w:r>
              <w:rPr>
                <w:sz w:val="16"/>
              </w:rPr>
              <w:t>HRV</w:t>
            </w:r>
            <w:r>
              <w:rPr>
                <w:spacing w:val="4"/>
                <w:sz w:val="16"/>
              </w:rPr>
              <w:t xml:space="preserve"> </w:t>
            </w:r>
            <w:r>
              <w:rPr>
                <w:sz w:val="16"/>
              </w:rPr>
              <w:t>RMSSD</w:t>
            </w:r>
            <w:r>
              <w:rPr>
                <w:spacing w:val="4"/>
                <w:sz w:val="16"/>
              </w:rPr>
              <w:t xml:space="preserve"> </w:t>
            </w:r>
            <w:r>
              <w:rPr>
                <w:spacing w:val="-4"/>
                <w:sz w:val="16"/>
              </w:rPr>
              <w:t>(ms)</w:t>
            </w:r>
          </w:p>
        </w:tc>
        <w:tc>
          <w:tcPr>
            <w:tcW w:w="597" w:type="dxa"/>
            <w:tcBorders>
              <w:top w:val="single" w:sz="4" w:space="0" w:color="000000"/>
            </w:tcBorders>
          </w:tcPr>
          <w:p w14:paraId="4038DAAF" w14:textId="77777777" w:rsidR="005E5D1A" w:rsidRDefault="00000000">
            <w:pPr>
              <w:pStyle w:val="TableParagraph"/>
              <w:spacing w:before="34" w:line="168" w:lineRule="exact"/>
              <w:ind w:left="20"/>
              <w:rPr>
                <w:sz w:val="16"/>
              </w:rPr>
            </w:pPr>
            <w:r>
              <w:rPr>
                <w:spacing w:val="-2"/>
                <w:sz w:val="16"/>
              </w:rPr>
              <w:t>0.230</w:t>
            </w:r>
          </w:p>
        </w:tc>
        <w:tc>
          <w:tcPr>
            <w:tcW w:w="597" w:type="dxa"/>
            <w:tcBorders>
              <w:top w:val="single" w:sz="4" w:space="0" w:color="000000"/>
            </w:tcBorders>
          </w:tcPr>
          <w:p w14:paraId="4038DAB0" w14:textId="77777777" w:rsidR="005E5D1A" w:rsidRDefault="00000000">
            <w:pPr>
              <w:pStyle w:val="TableParagraph"/>
              <w:spacing w:before="34" w:line="168" w:lineRule="exact"/>
              <w:ind w:left="22"/>
              <w:rPr>
                <w:sz w:val="16"/>
              </w:rPr>
            </w:pPr>
            <w:r>
              <w:rPr>
                <w:spacing w:val="-2"/>
                <w:sz w:val="16"/>
              </w:rPr>
              <w:t>0.633</w:t>
            </w:r>
          </w:p>
        </w:tc>
        <w:tc>
          <w:tcPr>
            <w:tcW w:w="517" w:type="dxa"/>
            <w:tcBorders>
              <w:top w:val="single" w:sz="4" w:space="0" w:color="000000"/>
            </w:tcBorders>
          </w:tcPr>
          <w:p w14:paraId="4038DAB1" w14:textId="77777777" w:rsidR="005E5D1A" w:rsidRDefault="00000000">
            <w:pPr>
              <w:pStyle w:val="TableParagraph"/>
              <w:spacing w:before="34" w:line="168" w:lineRule="exact"/>
              <w:ind w:left="77" w:right="73"/>
              <w:rPr>
                <w:sz w:val="16"/>
              </w:rPr>
            </w:pPr>
            <w:r>
              <w:rPr>
                <w:spacing w:val="-4"/>
                <w:sz w:val="16"/>
              </w:rPr>
              <w:t>0.00</w:t>
            </w:r>
          </w:p>
        </w:tc>
      </w:tr>
      <w:tr w:rsidR="005E5D1A" w14:paraId="4038DAB7" w14:textId="77777777">
        <w:trPr>
          <w:trHeight w:val="179"/>
        </w:trPr>
        <w:tc>
          <w:tcPr>
            <w:tcW w:w="2422" w:type="dxa"/>
          </w:tcPr>
          <w:p w14:paraId="4038DAB3" w14:textId="77777777" w:rsidR="005E5D1A" w:rsidRDefault="00000000">
            <w:pPr>
              <w:pStyle w:val="TableParagraph"/>
              <w:ind w:right="0"/>
              <w:jc w:val="left"/>
              <w:rPr>
                <w:sz w:val="16"/>
              </w:rPr>
            </w:pPr>
            <w:r>
              <w:rPr>
                <w:sz w:val="16"/>
              </w:rPr>
              <w:t>Heart</w:t>
            </w:r>
            <w:r>
              <w:rPr>
                <w:spacing w:val="11"/>
                <w:sz w:val="16"/>
              </w:rPr>
              <w:t xml:space="preserve"> </w:t>
            </w:r>
            <w:r>
              <w:rPr>
                <w:sz w:val="16"/>
              </w:rPr>
              <w:t>rate</w:t>
            </w:r>
            <w:r>
              <w:rPr>
                <w:spacing w:val="11"/>
                <w:sz w:val="16"/>
              </w:rPr>
              <w:t xml:space="preserve"> </w:t>
            </w:r>
            <w:r>
              <w:rPr>
                <w:sz w:val="16"/>
              </w:rPr>
              <w:t>(median,</w:t>
            </w:r>
            <w:r>
              <w:rPr>
                <w:spacing w:val="11"/>
                <w:sz w:val="16"/>
              </w:rPr>
              <w:t xml:space="preserve"> </w:t>
            </w:r>
            <w:r>
              <w:rPr>
                <w:spacing w:val="-4"/>
                <w:sz w:val="16"/>
              </w:rPr>
              <w:t>bpm)</w:t>
            </w:r>
          </w:p>
        </w:tc>
        <w:tc>
          <w:tcPr>
            <w:tcW w:w="597" w:type="dxa"/>
          </w:tcPr>
          <w:p w14:paraId="4038DAB4" w14:textId="77777777" w:rsidR="005E5D1A" w:rsidRDefault="00000000">
            <w:pPr>
              <w:pStyle w:val="TableParagraph"/>
              <w:ind w:left="20"/>
              <w:rPr>
                <w:sz w:val="16"/>
              </w:rPr>
            </w:pPr>
            <w:r>
              <w:rPr>
                <w:spacing w:val="-2"/>
                <w:sz w:val="16"/>
              </w:rPr>
              <w:t>0.208</w:t>
            </w:r>
          </w:p>
        </w:tc>
        <w:tc>
          <w:tcPr>
            <w:tcW w:w="597" w:type="dxa"/>
          </w:tcPr>
          <w:p w14:paraId="4038DAB5" w14:textId="77777777" w:rsidR="005E5D1A" w:rsidRDefault="00000000">
            <w:pPr>
              <w:pStyle w:val="TableParagraph"/>
              <w:ind w:left="22"/>
              <w:rPr>
                <w:sz w:val="16"/>
              </w:rPr>
            </w:pPr>
            <w:r>
              <w:rPr>
                <w:spacing w:val="-2"/>
                <w:sz w:val="16"/>
              </w:rPr>
              <w:t>0.649</w:t>
            </w:r>
          </w:p>
        </w:tc>
        <w:tc>
          <w:tcPr>
            <w:tcW w:w="517" w:type="dxa"/>
          </w:tcPr>
          <w:p w14:paraId="4038DAB6" w14:textId="77777777" w:rsidR="005E5D1A" w:rsidRDefault="00000000">
            <w:pPr>
              <w:pStyle w:val="TableParagraph"/>
              <w:ind w:left="77" w:right="73"/>
              <w:rPr>
                <w:sz w:val="16"/>
              </w:rPr>
            </w:pPr>
            <w:r>
              <w:rPr>
                <w:spacing w:val="-4"/>
                <w:sz w:val="16"/>
              </w:rPr>
              <w:t>0.00</w:t>
            </w:r>
          </w:p>
        </w:tc>
      </w:tr>
      <w:tr w:rsidR="005E5D1A" w14:paraId="4038DABC" w14:textId="77777777">
        <w:trPr>
          <w:trHeight w:val="179"/>
        </w:trPr>
        <w:tc>
          <w:tcPr>
            <w:tcW w:w="2422" w:type="dxa"/>
          </w:tcPr>
          <w:p w14:paraId="4038DAB8" w14:textId="77777777" w:rsidR="005E5D1A" w:rsidRDefault="00000000">
            <w:pPr>
              <w:pStyle w:val="TableParagraph"/>
              <w:ind w:right="0"/>
              <w:jc w:val="left"/>
              <w:rPr>
                <w:sz w:val="16"/>
              </w:rPr>
            </w:pPr>
            <w:r>
              <w:rPr>
                <w:sz w:val="16"/>
              </w:rPr>
              <w:t>EDA</w:t>
            </w:r>
            <w:r>
              <w:rPr>
                <w:spacing w:val="8"/>
                <w:sz w:val="16"/>
              </w:rPr>
              <w:t xml:space="preserve"> </w:t>
            </w:r>
            <w:r>
              <w:rPr>
                <w:sz w:val="16"/>
              </w:rPr>
              <w:t>tonic</w:t>
            </w:r>
            <w:r>
              <w:rPr>
                <w:spacing w:val="8"/>
                <w:sz w:val="16"/>
              </w:rPr>
              <w:t xml:space="preserve"> </w:t>
            </w:r>
            <w:r>
              <w:rPr>
                <w:sz w:val="16"/>
              </w:rPr>
              <w:t>level</w:t>
            </w:r>
            <w:r>
              <w:rPr>
                <w:spacing w:val="8"/>
                <w:sz w:val="16"/>
              </w:rPr>
              <w:t xml:space="preserve"> </w:t>
            </w:r>
            <w:r>
              <w:rPr>
                <w:sz w:val="16"/>
              </w:rPr>
              <w:t>(mean,</w:t>
            </w:r>
            <w:r>
              <w:rPr>
                <w:spacing w:val="8"/>
                <w:sz w:val="16"/>
              </w:rPr>
              <w:t xml:space="preserve"> </w:t>
            </w:r>
            <w:r>
              <w:rPr>
                <w:rFonts w:ascii="Bookman Old Style" w:hAnsi="Bookman Old Style"/>
                <w:i/>
                <w:spacing w:val="-5"/>
                <w:sz w:val="16"/>
              </w:rPr>
              <w:t>µ</w:t>
            </w:r>
            <w:r>
              <w:rPr>
                <w:spacing w:val="-5"/>
                <w:sz w:val="16"/>
              </w:rPr>
              <w:t>S)</w:t>
            </w:r>
          </w:p>
        </w:tc>
        <w:tc>
          <w:tcPr>
            <w:tcW w:w="597" w:type="dxa"/>
          </w:tcPr>
          <w:p w14:paraId="4038DAB9" w14:textId="77777777" w:rsidR="005E5D1A" w:rsidRDefault="00000000">
            <w:pPr>
              <w:pStyle w:val="TableParagraph"/>
              <w:ind w:left="20"/>
              <w:rPr>
                <w:sz w:val="16"/>
              </w:rPr>
            </w:pPr>
            <w:r>
              <w:rPr>
                <w:spacing w:val="-2"/>
                <w:sz w:val="16"/>
              </w:rPr>
              <w:t>1.358</w:t>
            </w:r>
          </w:p>
        </w:tc>
        <w:tc>
          <w:tcPr>
            <w:tcW w:w="597" w:type="dxa"/>
          </w:tcPr>
          <w:p w14:paraId="4038DABA" w14:textId="77777777" w:rsidR="005E5D1A" w:rsidRDefault="00000000">
            <w:pPr>
              <w:pStyle w:val="TableParagraph"/>
              <w:ind w:left="22"/>
              <w:rPr>
                <w:sz w:val="16"/>
              </w:rPr>
            </w:pPr>
            <w:r>
              <w:rPr>
                <w:spacing w:val="-2"/>
                <w:sz w:val="16"/>
              </w:rPr>
              <w:t>0.246</w:t>
            </w:r>
          </w:p>
        </w:tc>
        <w:tc>
          <w:tcPr>
            <w:tcW w:w="517" w:type="dxa"/>
          </w:tcPr>
          <w:p w14:paraId="4038DABB" w14:textId="77777777" w:rsidR="005E5D1A" w:rsidRDefault="00000000">
            <w:pPr>
              <w:pStyle w:val="TableParagraph"/>
              <w:ind w:left="77" w:right="72"/>
              <w:rPr>
                <w:sz w:val="16"/>
              </w:rPr>
            </w:pPr>
            <w:r>
              <w:rPr>
                <w:spacing w:val="-4"/>
                <w:sz w:val="16"/>
              </w:rPr>
              <w:t>0.01</w:t>
            </w:r>
          </w:p>
        </w:tc>
      </w:tr>
      <w:tr w:rsidR="005E5D1A" w14:paraId="4038DAC1" w14:textId="77777777">
        <w:trPr>
          <w:trHeight w:val="179"/>
        </w:trPr>
        <w:tc>
          <w:tcPr>
            <w:tcW w:w="2422" w:type="dxa"/>
          </w:tcPr>
          <w:p w14:paraId="4038DABD" w14:textId="77777777" w:rsidR="005E5D1A" w:rsidRDefault="00000000">
            <w:pPr>
              <w:pStyle w:val="TableParagraph"/>
              <w:ind w:right="0"/>
              <w:jc w:val="left"/>
              <w:rPr>
                <w:sz w:val="16"/>
              </w:rPr>
            </w:pPr>
            <w:r>
              <w:rPr>
                <w:sz w:val="16"/>
              </w:rPr>
              <w:t>EDA</w:t>
            </w:r>
            <w:r>
              <w:rPr>
                <w:spacing w:val="9"/>
                <w:sz w:val="16"/>
              </w:rPr>
              <w:t xml:space="preserve"> </w:t>
            </w:r>
            <w:r>
              <w:rPr>
                <w:sz w:val="16"/>
              </w:rPr>
              <w:t>peak</w:t>
            </w:r>
            <w:r>
              <w:rPr>
                <w:spacing w:val="10"/>
                <w:sz w:val="16"/>
              </w:rPr>
              <w:t xml:space="preserve"> </w:t>
            </w:r>
            <w:r>
              <w:rPr>
                <w:sz w:val="16"/>
              </w:rPr>
              <w:t>height</w:t>
            </w:r>
            <w:r>
              <w:rPr>
                <w:spacing w:val="9"/>
                <w:sz w:val="16"/>
              </w:rPr>
              <w:t xml:space="preserve"> </w:t>
            </w:r>
            <w:r>
              <w:rPr>
                <w:sz w:val="16"/>
              </w:rPr>
              <w:t>(mean,</w:t>
            </w:r>
            <w:r>
              <w:rPr>
                <w:spacing w:val="10"/>
                <w:sz w:val="16"/>
              </w:rPr>
              <w:t xml:space="preserve"> </w:t>
            </w:r>
            <w:r>
              <w:rPr>
                <w:rFonts w:ascii="Bookman Old Style" w:hAnsi="Bookman Old Style"/>
                <w:i/>
                <w:spacing w:val="-5"/>
                <w:sz w:val="16"/>
              </w:rPr>
              <w:t>µ</w:t>
            </w:r>
            <w:r>
              <w:rPr>
                <w:spacing w:val="-5"/>
                <w:sz w:val="16"/>
              </w:rPr>
              <w:t>S)</w:t>
            </w:r>
          </w:p>
        </w:tc>
        <w:tc>
          <w:tcPr>
            <w:tcW w:w="597" w:type="dxa"/>
          </w:tcPr>
          <w:p w14:paraId="4038DABE" w14:textId="77777777" w:rsidR="005E5D1A" w:rsidRDefault="00000000">
            <w:pPr>
              <w:pStyle w:val="TableParagraph"/>
              <w:ind w:left="20"/>
              <w:rPr>
                <w:sz w:val="16"/>
              </w:rPr>
            </w:pPr>
            <w:r>
              <w:rPr>
                <w:spacing w:val="-2"/>
                <w:sz w:val="16"/>
              </w:rPr>
              <w:t>0.190</w:t>
            </w:r>
          </w:p>
        </w:tc>
        <w:tc>
          <w:tcPr>
            <w:tcW w:w="597" w:type="dxa"/>
          </w:tcPr>
          <w:p w14:paraId="4038DABF" w14:textId="77777777" w:rsidR="005E5D1A" w:rsidRDefault="00000000">
            <w:pPr>
              <w:pStyle w:val="TableParagraph"/>
              <w:ind w:left="22"/>
              <w:rPr>
                <w:sz w:val="16"/>
              </w:rPr>
            </w:pPr>
            <w:r>
              <w:rPr>
                <w:spacing w:val="-2"/>
                <w:sz w:val="16"/>
              </w:rPr>
              <w:t>0.667</w:t>
            </w:r>
          </w:p>
        </w:tc>
        <w:tc>
          <w:tcPr>
            <w:tcW w:w="517" w:type="dxa"/>
          </w:tcPr>
          <w:p w14:paraId="4038DAC0" w14:textId="77777777" w:rsidR="005E5D1A" w:rsidRDefault="00000000">
            <w:pPr>
              <w:pStyle w:val="TableParagraph"/>
              <w:ind w:left="77" w:right="72"/>
              <w:rPr>
                <w:sz w:val="16"/>
              </w:rPr>
            </w:pPr>
            <w:r>
              <w:rPr>
                <w:spacing w:val="-4"/>
                <w:sz w:val="16"/>
              </w:rPr>
              <w:t>0.00</w:t>
            </w:r>
          </w:p>
        </w:tc>
      </w:tr>
      <w:tr w:rsidR="005E5D1A" w14:paraId="4038DAC6" w14:textId="77777777">
        <w:trPr>
          <w:trHeight w:val="179"/>
        </w:trPr>
        <w:tc>
          <w:tcPr>
            <w:tcW w:w="2422" w:type="dxa"/>
          </w:tcPr>
          <w:p w14:paraId="4038DAC2" w14:textId="77777777" w:rsidR="005E5D1A" w:rsidRDefault="00000000">
            <w:pPr>
              <w:pStyle w:val="TableParagraph"/>
              <w:ind w:right="0"/>
              <w:jc w:val="left"/>
              <w:rPr>
                <w:sz w:val="16"/>
              </w:rPr>
            </w:pPr>
            <w:r>
              <w:rPr>
                <w:sz w:val="16"/>
              </w:rPr>
              <w:t>Alpha/Beta</w:t>
            </w:r>
            <w:r>
              <w:rPr>
                <w:spacing w:val="9"/>
                <w:sz w:val="16"/>
              </w:rPr>
              <w:t xml:space="preserve"> </w:t>
            </w:r>
            <w:r>
              <w:rPr>
                <w:sz w:val="16"/>
              </w:rPr>
              <w:t>ratio</w:t>
            </w:r>
            <w:r>
              <w:rPr>
                <w:spacing w:val="10"/>
                <w:sz w:val="16"/>
              </w:rPr>
              <w:t xml:space="preserve"> </w:t>
            </w:r>
            <w:r>
              <w:rPr>
                <w:spacing w:val="-4"/>
                <w:sz w:val="16"/>
              </w:rPr>
              <w:t>(</w:t>
            </w:r>
            <w:r>
              <w:rPr>
                <w:rFonts w:ascii="Bookman Old Style" w:hAnsi="Bookman Old Style"/>
                <w:i/>
                <w:spacing w:val="-4"/>
                <w:sz w:val="16"/>
              </w:rPr>
              <w:t>α/β</w:t>
            </w:r>
            <w:r>
              <w:rPr>
                <w:spacing w:val="-4"/>
                <w:sz w:val="16"/>
              </w:rPr>
              <w:t>)</w:t>
            </w:r>
          </w:p>
        </w:tc>
        <w:tc>
          <w:tcPr>
            <w:tcW w:w="597" w:type="dxa"/>
          </w:tcPr>
          <w:p w14:paraId="4038DAC3" w14:textId="77777777" w:rsidR="005E5D1A" w:rsidRDefault="00000000">
            <w:pPr>
              <w:pStyle w:val="TableParagraph"/>
              <w:ind w:left="20"/>
              <w:rPr>
                <w:sz w:val="16"/>
              </w:rPr>
            </w:pPr>
            <w:r>
              <w:rPr>
                <w:spacing w:val="-4"/>
                <w:sz w:val="16"/>
              </w:rPr>
              <w:t>1.00</w:t>
            </w:r>
          </w:p>
        </w:tc>
        <w:tc>
          <w:tcPr>
            <w:tcW w:w="597" w:type="dxa"/>
          </w:tcPr>
          <w:p w14:paraId="4038DAC4" w14:textId="77777777" w:rsidR="005E5D1A" w:rsidRDefault="00000000">
            <w:pPr>
              <w:pStyle w:val="TableParagraph"/>
              <w:ind w:left="22"/>
              <w:rPr>
                <w:sz w:val="16"/>
              </w:rPr>
            </w:pPr>
            <w:r>
              <w:rPr>
                <w:spacing w:val="-4"/>
                <w:sz w:val="16"/>
              </w:rPr>
              <w:t>.320</w:t>
            </w:r>
          </w:p>
        </w:tc>
        <w:tc>
          <w:tcPr>
            <w:tcW w:w="517" w:type="dxa"/>
          </w:tcPr>
          <w:p w14:paraId="4038DAC5" w14:textId="77777777" w:rsidR="005E5D1A" w:rsidRDefault="00000000">
            <w:pPr>
              <w:pStyle w:val="TableParagraph"/>
              <w:ind w:left="77" w:right="73"/>
              <w:rPr>
                <w:sz w:val="16"/>
              </w:rPr>
            </w:pPr>
            <w:r>
              <w:rPr>
                <w:spacing w:val="-5"/>
                <w:sz w:val="16"/>
              </w:rPr>
              <w:t>.01</w:t>
            </w:r>
          </w:p>
        </w:tc>
      </w:tr>
      <w:tr w:rsidR="005E5D1A" w14:paraId="4038DACB" w14:textId="77777777">
        <w:trPr>
          <w:trHeight w:val="179"/>
        </w:trPr>
        <w:tc>
          <w:tcPr>
            <w:tcW w:w="2422" w:type="dxa"/>
          </w:tcPr>
          <w:p w14:paraId="4038DAC7" w14:textId="77777777" w:rsidR="005E5D1A" w:rsidRDefault="00000000">
            <w:pPr>
              <w:pStyle w:val="TableParagraph"/>
              <w:ind w:right="0"/>
              <w:jc w:val="left"/>
              <w:rPr>
                <w:sz w:val="16"/>
              </w:rPr>
            </w:pPr>
            <w:r>
              <w:rPr>
                <w:sz w:val="16"/>
              </w:rPr>
              <w:t>Theta/Beta</w:t>
            </w:r>
            <w:r>
              <w:rPr>
                <w:spacing w:val="10"/>
                <w:sz w:val="16"/>
              </w:rPr>
              <w:t xml:space="preserve"> </w:t>
            </w:r>
            <w:r>
              <w:rPr>
                <w:sz w:val="16"/>
              </w:rPr>
              <w:t>ratio</w:t>
            </w:r>
            <w:r>
              <w:rPr>
                <w:spacing w:val="10"/>
                <w:sz w:val="16"/>
              </w:rPr>
              <w:t xml:space="preserve"> </w:t>
            </w:r>
            <w:r>
              <w:rPr>
                <w:spacing w:val="-4"/>
                <w:sz w:val="16"/>
              </w:rPr>
              <w:t>(</w:t>
            </w:r>
            <w:r>
              <w:rPr>
                <w:rFonts w:ascii="Bookman Old Style" w:hAnsi="Bookman Old Style"/>
                <w:i/>
                <w:spacing w:val="-4"/>
                <w:sz w:val="16"/>
              </w:rPr>
              <w:t>θ/β</w:t>
            </w:r>
            <w:r>
              <w:rPr>
                <w:spacing w:val="-4"/>
                <w:sz w:val="16"/>
              </w:rPr>
              <w:t>)</w:t>
            </w:r>
          </w:p>
        </w:tc>
        <w:tc>
          <w:tcPr>
            <w:tcW w:w="597" w:type="dxa"/>
          </w:tcPr>
          <w:p w14:paraId="4038DAC8" w14:textId="77777777" w:rsidR="005E5D1A" w:rsidRDefault="00000000">
            <w:pPr>
              <w:pStyle w:val="TableParagraph"/>
              <w:ind w:left="20"/>
              <w:rPr>
                <w:sz w:val="16"/>
              </w:rPr>
            </w:pPr>
            <w:r>
              <w:rPr>
                <w:spacing w:val="-4"/>
                <w:sz w:val="16"/>
              </w:rPr>
              <w:t>0.36</w:t>
            </w:r>
          </w:p>
        </w:tc>
        <w:tc>
          <w:tcPr>
            <w:tcW w:w="597" w:type="dxa"/>
          </w:tcPr>
          <w:p w14:paraId="4038DAC9" w14:textId="77777777" w:rsidR="005E5D1A" w:rsidRDefault="00000000">
            <w:pPr>
              <w:pStyle w:val="TableParagraph"/>
              <w:ind w:left="22"/>
              <w:rPr>
                <w:sz w:val="16"/>
              </w:rPr>
            </w:pPr>
            <w:r>
              <w:rPr>
                <w:spacing w:val="-4"/>
                <w:sz w:val="16"/>
              </w:rPr>
              <w:t>.550</w:t>
            </w:r>
          </w:p>
        </w:tc>
        <w:tc>
          <w:tcPr>
            <w:tcW w:w="517" w:type="dxa"/>
          </w:tcPr>
          <w:p w14:paraId="4038DACA" w14:textId="77777777" w:rsidR="005E5D1A" w:rsidRDefault="00000000">
            <w:pPr>
              <w:pStyle w:val="TableParagraph"/>
              <w:ind w:left="77" w:right="73"/>
              <w:rPr>
                <w:sz w:val="16"/>
              </w:rPr>
            </w:pPr>
            <w:r>
              <w:rPr>
                <w:spacing w:val="-5"/>
                <w:sz w:val="16"/>
              </w:rPr>
              <w:t>.00</w:t>
            </w:r>
          </w:p>
        </w:tc>
      </w:tr>
      <w:tr w:rsidR="005E5D1A" w14:paraId="4038DAD0" w14:textId="77777777">
        <w:trPr>
          <w:trHeight w:val="179"/>
        </w:trPr>
        <w:tc>
          <w:tcPr>
            <w:tcW w:w="2422" w:type="dxa"/>
          </w:tcPr>
          <w:p w14:paraId="4038DACC" w14:textId="77777777" w:rsidR="005E5D1A" w:rsidRDefault="00000000">
            <w:pPr>
              <w:pStyle w:val="TableParagraph"/>
              <w:ind w:right="0"/>
              <w:jc w:val="left"/>
              <w:rPr>
                <w:sz w:val="16"/>
              </w:rPr>
            </w:pPr>
            <w:r>
              <w:rPr>
                <w:sz w:val="16"/>
              </w:rPr>
              <w:t>Frontal</w:t>
            </w:r>
            <w:r>
              <w:rPr>
                <w:spacing w:val="9"/>
                <w:sz w:val="16"/>
              </w:rPr>
              <w:t xml:space="preserve"> </w:t>
            </w:r>
            <w:r>
              <w:rPr>
                <w:sz w:val="16"/>
              </w:rPr>
              <w:t>Alpha</w:t>
            </w:r>
            <w:r>
              <w:rPr>
                <w:spacing w:val="10"/>
                <w:sz w:val="16"/>
              </w:rPr>
              <w:t xml:space="preserve"> </w:t>
            </w:r>
            <w:r>
              <w:rPr>
                <w:sz w:val="16"/>
              </w:rPr>
              <w:t>Asymmetry</w:t>
            </w:r>
            <w:r>
              <w:rPr>
                <w:spacing w:val="9"/>
                <w:sz w:val="16"/>
              </w:rPr>
              <w:t xml:space="preserve"> </w:t>
            </w:r>
            <w:r>
              <w:rPr>
                <w:spacing w:val="-4"/>
                <w:sz w:val="16"/>
              </w:rPr>
              <w:t>(FAA)</w:t>
            </w:r>
          </w:p>
        </w:tc>
        <w:tc>
          <w:tcPr>
            <w:tcW w:w="597" w:type="dxa"/>
          </w:tcPr>
          <w:p w14:paraId="4038DACD" w14:textId="77777777" w:rsidR="005E5D1A" w:rsidRDefault="00000000">
            <w:pPr>
              <w:pStyle w:val="TableParagraph"/>
              <w:ind w:left="20"/>
              <w:rPr>
                <w:sz w:val="16"/>
              </w:rPr>
            </w:pPr>
            <w:r>
              <w:rPr>
                <w:spacing w:val="-4"/>
                <w:sz w:val="16"/>
              </w:rPr>
              <w:t>0.15</w:t>
            </w:r>
          </w:p>
        </w:tc>
        <w:tc>
          <w:tcPr>
            <w:tcW w:w="597" w:type="dxa"/>
          </w:tcPr>
          <w:p w14:paraId="4038DACE" w14:textId="77777777" w:rsidR="005E5D1A" w:rsidRDefault="00000000">
            <w:pPr>
              <w:pStyle w:val="TableParagraph"/>
              <w:ind w:left="22"/>
              <w:rPr>
                <w:sz w:val="16"/>
              </w:rPr>
            </w:pPr>
            <w:r>
              <w:rPr>
                <w:spacing w:val="-4"/>
                <w:sz w:val="16"/>
              </w:rPr>
              <w:t>.695</w:t>
            </w:r>
          </w:p>
        </w:tc>
        <w:tc>
          <w:tcPr>
            <w:tcW w:w="517" w:type="dxa"/>
          </w:tcPr>
          <w:p w14:paraId="4038DACF" w14:textId="77777777" w:rsidR="005E5D1A" w:rsidRDefault="00000000">
            <w:pPr>
              <w:pStyle w:val="TableParagraph"/>
              <w:ind w:left="77" w:right="73"/>
              <w:rPr>
                <w:sz w:val="16"/>
              </w:rPr>
            </w:pPr>
            <w:r>
              <w:rPr>
                <w:spacing w:val="-5"/>
                <w:sz w:val="16"/>
              </w:rPr>
              <w:t>.00</w:t>
            </w:r>
          </w:p>
        </w:tc>
      </w:tr>
      <w:tr w:rsidR="005E5D1A" w14:paraId="4038DAD5" w14:textId="77777777">
        <w:trPr>
          <w:trHeight w:val="179"/>
        </w:trPr>
        <w:tc>
          <w:tcPr>
            <w:tcW w:w="2422" w:type="dxa"/>
          </w:tcPr>
          <w:p w14:paraId="4038DAD1" w14:textId="77777777" w:rsidR="005E5D1A" w:rsidRDefault="00000000">
            <w:pPr>
              <w:pStyle w:val="TableParagraph"/>
              <w:ind w:right="0"/>
              <w:jc w:val="left"/>
              <w:rPr>
                <w:sz w:val="16"/>
              </w:rPr>
            </w:pPr>
            <w:r>
              <w:rPr>
                <w:sz w:val="16"/>
              </w:rPr>
              <w:t>midline</w:t>
            </w:r>
            <w:r>
              <w:rPr>
                <w:spacing w:val="5"/>
                <w:sz w:val="16"/>
              </w:rPr>
              <w:t xml:space="preserve"> </w:t>
            </w:r>
            <w:r>
              <w:rPr>
                <w:rFonts w:ascii="Bookman Old Style" w:hAnsi="Bookman Old Style"/>
                <w:i/>
                <w:sz w:val="16"/>
              </w:rPr>
              <w:t>θ</w:t>
            </w:r>
            <w:r>
              <w:rPr>
                <w:rFonts w:ascii="Bookman Old Style" w:hAnsi="Bookman Old Style"/>
                <w:i/>
                <w:spacing w:val="3"/>
                <w:sz w:val="16"/>
              </w:rPr>
              <w:t xml:space="preserve"> </w:t>
            </w:r>
            <w:r>
              <w:rPr>
                <w:sz w:val="16"/>
              </w:rPr>
              <w:t>power</w:t>
            </w:r>
            <w:r>
              <w:rPr>
                <w:spacing w:val="6"/>
                <w:sz w:val="16"/>
              </w:rPr>
              <w:t xml:space="preserve"> </w:t>
            </w:r>
            <w:r>
              <w:rPr>
                <w:spacing w:val="-2"/>
                <w:sz w:val="16"/>
              </w:rPr>
              <w:t>(mean)</w:t>
            </w:r>
          </w:p>
        </w:tc>
        <w:tc>
          <w:tcPr>
            <w:tcW w:w="597" w:type="dxa"/>
          </w:tcPr>
          <w:p w14:paraId="4038DAD2" w14:textId="77777777" w:rsidR="005E5D1A" w:rsidRDefault="00000000">
            <w:pPr>
              <w:pStyle w:val="TableParagraph"/>
              <w:ind w:left="20"/>
              <w:rPr>
                <w:sz w:val="16"/>
              </w:rPr>
            </w:pPr>
            <w:r>
              <w:rPr>
                <w:spacing w:val="-2"/>
                <w:sz w:val="16"/>
              </w:rPr>
              <w:t>0.417</w:t>
            </w:r>
          </w:p>
        </w:tc>
        <w:tc>
          <w:tcPr>
            <w:tcW w:w="597" w:type="dxa"/>
          </w:tcPr>
          <w:p w14:paraId="4038DAD3" w14:textId="77777777" w:rsidR="005E5D1A" w:rsidRDefault="00000000">
            <w:pPr>
              <w:pStyle w:val="TableParagraph"/>
              <w:ind w:left="22"/>
              <w:rPr>
                <w:sz w:val="16"/>
              </w:rPr>
            </w:pPr>
            <w:r>
              <w:rPr>
                <w:spacing w:val="-2"/>
                <w:sz w:val="16"/>
              </w:rPr>
              <w:t>0.519</w:t>
            </w:r>
          </w:p>
        </w:tc>
        <w:tc>
          <w:tcPr>
            <w:tcW w:w="517" w:type="dxa"/>
          </w:tcPr>
          <w:p w14:paraId="4038DAD4" w14:textId="77777777" w:rsidR="005E5D1A" w:rsidRDefault="00000000">
            <w:pPr>
              <w:pStyle w:val="TableParagraph"/>
              <w:ind w:left="77" w:right="73"/>
              <w:rPr>
                <w:sz w:val="16"/>
              </w:rPr>
            </w:pPr>
            <w:r>
              <w:rPr>
                <w:spacing w:val="-4"/>
                <w:sz w:val="16"/>
              </w:rPr>
              <w:t>0.00</w:t>
            </w:r>
          </w:p>
        </w:tc>
      </w:tr>
      <w:tr w:rsidR="005E5D1A" w14:paraId="4038DADA" w14:textId="77777777">
        <w:trPr>
          <w:trHeight w:val="179"/>
        </w:trPr>
        <w:tc>
          <w:tcPr>
            <w:tcW w:w="2422" w:type="dxa"/>
          </w:tcPr>
          <w:p w14:paraId="4038DAD6" w14:textId="77777777" w:rsidR="005E5D1A" w:rsidRDefault="00000000">
            <w:pPr>
              <w:pStyle w:val="TableParagraph"/>
              <w:ind w:right="0"/>
              <w:jc w:val="left"/>
              <w:rPr>
                <w:sz w:val="16"/>
              </w:rPr>
            </w:pPr>
            <w:r>
              <w:rPr>
                <w:sz w:val="16"/>
              </w:rPr>
              <w:t>Frontal</w:t>
            </w:r>
            <w:r>
              <w:rPr>
                <w:spacing w:val="10"/>
                <w:sz w:val="16"/>
              </w:rPr>
              <w:t xml:space="preserve"> </w:t>
            </w:r>
            <w:r>
              <w:rPr>
                <w:rFonts w:ascii="Bookman Old Style" w:hAnsi="Bookman Old Style"/>
                <w:i/>
                <w:sz w:val="16"/>
              </w:rPr>
              <w:t>β</w:t>
            </w:r>
            <w:r>
              <w:rPr>
                <w:rFonts w:ascii="Bookman Old Style" w:hAnsi="Bookman Old Style"/>
                <w:i/>
                <w:spacing w:val="9"/>
                <w:sz w:val="16"/>
              </w:rPr>
              <w:t xml:space="preserve"> </w:t>
            </w:r>
            <w:r>
              <w:rPr>
                <w:sz w:val="16"/>
              </w:rPr>
              <w:t>power</w:t>
            </w:r>
            <w:r>
              <w:rPr>
                <w:spacing w:val="10"/>
                <w:sz w:val="16"/>
              </w:rPr>
              <w:t xml:space="preserve"> </w:t>
            </w:r>
            <w:r>
              <w:rPr>
                <w:spacing w:val="-2"/>
                <w:sz w:val="16"/>
              </w:rPr>
              <w:t>(mean)</w:t>
            </w:r>
          </w:p>
        </w:tc>
        <w:tc>
          <w:tcPr>
            <w:tcW w:w="597" w:type="dxa"/>
          </w:tcPr>
          <w:p w14:paraId="4038DAD7" w14:textId="77777777" w:rsidR="005E5D1A" w:rsidRDefault="00000000">
            <w:pPr>
              <w:pStyle w:val="TableParagraph"/>
              <w:ind w:left="20"/>
              <w:rPr>
                <w:sz w:val="16"/>
              </w:rPr>
            </w:pPr>
            <w:r>
              <w:rPr>
                <w:spacing w:val="-2"/>
                <w:sz w:val="16"/>
              </w:rPr>
              <w:t>0.001</w:t>
            </w:r>
          </w:p>
        </w:tc>
        <w:tc>
          <w:tcPr>
            <w:tcW w:w="597" w:type="dxa"/>
          </w:tcPr>
          <w:p w14:paraId="4038DAD8" w14:textId="77777777" w:rsidR="005E5D1A" w:rsidRDefault="00000000">
            <w:pPr>
              <w:pStyle w:val="TableParagraph"/>
              <w:ind w:left="22"/>
              <w:rPr>
                <w:sz w:val="16"/>
              </w:rPr>
            </w:pPr>
            <w:r>
              <w:rPr>
                <w:spacing w:val="-2"/>
                <w:sz w:val="16"/>
              </w:rPr>
              <w:t>0.973</w:t>
            </w:r>
          </w:p>
        </w:tc>
        <w:tc>
          <w:tcPr>
            <w:tcW w:w="517" w:type="dxa"/>
          </w:tcPr>
          <w:p w14:paraId="4038DAD9" w14:textId="77777777" w:rsidR="005E5D1A" w:rsidRDefault="00000000">
            <w:pPr>
              <w:pStyle w:val="TableParagraph"/>
              <w:ind w:left="77" w:right="72"/>
              <w:rPr>
                <w:sz w:val="16"/>
              </w:rPr>
            </w:pPr>
            <w:r>
              <w:rPr>
                <w:spacing w:val="-4"/>
                <w:sz w:val="16"/>
              </w:rPr>
              <w:t>0.00</w:t>
            </w:r>
          </w:p>
        </w:tc>
      </w:tr>
      <w:tr w:rsidR="005E5D1A" w14:paraId="4038DADF" w14:textId="77777777">
        <w:trPr>
          <w:trHeight w:val="179"/>
        </w:trPr>
        <w:tc>
          <w:tcPr>
            <w:tcW w:w="2422" w:type="dxa"/>
          </w:tcPr>
          <w:p w14:paraId="4038DADB" w14:textId="77777777" w:rsidR="005E5D1A" w:rsidRDefault="00000000">
            <w:pPr>
              <w:pStyle w:val="TableParagraph"/>
              <w:ind w:right="0"/>
              <w:jc w:val="left"/>
              <w:rPr>
                <w:sz w:val="16"/>
              </w:rPr>
            </w:pPr>
            <w:r>
              <w:rPr>
                <w:sz w:val="16"/>
              </w:rPr>
              <w:t>Parietal</w:t>
            </w:r>
            <w:r>
              <w:rPr>
                <w:spacing w:val="11"/>
                <w:sz w:val="16"/>
              </w:rPr>
              <w:t xml:space="preserve"> </w:t>
            </w:r>
            <w:r>
              <w:rPr>
                <w:rFonts w:ascii="Bookman Old Style" w:hAnsi="Bookman Old Style"/>
                <w:i/>
                <w:sz w:val="16"/>
              </w:rPr>
              <w:t>α</w:t>
            </w:r>
            <w:r>
              <w:rPr>
                <w:rFonts w:ascii="Bookman Old Style" w:hAnsi="Bookman Old Style"/>
                <w:i/>
                <w:spacing w:val="4"/>
                <w:sz w:val="16"/>
              </w:rPr>
              <w:t xml:space="preserve"> </w:t>
            </w:r>
            <w:r>
              <w:rPr>
                <w:sz w:val="16"/>
              </w:rPr>
              <w:t>power</w:t>
            </w:r>
            <w:r>
              <w:rPr>
                <w:spacing w:val="12"/>
                <w:sz w:val="16"/>
              </w:rPr>
              <w:t xml:space="preserve"> </w:t>
            </w:r>
            <w:r>
              <w:rPr>
                <w:spacing w:val="-2"/>
                <w:sz w:val="16"/>
              </w:rPr>
              <w:t>(mean)</w:t>
            </w:r>
          </w:p>
        </w:tc>
        <w:tc>
          <w:tcPr>
            <w:tcW w:w="597" w:type="dxa"/>
          </w:tcPr>
          <w:p w14:paraId="4038DADC" w14:textId="77777777" w:rsidR="005E5D1A" w:rsidRDefault="00000000">
            <w:pPr>
              <w:pStyle w:val="TableParagraph"/>
              <w:ind w:left="20"/>
              <w:rPr>
                <w:sz w:val="16"/>
              </w:rPr>
            </w:pPr>
            <w:r>
              <w:rPr>
                <w:spacing w:val="-2"/>
                <w:sz w:val="16"/>
              </w:rPr>
              <w:t>1.881</w:t>
            </w:r>
          </w:p>
        </w:tc>
        <w:tc>
          <w:tcPr>
            <w:tcW w:w="597" w:type="dxa"/>
          </w:tcPr>
          <w:p w14:paraId="4038DADD" w14:textId="77777777" w:rsidR="005E5D1A" w:rsidRDefault="00000000">
            <w:pPr>
              <w:pStyle w:val="TableParagraph"/>
              <w:ind w:left="21"/>
              <w:rPr>
                <w:sz w:val="16"/>
              </w:rPr>
            </w:pPr>
            <w:r>
              <w:rPr>
                <w:spacing w:val="-2"/>
                <w:sz w:val="16"/>
              </w:rPr>
              <w:t>0.173</w:t>
            </w:r>
          </w:p>
        </w:tc>
        <w:tc>
          <w:tcPr>
            <w:tcW w:w="517" w:type="dxa"/>
          </w:tcPr>
          <w:p w14:paraId="4038DADE" w14:textId="77777777" w:rsidR="005E5D1A" w:rsidRDefault="00000000">
            <w:pPr>
              <w:pStyle w:val="TableParagraph"/>
              <w:ind w:left="77" w:right="73"/>
              <w:rPr>
                <w:sz w:val="16"/>
              </w:rPr>
            </w:pPr>
            <w:r>
              <w:rPr>
                <w:spacing w:val="-4"/>
                <w:sz w:val="16"/>
              </w:rPr>
              <w:t>0.01</w:t>
            </w:r>
          </w:p>
        </w:tc>
      </w:tr>
      <w:tr w:rsidR="005E5D1A" w14:paraId="4038DAE4" w14:textId="77777777">
        <w:trPr>
          <w:trHeight w:val="228"/>
        </w:trPr>
        <w:tc>
          <w:tcPr>
            <w:tcW w:w="2422" w:type="dxa"/>
            <w:tcBorders>
              <w:bottom w:val="single" w:sz="8" w:space="0" w:color="000000"/>
            </w:tcBorders>
          </w:tcPr>
          <w:p w14:paraId="4038DAE0" w14:textId="77777777" w:rsidR="005E5D1A" w:rsidRDefault="00000000">
            <w:pPr>
              <w:pStyle w:val="TableParagraph"/>
              <w:spacing w:line="176" w:lineRule="exact"/>
              <w:ind w:right="0"/>
              <w:jc w:val="left"/>
              <w:rPr>
                <w:sz w:val="16"/>
              </w:rPr>
            </w:pPr>
            <w:r>
              <w:rPr>
                <w:sz w:val="16"/>
              </w:rPr>
              <w:t>Pupil</w:t>
            </w:r>
            <w:r>
              <w:rPr>
                <w:spacing w:val="10"/>
                <w:sz w:val="16"/>
              </w:rPr>
              <w:t xml:space="preserve"> </w:t>
            </w:r>
            <w:r>
              <w:rPr>
                <w:sz w:val="16"/>
              </w:rPr>
              <w:t>dilation</w:t>
            </w:r>
            <w:r>
              <w:rPr>
                <w:spacing w:val="10"/>
                <w:sz w:val="16"/>
              </w:rPr>
              <w:t xml:space="preserve"> </w:t>
            </w:r>
            <w:r>
              <w:rPr>
                <w:sz w:val="16"/>
              </w:rPr>
              <w:t>(median,</w:t>
            </w:r>
            <w:r>
              <w:rPr>
                <w:spacing w:val="11"/>
                <w:sz w:val="16"/>
              </w:rPr>
              <w:t xml:space="preserve"> </w:t>
            </w:r>
            <w:r>
              <w:rPr>
                <w:spacing w:val="-5"/>
                <w:sz w:val="16"/>
              </w:rPr>
              <w:t>mm)</w:t>
            </w:r>
          </w:p>
        </w:tc>
        <w:tc>
          <w:tcPr>
            <w:tcW w:w="597" w:type="dxa"/>
            <w:tcBorders>
              <w:bottom w:val="single" w:sz="8" w:space="0" w:color="000000"/>
            </w:tcBorders>
          </w:tcPr>
          <w:p w14:paraId="4038DAE1" w14:textId="77777777" w:rsidR="005E5D1A" w:rsidRDefault="00000000">
            <w:pPr>
              <w:pStyle w:val="TableParagraph"/>
              <w:spacing w:line="176" w:lineRule="exact"/>
              <w:ind w:left="20"/>
              <w:rPr>
                <w:sz w:val="16"/>
              </w:rPr>
            </w:pPr>
            <w:r>
              <w:rPr>
                <w:spacing w:val="-2"/>
                <w:sz w:val="16"/>
              </w:rPr>
              <w:t>0.092</w:t>
            </w:r>
          </w:p>
        </w:tc>
        <w:tc>
          <w:tcPr>
            <w:tcW w:w="597" w:type="dxa"/>
            <w:tcBorders>
              <w:bottom w:val="single" w:sz="8" w:space="0" w:color="000000"/>
            </w:tcBorders>
          </w:tcPr>
          <w:p w14:paraId="4038DAE2" w14:textId="77777777" w:rsidR="005E5D1A" w:rsidRDefault="00000000">
            <w:pPr>
              <w:pStyle w:val="TableParagraph"/>
              <w:spacing w:line="176" w:lineRule="exact"/>
              <w:ind w:left="22"/>
              <w:rPr>
                <w:sz w:val="16"/>
              </w:rPr>
            </w:pPr>
            <w:r>
              <w:rPr>
                <w:spacing w:val="-2"/>
                <w:sz w:val="16"/>
              </w:rPr>
              <w:t>0.762</w:t>
            </w:r>
          </w:p>
        </w:tc>
        <w:tc>
          <w:tcPr>
            <w:tcW w:w="517" w:type="dxa"/>
            <w:tcBorders>
              <w:bottom w:val="single" w:sz="8" w:space="0" w:color="000000"/>
            </w:tcBorders>
          </w:tcPr>
          <w:p w14:paraId="4038DAE3" w14:textId="77777777" w:rsidR="005E5D1A" w:rsidRDefault="00000000">
            <w:pPr>
              <w:pStyle w:val="TableParagraph"/>
              <w:spacing w:line="176" w:lineRule="exact"/>
              <w:ind w:left="77" w:right="73"/>
              <w:rPr>
                <w:sz w:val="16"/>
              </w:rPr>
            </w:pPr>
            <w:r>
              <w:rPr>
                <w:spacing w:val="-4"/>
                <w:sz w:val="16"/>
              </w:rPr>
              <w:t>0.00</w:t>
            </w:r>
          </w:p>
        </w:tc>
      </w:tr>
    </w:tbl>
    <w:p w14:paraId="4038DAE5" w14:textId="77777777" w:rsidR="005E5D1A" w:rsidRDefault="005E5D1A">
      <w:pPr>
        <w:pStyle w:val="BodyText"/>
        <w:spacing w:before="87"/>
        <w:ind w:left="0"/>
        <w:jc w:val="left"/>
      </w:pPr>
    </w:p>
    <w:p w14:paraId="4038DAE6" w14:textId="77777777" w:rsidR="005E5D1A" w:rsidRDefault="005E5D1A">
      <w:pPr>
        <w:pStyle w:val="BodyText"/>
        <w:jc w:val="left"/>
        <w:sectPr w:rsidR="005E5D1A">
          <w:pgSz w:w="12240" w:h="15840"/>
          <w:pgMar w:top="940" w:right="0" w:bottom="280" w:left="720" w:header="495" w:footer="0" w:gutter="0"/>
          <w:cols w:space="720"/>
        </w:sectPr>
      </w:pPr>
    </w:p>
    <w:p w14:paraId="4038DAE7" w14:textId="77777777" w:rsidR="005E5D1A" w:rsidRDefault="00000000">
      <w:pPr>
        <w:pStyle w:val="ListParagraph"/>
        <w:numPr>
          <w:ilvl w:val="0"/>
          <w:numId w:val="3"/>
        </w:numPr>
        <w:tabs>
          <w:tab w:val="left" w:pos="551"/>
        </w:tabs>
        <w:spacing w:before="98"/>
        <w:ind w:left="551" w:hanging="292"/>
        <w:jc w:val="both"/>
        <w:rPr>
          <w:i/>
          <w:sz w:val="20"/>
        </w:rPr>
      </w:pPr>
      <w:r>
        <w:rPr>
          <w:i/>
          <w:spacing w:val="-2"/>
          <w:sz w:val="20"/>
        </w:rPr>
        <w:t>Correlations</w:t>
      </w:r>
    </w:p>
    <w:p w14:paraId="4038DAE8" w14:textId="77777777" w:rsidR="005E5D1A" w:rsidRDefault="00000000">
      <w:pPr>
        <w:pStyle w:val="BodyText"/>
        <w:spacing w:before="102" w:line="249" w:lineRule="auto"/>
        <w:ind w:firstLine="199"/>
      </w:pPr>
      <w:r>
        <w:t>Repeated-measures correlations were computed separately within each level of stress and workload to assess whether associations between subjective states and physiological or EEG features varied across conditions.</w:t>
      </w:r>
    </w:p>
    <w:p w14:paraId="4038DAE9" w14:textId="77777777" w:rsidR="005E5D1A" w:rsidRDefault="00000000">
      <w:pPr>
        <w:pStyle w:val="BodyText"/>
        <w:spacing w:before="9" w:line="242" w:lineRule="auto"/>
        <w:ind w:firstLine="199"/>
      </w:pPr>
      <w:r>
        <w:t>After modality-family FDR correction (grouping features</w:t>
      </w:r>
      <w:r>
        <w:rPr>
          <w:spacing w:val="40"/>
        </w:rPr>
        <w:t xml:space="preserve"> </w:t>
      </w:r>
      <w:r>
        <w:t>by</w:t>
      </w:r>
      <w:r>
        <w:rPr>
          <w:spacing w:val="-7"/>
        </w:rPr>
        <w:t xml:space="preserve"> </w:t>
      </w:r>
      <w:r>
        <w:t>EEG</w:t>
      </w:r>
      <w:r>
        <w:rPr>
          <w:spacing w:val="-7"/>
        </w:rPr>
        <w:t xml:space="preserve"> </w:t>
      </w:r>
      <w:r>
        <w:t>vs.</w:t>
      </w:r>
      <w:r>
        <w:rPr>
          <w:spacing w:val="-7"/>
        </w:rPr>
        <w:t xml:space="preserve"> </w:t>
      </w:r>
      <w:r>
        <w:t>physiological</w:t>
      </w:r>
      <w:r>
        <w:rPr>
          <w:spacing w:val="-7"/>
        </w:rPr>
        <w:t xml:space="preserve"> </w:t>
      </w:r>
      <w:r>
        <w:t>modality),</w:t>
      </w:r>
      <w:r>
        <w:rPr>
          <w:spacing w:val="-7"/>
        </w:rPr>
        <w:t xml:space="preserve"> </w:t>
      </w:r>
      <w:r>
        <w:t>stress</w:t>
      </w:r>
      <w:r>
        <w:rPr>
          <w:spacing w:val="-7"/>
        </w:rPr>
        <w:t xml:space="preserve"> </w:t>
      </w:r>
      <w:r>
        <w:t>correlations</w:t>
      </w:r>
      <w:r>
        <w:rPr>
          <w:spacing w:val="-7"/>
        </w:rPr>
        <w:t xml:space="preserve"> </w:t>
      </w:r>
      <w:r>
        <w:t>in</w:t>
      </w:r>
      <w:r>
        <w:rPr>
          <w:spacing w:val="-7"/>
        </w:rPr>
        <w:t xml:space="preserve"> </w:t>
      </w:r>
      <w:r>
        <w:t xml:space="preserve">low-workload contexts were positive for heart rate (median; </w:t>
      </w:r>
      <w:r>
        <w:rPr>
          <w:rFonts w:ascii="Bookman Old Style"/>
          <w:i/>
        </w:rPr>
        <w:t>r</w:t>
      </w:r>
      <w:r>
        <w:rPr>
          <w:rFonts w:ascii="Bookman Old Style"/>
          <w:vertAlign w:val="subscript"/>
        </w:rPr>
        <w:t>rm</w:t>
      </w:r>
      <w:r>
        <w:rPr>
          <w:rFonts w:ascii="Bookman Old Style"/>
        </w:rPr>
        <w:t xml:space="preserve"> </w:t>
      </w:r>
      <w:r>
        <w:rPr>
          <w:rFonts w:ascii="Book Antiqua"/>
        </w:rPr>
        <w:t>= 0</w:t>
      </w:r>
      <w:r>
        <w:rPr>
          <w:rFonts w:ascii="Bookman Old Style"/>
          <w:i/>
        </w:rPr>
        <w:t>.</w:t>
      </w:r>
      <w:r>
        <w:rPr>
          <w:rFonts w:ascii="Book Antiqua"/>
        </w:rPr>
        <w:t>363</w:t>
      </w:r>
      <w:r>
        <w:t>,</w:t>
      </w:r>
      <w:r>
        <w:rPr>
          <w:spacing w:val="21"/>
        </w:rPr>
        <w:t xml:space="preserve"> </w:t>
      </w:r>
      <w:r>
        <w:rPr>
          <w:rFonts w:ascii="Bookman Old Style"/>
          <w:i/>
        </w:rPr>
        <w:t>q</w:t>
      </w:r>
      <w:r>
        <w:rPr>
          <w:rFonts w:ascii="Bookman Old Style"/>
          <w:i/>
          <w:spacing w:val="5"/>
        </w:rPr>
        <w:t xml:space="preserve"> </w:t>
      </w:r>
      <w:r>
        <w:rPr>
          <w:rFonts w:ascii="Book Antiqua"/>
        </w:rPr>
        <w:t>=</w:t>
      </w:r>
      <w:r>
        <w:rPr>
          <w:rFonts w:ascii="Book Antiqua"/>
          <w:spacing w:val="9"/>
        </w:rPr>
        <w:t xml:space="preserve"> </w:t>
      </w:r>
      <w:r>
        <w:rPr>
          <w:rFonts w:ascii="Book Antiqua"/>
        </w:rPr>
        <w:t>0</w:t>
      </w:r>
      <w:r>
        <w:rPr>
          <w:rFonts w:ascii="Bookman Old Style"/>
          <w:i/>
        </w:rPr>
        <w:t>.</w:t>
      </w:r>
      <w:r>
        <w:rPr>
          <w:rFonts w:ascii="Book Antiqua"/>
        </w:rPr>
        <w:t>024</w:t>
      </w:r>
      <w:r>
        <w:t>),</w:t>
      </w:r>
      <w:r>
        <w:rPr>
          <w:spacing w:val="21"/>
        </w:rPr>
        <w:t xml:space="preserve"> </w:t>
      </w:r>
      <w:r>
        <w:t>tonic</w:t>
      </w:r>
      <w:r>
        <w:rPr>
          <w:spacing w:val="22"/>
        </w:rPr>
        <w:t xml:space="preserve"> </w:t>
      </w:r>
      <w:r>
        <w:t>EDA</w:t>
      </w:r>
      <w:r>
        <w:rPr>
          <w:spacing w:val="21"/>
        </w:rPr>
        <w:t xml:space="preserve"> </w:t>
      </w:r>
      <w:r>
        <w:t>(</w:t>
      </w:r>
      <w:r>
        <w:rPr>
          <w:rFonts w:ascii="Bookman Old Style"/>
          <w:i/>
        </w:rPr>
        <w:t>r</w:t>
      </w:r>
      <w:r>
        <w:rPr>
          <w:rFonts w:ascii="Bookman Old Style"/>
          <w:vertAlign w:val="subscript"/>
        </w:rPr>
        <w:t>rm</w:t>
      </w:r>
      <w:r>
        <w:rPr>
          <w:rFonts w:ascii="Bookman Old Style"/>
          <w:spacing w:val="5"/>
        </w:rPr>
        <w:t xml:space="preserve"> </w:t>
      </w:r>
      <w:r>
        <w:rPr>
          <w:rFonts w:ascii="Book Antiqua"/>
        </w:rPr>
        <w:t>=</w:t>
      </w:r>
      <w:r>
        <w:rPr>
          <w:rFonts w:ascii="Book Antiqua"/>
          <w:spacing w:val="8"/>
        </w:rPr>
        <w:t xml:space="preserve"> </w:t>
      </w:r>
      <w:r>
        <w:rPr>
          <w:rFonts w:ascii="Book Antiqua"/>
        </w:rPr>
        <w:t>0</w:t>
      </w:r>
      <w:r>
        <w:rPr>
          <w:rFonts w:ascii="Bookman Old Style"/>
          <w:i/>
        </w:rPr>
        <w:t>.</w:t>
      </w:r>
      <w:r>
        <w:rPr>
          <w:rFonts w:ascii="Book Antiqua"/>
        </w:rPr>
        <w:t>368</w:t>
      </w:r>
      <w:r>
        <w:t>,</w:t>
      </w:r>
      <w:r>
        <w:rPr>
          <w:spacing w:val="21"/>
        </w:rPr>
        <w:t xml:space="preserve"> </w:t>
      </w:r>
      <w:r>
        <w:rPr>
          <w:rFonts w:ascii="Bookman Old Style"/>
          <w:i/>
        </w:rPr>
        <w:t>q</w:t>
      </w:r>
      <w:r>
        <w:rPr>
          <w:rFonts w:ascii="Bookman Old Style"/>
          <w:i/>
          <w:spacing w:val="6"/>
        </w:rPr>
        <w:t xml:space="preserve"> </w:t>
      </w:r>
      <w:r>
        <w:rPr>
          <w:rFonts w:ascii="Book Antiqua"/>
        </w:rPr>
        <w:t>=</w:t>
      </w:r>
      <w:r>
        <w:rPr>
          <w:rFonts w:ascii="Book Antiqua"/>
          <w:spacing w:val="8"/>
        </w:rPr>
        <w:t xml:space="preserve"> </w:t>
      </w:r>
      <w:r>
        <w:rPr>
          <w:rFonts w:ascii="Book Antiqua"/>
        </w:rPr>
        <w:t>0</w:t>
      </w:r>
      <w:r>
        <w:rPr>
          <w:rFonts w:ascii="Bookman Old Style"/>
          <w:i/>
        </w:rPr>
        <w:t>.</w:t>
      </w:r>
      <w:r>
        <w:rPr>
          <w:rFonts w:ascii="Book Antiqua"/>
        </w:rPr>
        <w:t>024</w:t>
      </w:r>
      <w:r>
        <w:t>),</w:t>
      </w:r>
      <w:r>
        <w:rPr>
          <w:spacing w:val="21"/>
        </w:rPr>
        <w:t xml:space="preserve"> </w:t>
      </w:r>
      <w:r>
        <w:rPr>
          <w:spacing w:val="-5"/>
        </w:rPr>
        <w:t>and</w:t>
      </w:r>
    </w:p>
    <w:p w14:paraId="4038DAEA" w14:textId="77777777" w:rsidR="005E5D1A" w:rsidRDefault="00000000">
      <w:pPr>
        <w:pStyle w:val="BodyText"/>
        <w:spacing w:line="232" w:lineRule="auto"/>
      </w:pPr>
      <w:r>
        <w:t>pupil diameter (</w:t>
      </w:r>
      <w:r>
        <w:rPr>
          <w:rFonts w:ascii="Bookman Old Style"/>
          <w:i/>
        </w:rPr>
        <w:t>r</w:t>
      </w:r>
      <w:r>
        <w:rPr>
          <w:rFonts w:ascii="Bookman Old Style"/>
          <w:vertAlign w:val="subscript"/>
        </w:rPr>
        <w:t>rm</w:t>
      </w:r>
      <w:r>
        <w:rPr>
          <w:rFonts w:ascii="Bookman Old Style"/>
        </w:rPr>
        <w:t xml:space="preserve"> </w:t>
      </w:r>
      <w:r>
        <w:rPr>
          <w:rFonts w:ascii="Book Antiqua"/>
        </w:rPr>
        <w:t>= 0</w:t>
      </w:r>
      <w:r>
        <w:rPr>
          <w:rFonts w:ascii="Bookman Old Style"/>
          <w:i/>
        </w:rPr>
        <w:t>.</w:t>
      </w:r>
      <w:r>
        <w:rPr>
          <w:rFonts w:ascii="Book Antiqua"/>
        </w:rPr>
        <w:t>355</w:t>
      </w:r>
      <w:r>
        <w:t xml:space="preserve">, </w:t>
      </w:r>
      <w:r>
        <w:rPr>
          <w:rFonts w:ascii="Bookman Old Style"/>
          <w:i/>
        </w:rPr>
        <w:t xml:space="preserve">q </w:t>
      </w:r>
      <w:r>
        <w:rPr>
          <w:rFonts w:ascii="Book Antiqua"/>
        </w:rPr>
        <w:t>= 0</w:t>
      </w:r>
      <w:r>
        <w:rPr>
          <w:rFonts w:ascii="Bookman Old Style"/>
          <w:i/>
        </w:rPr>
        <w:t>.</w:t>
      </w:r>
      <w:r>
        <w:rPr>
          <w:rFonts w:ascii="Book Antiqua"/>
        </w:rPr>
        <w:t>024</w:t>
      </w:r>
      <w:r>
        <w:t>). In high-workload contexts,</w:t>
      </w:r>
      <w:r>
        <w:rPr>
          <w:spacing w:val="40"/>
        </w:rPr>
        <w:t xml:space="preserve"> </w:t>
      </w:r>
      <w:r>
        <w:t>tonic</w:t>
      </w:r>
      <w:r>
        <w:rPr>
          <w:spacing w:val="40"/>
        </w:rPr>
        <w:t xml:space="preserve"> </w:t>
      </w:r>
      <w:r>
        <w:t>EDA</w:t>
      </w:r>
      <w:r>
        <w:rPr>
          <w:spacing w:val="40"/>
        </w:rPr>
        <w:t xml:space="preserve"> </w:t>
      </w:r>
      <w:r>
        <w:t>(</w:t>
      </w:r>
      <w:r>
        <w:rPr>
          <w:rFonts w:ascii="Bookman Old Style"/>
          <w:i/>
        </w:rPr>
        <w:t>r</w:t>
      </w:r>
      <w:r>
        <w:rPr>
          <w:rFonts w:ascii="Bookman Old Style"/>
          <w:vertAlign w:val="subscript"/>
        </w:rPr>
        <w:t>rm</w:t>
      </w:r>
      <w:r>
        <w:rPr>
          <w:rFonts w:ascii="Bookman Old Style"/>
          <w:spacing w:val="40"/>
        </w:rPr>
        <w:t xml:space="preserve"> </w:t>
      </w:r>
      <w:r>
        <w:rPr>
          <w:rFonts w:ascii="Book Antiqua"/>
        </w:rPr>
        <w:t>=</w:t>
      </w:r>
      <w:r>
        <w:rPr>
          <w:rFonts w:ascii="Book Antiqua"/>
          <w:spacing w:val="40"/>
        </w:rPr>
        <w:t xml:space="preserve"> </w:t>
      </w:r>
      <w:r>
        <w:rPr>
          <w:rFonts w:ascii="Book Antiqua"/>
        </w:rPr>
        <w:t>0</w:t>
      </w:r>
      <w:r>
        <w:rPr>
          <w:rFonts w:ascii="Bookman Old Style"/>
          <w:i/>
        </w:rPr>
        <w:t>.</w:t>
      </w:r>
      <w:r>
        <w:rPr>
          <w:rFonts w:ascii="Book Antiqua"/>
        </w:rPr>
        <w:t>362</w:t>
      </w:r>
      <w:r>
        <w:t>,</w:t>
      </w:r>
      <w:r>
        <w:rPr>
          <w:spacing w:val="40"/>
        </w:rPr>
        <w:t xml:space="preserve"> </w:t>
      </w:r>
      <w:r>
        <w:rPr>
          <w:rFonts w:ascii="Bookman Old Style"/>
          <w:i/>
        </w:rPr>
        <w:t>q</w:t>
      </w:r>
      <w:r>
        <w:rPr>
          <w:rFonts w:ascii="Bookman Old Style"/>
          <w:i/>
          <w:spacing w:val="40"/>
        </w:rPr>
        <w:t xml:space="preserve"> </w:t>
      </w:r>
      <w:r>
        <w:rPr>
          <w:rFonts w:ascii="Book Antiqua"/>
        </w:rPr>
        <w:t>=</w:t>
      </w:r>
      <w:r>
        <w:rPr>
          <w:rFonts w:ascii="Book Antiqua"/>
          <w:spacing w:val="40"/>
        </w:rPr>
        <w:t xml:space="preserve"> </w:t>
      </w:r>
      <w:r>
        <w:rPr>
          <w:rFonts w:ascii="Book Antiqua"/>
        </w:rPr>
        <w:t>0</w:t>
      </w:r>
      <w:r>
        <w:rPr>
          <w:rFonts w:ascii="Bookman Old Style"/>
          <w:i/>
        </w:rPr>
        <w:t>.</w:t>
      </w:r>
      <w:r>
        <w:rPr>
          <w:rFonts w:ascii="Book Antiqua"/>
        </w:rPr>
        <w:t>057</w:t>
      </w:r>
      <w:r>
        <w:t>)</w:t>
      </w:r>
      <w:r>
        <w:rPr>
          <w:spacing w:val="40"/>
        </w:rPr>
        <w:t xml:space="preserve"> </w:t>
      </w:r>
      <w:r>
        <w:t>and</w:t>
      </w:r>
      <w:r>
        <w:rPr>
          <w:spacing w:val="40"/>
        </w:rPr>
        <w:t xml:space="preserve"> </w:t>
      </w:r>
      <w:r>
        <w:t>heart rate (</w:t>
      </w:r>
      <w:r>
        <w:rPr>
          <w:rFonts w:ascii="Bookman Old Style"/>
          <w:i/>
        </w:rPr>
        <w:t>r</w:t>
      </w:r>
      <w:r>
        <w:rPr>
          <w:rFonts w:ascii="Bookman Old Style"/>
          <w:vertAlign w:val="subscript"/>
        </w:rPr>
        <w:t>rm</w:t>
      </w:r>
      <w:r>
        <w:rPr>
          <w:rFonts w:ascii="Bookman Old Style"/>
        </w:rPr>
        <w:t xml:space="preserve"> </w:t>
      </w:r>
      <w:r>
        <w:rPr>
          <w:rFonts w:ascii="Book Antiqua"/>
        </w:rPr>
        <w:t>= 0</w:t>
      </w:r>
      <w:r>
        <w:rPr>
          <w:rFonts w:ascii="Bookman Old Style"/>
          <w:i/>
        </w:rPr>
        <w:t>.</w:t>
      </w:r>
      <w:r>
        <w:rPr>
          <w:rFonts w:ascii="Book Antiqua"/>
        </w:rPr>
        <w:t>310</w:t>
      </w:r>
      <w:r>
        <w:t xml:space="preserve">, </w:t>
      </w:r>
      <w:r>
        <w:rPr>
          <w:rFonts w:ascii="Bookman Old Style"/>
          <w:i/>
        </w:rPr>
        <w:t xml:space="preserve">q </w:t>
      </w:r>
      <w:r>
        <w:rPr>
          <w:rFonts w:ascii="Book Antiqua"/>
        </w:rPr>
        <w:t>= 0</w:t>
      </w:r>
      <w:r>
        <w:rPr>
          <w:rFonts w:ascii="Bookman Old Style"/>
          <w:i/>
        </w:rPr>
        <w:t>.</w:t>
      </w:r>
      <w:r>
        <w:rPr>
          <w:rFonts w:ascii="Book Antiqua"/>
        </w:rPr>
        <w:t>081</w:t>
      </w:r>
      <w:r>
        <w:t>) showed positive trends with stress.</w:t>
      </w:r>
      <w:r>
        <w:rPr>
          <w:spacing w:val="38"/>
        </w:rPr>
        <w:t xml:space="preserve"> </w:t>
      </w:r>
      <w:r>
        <w:t>For</w:t>
      </w:r>
      <w:r>
        <w:rPr>
          <w:spacing w:val="39"/>
        </w:rPr>
        <w:t xml:space="preserve"> </w:t>
      </w:r>
      <w:r>
        <w:t>MWL,</w:t>
      </w:r>
      <w:r>
        <w:rPr>
          <w:spacing w:val="39"/>
        </w:rPr>
        <w:t xml:space="preserve"> </w:t>
      </w:r>
      <w:r>
        <w:t>the</w:t>
      </w:r>
      <w:r>
        <w:rPr>
          <w:spacing w:val="39"/>
        </w:rPr>
        <w:t xml:space="preserve"> </w:t>
      </w:r>
      <w:r>
        <w:t>alpha/beta</w:t>
      </w:r>
      <w:r>
        <w:rPr>
          <w:spacing w:val="38"/>
        </w:rPr>
        <w:t xml:space="preserve"> </w:t>
      </w:r>
      <w:r>
        <w:t>ratio</w:t>
      </w:r>
      <w:r>
        <w:rPr>
          <w:spacing w:val="39"/>
        </w:rPr>
        <w:t xml:space="preserve"> </w:t>
      </w:r>
      <w:r>
        <w:t>exhibited</w:t>
      </w:r>
      <w:r>
        <w:rPr>
          <w:spacing w:val="39"/>
        </w:rPr>
        <w:t xml:space="preserve"> </w:t>
      </w:r>
      <w:r>
        <w:t>a</w:t>
      </w:r>
      <w:r>
        <w:rPr>
          <w:spacing w:val="39"/>
        </w:rPr>
        <w:t xml:space="preserve"> </w:t>
      </w:r>
      <w:r>
        <w:rPr>
          <w:spacing w:val="-2"/>
        </w:rPr>
        <w:t>marginal</w:t>
      </w:r>
    </w:p>
    <w:p w14:paraId="4038DAEB" w14:textId="77777777" w:rsidR="005E5D1A" w:rsidRDefault="00000000">
      <w:pPr>
        <w:pStyle w:val="BodyText"/>
      </w:pPr>
      <w:r>
        <w:t>positive</w:t>
      </w:r>
      <w:r>
        <w:rPr>
          <w:spacing w:val="-1"/>
        </w:rPr>
        <w:t xml:space="preserve"> </w:t>
      </w:r>
      <w:r>
        <w:t>correlation</w:t>
      </w:r>
      <w:r>
        <w:rPr>
          <w:spacing w:val="-1"/>
        </w:rPr>
        <w:t xml:space="preserve"> </w:t>
      </w:r>
      <w:r>
        <w:t>with</w:t>
      </w:r>
      <w:r>
        <w:rPr>
          <w:spacing w:val="-1"/>
        </w:rPr>
        <w:t xml:space="preserve"> </w:t>
      </w:r>
      <w:r>
        <w:t>subjective</w:t>
      </w:r>
      <w:r>
        <w:rPr>
          <w:spacing w:val="-1"/>
        </w:rPr>
        <w:t xml:space="preserve"> </w:t>
      </w:r>
      <w:r>
        <w:t>workload</w:t>
      </w:r>
      <w:r>
        <w:rPr>
          <w:spacing w:val="-1"/>
        </w:rPr>
        <w:t xml:space="preserve"> </w:t>
      </w:r>
      <w:r>
        <w:t>in</w:t>
      </w:r>
      <w:r>
        <w:rPr>
          <w:spacing w:val="-1"/>
        </w:rPr>
        <w:t xml:space="preserve"> </w:t>
      </w:r>
      <w:r>
        <w:t>the</w:t>
      </w:r>
      <w:r>
        <w:rPr>
          <w:spacing w:val="-1"/>
        </w:rPr>
        <w:t xml:space="preserve"> </w:t>
      </w:r>
      <w:r>
        <w:t>low-stress condition (</w:t>
      </w:r>
      <w:r>
        <w:rPr>
          <w:rFonts w:ascii="Bookman Old Style" w:hAnsi="Bookman Old Style"/>
          <w:i/>
        </w:rPr>
        <w:t>r</w:t>
      </w:r>
      <w:r>
        <w:rPr>
          <w:rFonts w:ascii="Bookman Old Style" w:hAnsi="Bookman Old Style"/>
          <w:vertAlign w:val="subscript"/>
        </w:rPr>
        <w:t>rm</w:t>
      </w:r>
      <w:r>
        <w:rPr>
          <w:rFonts w:ascii="Bookman Old Style" w:hAnsi="Bookman Old Style"/>
        </w:rPr>
        <w:t xml:space="preserve"> </w:t>
      </w:r>
      <w:r>
        <w:rPr>
          <w:rFonts w:ascii="Book Antiqua" w:hAnsi="Book Antiqua"/>
        </w:rPr>
        <w:t>= 0</w:t>
      </w:r>
      <w:r>
        <w:rPr>
          <w:rFonts w:ascii="Bookman Old Style" w:hAnsi="Bookman Old Style"/>
          <w:i/>
        </w:rPr>
        <w:t>.</w:t>
      </w:r>
      <w:r>
        <w:rPr>
          <w:rFonts w:ascii="Book Antiqua" w:hAnsi="Book Antiqua"/>
        </w:rPr>
        <w:t>377</w:t>
      </w:r>
      <w:r>
        <w:t xml:space="preserve">, </w:t>
      </w:r>
      <w:r>
        <w:rPr>
          <w:rFonts w:ascii="Bookman Old Style" w:hAnsi="Bookman Old Style"/>
          <w:i/>
        </w:rPr>
        <w:t xml:space="preserve">q </w:t>
      </w:r>
      <w:r>
        <w:rPr>
          <w:rFonts w:ascii="Book Antiqua" w:hAnsi="Book Antiqua"/>
        </w:rPr>
        <w:t>= 0</w:t>
      </w:r>
      <w:r>
        <w:rPr>
          <w:rFonts w:ascii="Bookman Old Style" w:hAnsi="Bookman Old Style"/>
          <w:i/>
        </w:rPr>
        <w:t>.</w:t>
      </w:r>
      <w:r>
        <w:rPr>
          <w:rFonts w:ascii="Book Antiqua" w:hAnsi="Book Antiqua"/>
        </w:rPr>
        <w:t>064</w:t>
      </w:r>
      <w:r>
        <w:t>), though no other MWL–physiology associations survived correction.</w:t>
      </w:r>
    </w:p>
    <w:p w14:paraId="4038DAEC" w14:textId="77777777" w:rsidR="005E5D1A" w:rsidRDefault="005E5D1A">
      <w:pPr>
        <w:pStyle w:val="BodyText"/>
        <w:spacing w:before="166"/>
        <w:ind w:left="0"/>
        <w:jc w:val="left"/>
      </w:pPr>
    </w:p>
    <w:p w14:paraId="4038DAED" w14:textId="77777777" w:rsidR="005E5D1A" w:rsidRDefault="00000000">
      <w:pPr>
        <w:pStyle w:val="ListParagraph"/>
        <w:numPr>
          <w:ilvl w:val="0"/>
          <w:numId w:val="3"/>
        </w:numPr>
        <w:tabs>
          <w:tab w:val="left" w:pos="529"/>
        </w:tabs>
        <w:spacing w:before="1"/>
        <w:ind w:left="529" w:hanging="270"/>
        <w:jc w:val="both"/>
        <w:rPr>
          <w:i/>
          <w:sz w:val="20"/>
        </w:rPr>
      </w:pPr>
      <w:r>
        <w:rPr>
          <w:i/>
          <w:sz w:val="20"/>
        </w:rPr>
        <w:t>Support</w:t>
      </w:r>
      <w:r>
        <w:rPr>
          <w:i/>
          <w:spacing w:val="4"/>
          <w:sz w:val="20"/>
        </w:rPr>
        <w:t xml:space="preserve"> </w:t>
      </w:r>
      <w:r>
        <w:rPr>
          <w:i/>
          <w:sz w:val="20"/>
        </w:rPr>
        <w:t>Vector</w:t>
      </w:r>
      <w:r>
        <w:rPr>
          <w:i/>
          <w:spacing w:val="4"/>
          <w:sz w:val="20"/>
        </w:rPr>
        <w:t xml:space="preserve"> </w:t>
      </w:r>
      <w:r>
        <w:rPr>
          <w:i/>
          <w:sz w:val="20"/>
        </w:rPr>
        <w:t>Machine</w:t>
      </w:r>
      <w:r>
        <w:rPr>
          <w:i/>
          <w:spacing w:val="4"/>
          <w:sz w:val="20"/>
        </w:rPr>
        <w:t xml:space="preserve"> </w:t>
      </w:r>
      <w:r>
        <w:rPr>
          <w:i/>
          <w:spacing w:val="-2"/>
          <w:sz w:val="20"/>
        </w:rPr>
        <w:t>Classification</w:t>
      </w:r>
    </w:p>
    <w:p w14:paraId="4038DAEE" w14:textId="77777777" w:rsidR="005E5D1A" w:rsidRDefault="00000000">
      <w:pPr>
        <w:pStyle w:val="BodyText"/>
        <w:spacing w:before="102" w:line="244" w:lineRule="auto"/>
        <w:ind w:firstLine="199"/>
      </w:pPr>
      <w:r>
        <w:t>Subject-independent SVM models provided modest dis-crimination of MWL under leave-one-subject-out evaluation (Table V). The primary evaluation metric was the area under the receiver operating characteristic curve (AUC). For both targets, the best mean AUC was achieved with the smallest feature set (</w:t>
      </w:r>
      <w:r>
        <w:rPr>
          <w:rFonts w:ascii="Bookman Old Style"/>
          <w:i/>
        </w:rPr>
        <w:t xml:space="preserve">k </w:t>
      </w:r>
      <w:r>
        <w:rPr>
          <w:rFonts w:ascii="Book Antiqua"/>
        </w:rPr>
        <w:t>= 5</w:t>
      </w:r>
      <w:r>
        <w:t>). Permutation testing of the AUC metric (10,000 permutations) indicated that MWL performance was significantly above chance (</w:t>
      </w:r>
      <w:r>
        <w:rPr>
          <w:rFonts w:ascii="Bookman Old Style"/>
          <w:i/>
        </w:rPr>
        <w:t xml:space="preserve">p </w:t>
      </w:r>
      <w:r>
        <w:rPr>
          <w:rFonts w:ascii="Book Antiqua"/>
        </w:rPr>
        <w:t>= 0</w:t>
      </w:r>
      <w:r>
        <w:rPr>
          <w:rFonts w:ascii="Bookman Old Style"/>
          <w:i/>
        </w:rPr>
        <w:t>.</w:t>
      </w:r>
      <w:r>
        <w:rPr>
          <w:rFonts w:ascii="Book Antiqua"/>
        </w:rPr>
        <w:t>0013</w:t>
      </w:r>
      <w:r>
        <w:t>), whereas stress classification was not (</w:t>
      </w:r>
      <w:r>
        <w:rPr>
          <w:rFonts w:ascii="Bookman Old Style"/>
          <w:i/>
        </w:rPr>
        <w:t xml:space="preserve">p </w:t>
      </w:r>
      <w:r>
        <w:rPr>
          <w:rFonts w:ascii="Book Antiqua"/>
        </w:rPr>
        <w:t>= 0</w:t>
      </w:r>
      <w:r>
        <w:rPr>
          <w:rFonts w:ascii="Bookman Old Style"/>
          <w:i/>
        </w:rPr>
        <w:t>.</w:t>
      </w:r>
      <w:r>
        <w:rPr>
          <w:rFonts w:ascii="Book Antiqua"/>
        </w:rPr>
        <w:t>1235</w:t>
      </w:r>
      <w:r>
        <w:t>).</w:t>
      </w:r>
    </w:p>
    <w:p w14:paraId="4038DAEF" w14:textId="77777777" w:rsidR="005E5D1A" w:rsidRDefault="00000000">
      <w:pPr>
        <w:pStyle w:val="BodyText"/>
        <w:spacing w:line="249" w:lineRule="auto"/>
      </w:pPr>
      <w:r>
        <w:rPr>
          <w:i/>
        </w:rPr>
        <w:t xml:space="preserve">Note. </w:t>
      </w:r>
      <w:r>
        <w:t xml:space="preserve">Metrics are averaged across 44 LOSO folds (one per </w:t>
      </w:r>
      <w:r>
        <w:rPr>
          <w:spacing w:val="-2"/>
        </w:rPr>
        <w:t>participant).</w:t>
      </w:r>
    </w:p>
    <w:p w14:paraId="4038DAF0" w14:textId="77777777" w:rsidR="005E5D1A" w:rsidRDefault="00000000">
      <w:pPr>
        <w:pStyle w:val="ListParagraph"/>
        <w:numPr>
          <w:ilvl w:val="1"/>
          <w:numId w:val="3"/>
        </w:numPr>
        <w:tabs>
          <w:tab w:val="left" w:pos="921"/>
        </w:tabs>
        <w:spacing w:before="6" w:line="249" w:lineRule="auto"/>
        <w:ind w:firstLine="398"/>
        <w:jc w:val="both"/>
        <w:rPr>
          <w:sz w:val="20"/>
        </w:rPr>
      </w:pPr>
      <w:r>
        <w:rPr>
          <w:i/>
          <w:sz w:val="20"/>
        </w:rPr>
        <w:t xml:space="preserve">Summary: </w:t>
      </w:r>
      <w:r>
        <w:rPr>
          <w:sz w:val="20"/>
        </w:rPr>
        <w:t>These findings show that MWL can be predicted</w:t>
      </w:r>
      <w:r>
        <w:rPr>
          <w:spacing w:val="-4"/>
          <w:sz w:val="20"/>
        </w:rPr>
        <w:t xml:space="preserve"> </w:t>
      </w:r>
      <w:r>
        <w:rPr>
          <w:sz w:val="20"/>
        </w:rPr>
        <w:t>from</w:t>
      </w:r>
      <w:r>
        <w:rPr>
          <w:spacing w:val="-4"/>
          <w:sz w:val="20"/>
        </w:rPr>
        <w:t xml:space="preserve"> </w:t>
      </w:r>
      <w:r>
        <w:rPr>
          <w:sz w:val="20"/>
        </w:rPr>
        <w:t>multimodal</w:t>
      </w:r>
      <w:r>
        <w:rPr>
          <w:spacing w:val="-4"/>
          <w:sz w:val="20"/>
        </w:rPr>
        <w:t xml:space="preserve"> </w:t>
      </w:r>
      <w:r>
        <w:rPr>
          <w:sz w:val="20"/>
        </w:rPr>
        <w:t>physiological</w:t>
      </w:r>
      <w:r>
        <w:rPr>
          <w:spacing w:val="-4"/>
          <w:sz w:val="20"/>
        </w:rPr>
        <w:t xml:space="preserve"> </w:t>
      </w:r>
      <w:r>
        <w:rPr>
          <w:sz w:val="20"/>
        </w:rPr>
        <w:t>data</w:t>
      </w:r>
      <w:r>
        <w:rPr>
          <w:spacing w:val="-4"/>
          <w:sz w:val="20"/>
        </w:rPr>
        <w:t xml:space="preserve"> </w:t>
      </w:r>
      <w:r>
        <w:rPr>
          <w:sz w:val="20"/>
        </w:rPr>
        <w:t>with</w:t>
      </w:r>
      <w:r>
        <w:rPr>
          <w:spacing w:val="-4"/>
          <w:sz w:val="20"/>
        </w:rPr>
        <w:t xml:space="preserve"> </w:t>
      </w:r>
      <w:r>
        <w:rPr>
          <w:sz w:val="20"/>
        </w:rPr>
        <w:t>modest</w:t>
      </w:r>
      <w:r>
        <w:rPr>
          <w:spacing w:val="-4"/>
          <w:sz w:val="20"/>
        </w:rPr>
        <w:t xml:space="preserve"> </w:t>
      </w:r>
      <w:r>
        <w:rPr>
          <w:sz w:val="20"/>
        </w:rPr>
        <w:t>but</w:t>
      </w:r>
    </w:p>
    <w:p w14:paraId="4038DAF1" w14:textId="77777777" w:rsidR="005E5D1A" w:rsidRDefault="00000000">
      <w:pPr>
        <w:pStyle w:val="BodyText"/>
        <w:spacing w:before="6" w:after="24"/>
        <w:ind w:left="0"/>
        <w:jc w:val="left"/>
        <w:rPr>
          <w:sz w:val="11"/>
        </w:rPr>
      </w:pPr>
      <w:r>
        <w:br w:type="column"/>
      </w:r>
    </w:p>
    <w:p w14:paraId="4038DAF2" w14:textId="77777777" w:rsidR="005E5D1A" w:rsidRDefault="00000000">
      <w:pPr>
        <w:ind w:left="243"/>
        <w:rPr>
          <w:sz w:val="20"/>
        </w:rPr>
      </w:pPr>
      <w:commentRangeStart w:id="65"/>
      <w:r>
        <w:rPr>
          <w:noProof/>
          <w:sz w:val="20"/>
        </w:rPr>
        <w:drawing>
          <wp:inline distT="0" distB="0" distL="0" distR="0" wp14:anchorId="4038DBD4" wp14:editId="4038DBD5">
            <wp:extent cx="3007232" cy="225713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3007232" cy="2257139"/>
                    </a:xfrm>
                    <a:prstGeom prst="rect">
                      <a:avLst/>
                    </a:prstGeom>
                  </pic:spPr>
                </pic:pic>
              </a:graphicData>
            </a:graphic>
          </wp:inline>
        </w:drawing>
      </w:r>
      <w:commentRangeEnd w:id="65"/>
      <w:r w:rsidR="00C30710">
        <w:rPr>
          <w:rStyle w:val="CommentReference"/>
        </w:rPr>
        <w:commentReference w:id="65"/>
      </w:r>
    </w:p>
    <w:p w14:paraId="4038DAF3" w14:textId="77777777" w:rsidR="005E5D1A" w:rsidRDefault="005E5D1A">
      <w:pPr>
        <w:pStyle w:val="BodyText"/>
        <w:spacing w:before="40"/>
        <w:ind w:left="0"/>
        <w:jc w:val="left"/>
      </w:pPr>
    </w:p>
    <w:p w14:paraId="4038DAF4" w14:textId="77777777" w:rsidR="005E5D1A" w:rsidRDefault="00000000">
      <w:pPr>
        <w:pStyle w:val="BodyText"/>
        <w:spacing w:line="247" w:lineRule="auto"/>
        <w:ind w:left="199" w:right="977"/>
      </w:pPr>
      <w:r>
        <w:t>Fig. 3: Stratified repeated-measures correlations (</w:t>
      </w:r>
      <w:r>
        <w:rPr>
          <w:rFonts w:ascii="Bookman Old Style" w:hAnsi="Bookman Old Style"/>
          <w:i/>
        </w:rPr>
        <w:t>r</w:t>
      </w:r>
      <w:r>
        <w:rPr>
          <w:rFonts w:ascii="Bookman Old Style" w:hAnsi="Bookman Old Style"/>
          <w:vertAlign w:val="subscript"/>
        </w:rPr>
        <w:t>rm</w:t>
      </w:r>
      <w:r>
        <w:t>) be-tween physiological features and subjective stress, shown separately for low- and high-MWL conditions. Benjamini–Hochberg</w:t>
      </w:r>
      <w:r>
        <w:rPr>
          <w:spacing w:val="39"/>
        </w:rPr>
        <w:t xml:space="preserve"> </w:t>
      </w:r>
      <w:r>
        <w:t>FDR</w:t>
      </w:r>
      <w:r>
        <w:rPr>
          <w:spacing w:val="40"/>
        </w:rPr>
        <w:t xml:space="preserve"> </w:t>
      </w:r>
      <w:r>
        <w:t>correction</w:t>
      </w:r>
      <w:r>
        <w:rPr>
          <w:spacing w:val="40"/>
        </w:rPr>
        <w:t xml:space="preserve"> </w:t>
      </w:r>
      <w:r>
        <w:t>was</w:t>
      </w:r>
      <w:r>
        <w:rPr>
          <w:spacing w:val="40"/>
        </w:rPr>
        <w:t xml:space="preserve"> </w:t>
      </w:r>
      <w:r>
        <w:t>applied</w:t>
      </w:r>
      <w:r>
        <w:rPr>
          <w:spacing w:val="39"/>
        </w:rPr>
        <w:t xml:space="preserve"> </w:t>
      </w:r>
      <w:r>
        <w:t>within</w:t>
      </w:r>
      <w:r>
        <w:rPr>
          <w:spacing w:val="40"/>
        </w:rPr>
        <w:t xml:space="preserve"> </w:t>
      </w:r>
      <w:r>
        <w:t>each</w:t>
      </w:r>
      <w:r>
        <w:rPr>
          <w:spacing w:val="40"/>
        </w:rPr>
        <w:t xml:space="preserve"> </w:t>
      </w:r>
      <w:r>
        <w:rPr>
          <w:spacing w:val="-2"/>
        </w:rPr>
        <w:t>stratum</w:t>
      </w:r>
    </w:p>
    <w:p w14:paraId="4038DAF5" w14:textId="77777777" w:rsidR="005E5D1A" w:rsidRDefault="00000000">
      <w:pPr>
        <w:pStyle w:val="BodyText"/>
        <w:spacing w:before="26" w:line="211" w:lineRule="auto"/>
        <w:ind w:left="199" w:right="977"/>
      </w:pPr>
      <w:r>
        <w:t xml:space="preserve">and modality family. Cell text shows </w:t>
      </w:r>
      <w:r>
        <w:rPr>
          <w:rFonts w:ascii="Bookman Old Style" w:hAnsi="Bookman Old Style"/>
          <w:i/>
        </w:rPr>
        <w:t>r</w:t>
      </w:r>
      <w:r>
        <w:rPr>
          <w:rFonts w:ascii="Bookman Old Style" w:hAnsi="Bookman Old Style"/>
          <w:vertAlign w:val="subscript"/>
        </w:rPr>
        <w:t>rm</w:t>
      </w:r>
      <w:r>
        <w:rPr>
          <w:rFonts w:ascii="Bookman Old Style" w:hAnsi="Bookman Old Style"/>
        </w:rPr>
        <w:t xml:space="preserve"> </w:t>
      </w:r>
      <w:r>
        <w:t>with significance markers</w:t>
      </w:r>
      <w:r>
        <w:rPr>
          <w:spacing w:val="-13"/>
        </w:rPr>
        <w:t xml:space="preserve"> </w:t>
      </w:r>
      <w:r>
        <w:t>(</w:t>
      </w:r>
      <w:r>
        <w:rPr>
          <w:rFonts w:ascii="Lucida Sans Unicode" w:hAnsi="Lucida Sans Unicode"/>
        </w:rPr>
        <w:t>∗</w:t>
      </w:r>
      <w:r>
        <w:rPr>
          <w:rFonts w:ascii="Lucida Sans Unicode" w:hAnsi="Lucida Sans Unicode"/>
          <w:spacing w:val="-16"/>
        </w:rPr>
        <w:t xml:space="preserve"> </w:t>
      </w:r>
      <w:r>
        <w:rPr>
          <w:rFonts w:ascii="Bookman Old Style" w:hAnsi="Bookman Old Style"/>
          <w:i/>
        </w:rPr>
        <w:t>q</w:t>
      </w:r>
      <w:r>
        <w:rPr>
          <w:rFonts w:ascii="Bookman Old Style" w:hAnsi="Bookman Old Style"/>
          <w:i/>
          <w:spacing w:val="-15"/>
        </w:rPr>
        <w:t xml:space="preserve"> </w:t>
      </w:r>
      <w:r>
        <w:rPr>
          <w:rFonts w:ascii="Bookman Old Style" w:hAnsi="Bookman Old Style"/>
          <w:i/>
        </w:rPr>
        <w:t>&lt;</w:t>
      </w:r>
      <w:r>
        <w:rPr>
          <w:rFonts w:ascii="Bookman Old Style" w:hAnsi="Bookman Old Style"/>
          <w:i/>
          <w:spacing w:val="-6"/>
        </w:rPr>
        <w:t xml:space="preserve"> </w:t>
      </w:r>
      <w:r>
        <w:rPr>
          <w:rFonts w:ascii="Book Antiqua" w:hAnsi="Book Antiqua"/>
        </w:rPr>
        <w:t>0</w:t>
      </w:r>
      <w:r>
        <w:rPr>
          <w:rFonts w:ascii="Bookman Old Style" w:hAnsi="Bookman Old Style"/>
          <w:i/>
        </w:rPr>
        <w:t>.</w:t>
      </w:r>
      <w:r>
        <w:rPr>
          <w:rFonts w:ascii="Book Antiqua" w:hAnsi="Book Antiqua"/>
        </w:rPr>
        <w:t>05</w:t>
      </w:r>
      <w:r>
        <w:t xml:space="preserve">, </w:t>
      </w:r>
      <w:r>
        <w:rPr>
          <w:rFonts w:ascii="Lucida Sans Unicode" w:hAnsi="Lucida Sans Unicode"/>
        </w:rPr>
        <w:t>†</w:t>
      </w:r>
      <w:r>
        <w:rPr>
          <w:rFonts w:ascii="Lucida Sans Unicode" w:hAnsi="Lucida Sans Unicode"/>
          <w:spacing w:val="-16"/>
        </w:rPr>
        <w:t xml:space="preserve"> </w:t>
      </w:r>
      <w:r>
        <w:rPr>
          <w:rFonts w:ascii="Book Antiqua" w:hAnsi="Book Antiqua"/>
        </w:rPr>
        <w:t>0</w:t>
      </w:r>
      <w:r>
        <w:rPr>
          <w:rFonts w:ascii="Bookman Old Style" w:hAnsi="Bookman Old Style"/>
          <w:i/>
        </w:rPr>
        <w:t>.</w:t>
      </w:r>
      <w:r>
        <w:rPr>
          <w:rFonts w:ascii="Book Antiqua" w:hAnsi="Book Antiqua"/>
        </w:rPr>
        <w:t xml:space="preserve">05 </w:t>
      </w:r>
      <w:r>
        <w:rPr>
          <w:rFonts w:ascii="Lucida Sans Unicode" w:hAnsi="Lucida Sans Unicode"/>
        </w:rPr>
        <w:t>≤</w:t>
      </w:r>
      <w:r>
        <w:rPr>
          <w:rFonts w:ascii="Lucida Sans Unicode" w:hAnsi="Lucida Sans Unicode"/>
          <w:spacing w:val="-10"/>
        </w:rPr>
        <w:t xml:space="preserve"> </w:t>
      </w:r>
      <w:r>
        <w:rPr>
          <w:rFonts w:ascii="Bookman Old Style" w:hAnsi="Bookman Old Style"/>
          <w:i/>
        </w:rPr>
        <w:t>q &lt;</w:t>
      </w:r>
      <w:r>
        <w:rPr>
          <w:rFonts w:ascii="Bookman Old Style" w:hAnsi="Bookman Old Style"/>
          <w:i/>
          <w:spacing w:val="-6"/>
        </w:rPr>
        <w:t xml:space="preserve"> </w:t>
      </w:r>
      <w:r>
        <w:rPr>
          <w:rFonts w:ascii="Book Antiqua" w:hAnsi="Book Antiqua"/>
        </w:rPr>
        <w:t>0</w:t>
      </w:r>
      <w:r>
        <w:rPr>
          <w:rFonts w:ascii="Bookman Old Style" w:hAnsi="Bookman Old Style"/>
          <w:i/>
        </w:rPr>
        <w:t>.</w:t>
      </w:r>
      <w:r>
        <w:rPr>
          <w:rFonts w:ascii="Book Antiqua" w:hAnsi="Book Antiqua"/>
        </w:rPr>
        <w:t>10</w:t>
      </w:r>
      <w:r>
        <w:t>); borders encode the same thresholds.</w:t>
      </w:r>
    </w:p>
    <w:p w14:paraId="4038DAF6" w14:textId="77777777" w:rsidR="005E5D1A" w:rsidRDefault="005E5D1A">
      <w:pPr>
        <w:pStyle w:val="BodyText"/>
        <w:ind w:left="0"/>
        <w:jc w:val="left"/>
      </w:pPr>
    </w:p>
    <w:p w14:paraId="4038DAF7" w14:textId="77777777" w:rsidR="005E5D1A" w:rsidRDefault="005E5D1A">
      <w:pPr>
        <w:pStyle w:val="BodyText"/>
        <w:spacing w:before="66"/>
        <w:ind w:left="0"/>
        <w:jc w:val="left"/>
      </w:pPr>
    </w:p>
    <w:p w14:paraId="4038DAF8" w14:textId="77777777" w:rsidR="005E5D1A" w:rsidRDefault="00000000">
      <w:pPr>
        <w:pStyle w:val="BodyText"/>
        <w:spacing w:line="249" w:lineRule="auto"/>
        <w:ind w:left="199" w:right="977"/>
      </w:pPr>
      <w:r>
        <w:t>significant</w:t>
      </w:r>
      <w:r>
        <w:rPr>
          <w:spacing w:val="-6"/>
        </w:rPr>
        <w:t xml:space="preserve"> </w:t>
      </w:r>
      <w:r>
        <w:t>performance</w:t>
      </w:r>
      <w:r>
        <w:rPr>
          <w:spacing w:val="-6"/>
        </w:rPr>
        <w:t xml:space="preserve"> </w:t>
      </w:r>
      <w:r>
        <w:t>under</w:t>
      </w:r>
      <w:r>
        <w:rPr>
          <w:spacing w:val="-6"/>
        </w:rPr>
        <w:t xml:space="preserve"> </w:t>
      </w:r>
      <w:r>
        <w:t>subject-independent</w:t>
      </w:r>
      <w:r>
        <w:rPr>
          <w:spacing w:val="-6"/>
        </w:rPr>
        <w:t xml:space="preserve"> </w:t>
      </w:r>
      <w:r>
        <w:t>evaluation, whereas stress classification did not reach significance.</w:t>
      </w:r>
    </w:p>
    <w:p w14:paraId="4038DAF9" w14:textId="77777777" w:rsidR="005E5D1A" w:rsidRDefault="00000000">
      <w:pPr>
        <w:pStyle w:val="ListParagraph"/>
        <w:numPr>
          <w:ilvl w:val="1"/>
          <w:numId w:val="3"/>
        </w:numPr>
        <w:tabs>
          <w:tab w:val="left" w:pos="861"/>
        </w:tabs>
        <w:spacing w:before="37" w:line="249" w:lineRule="auto"/>
        <w:ind w:left="199" w:right="977" w:firstLine="398"/>
        <w:jc w:val="both"/>
        <w:rPr>
          <w:sz w:val="20"/>
        </w:rPr>
      </w:pPr>
      <w:r>
        <w:rPr>
          <w:i/>
          <w:sz w:val="20"/>
        </w:rPr>
        <w:t xml:space="preserve">Modality Ablation: </w:t>
      </w:r>
      <w:r>
        <w:rPr>
          <w:sz w:val="20"/>
        </w:rPr>
        <w:t>To assess the contribution of different physiological modalities, we performed an ablation study comparing models trained on EEG features only, pe-ripheral features only, and the combined feature set. For</w:t>
      </w:r>
      <w:r>
        <w:rPr>
          <w:spacing w:val="40"/>
          <w:sz w:val="20"/>
        </w:rPr>
        <w:t xml:space="preserve"> </w:t>
      </w:r>
      <w:r>
        <w:rPr>
          <w:sz w:val="20"/>
        </w:rPr>
        <w:t>MWL</w:t>
      </w:r>
      <w:r>
        <w:rPr>
          <w:spacing w:val="38"/>
          <w:sz w:val="20"/>
        </w:rPr>
        <w:t xml:space="preserve"> </w:t>
      </w:r>
      <w:r>
        <w:rPr>
          <w:sz w:val="20"/>
        </w:rPr>
        <w:t>classification,</w:t>
      </w:r>
      <w:r>
        <w:rPr>
          <w:spacing w:val="38"/>
          <w:sz w:val="20"/>
        </w:rPr>
        <w:t xml:space="preserve"> </w:t>
      </w:r>
      <w:r>
        <w:rPr>
          <w:sz w:val="20"/>
        </w:rPr>
        <w:t>EEG</w:t>
      </w:r>
      <w:r>
        <w:rPr>
          <w:spacing w:val="38"/>
          <w:sz w:val="20"/>
        </w:rPr>
        <w:t xml:space="preserve"> </w:t>
      </w:r>
      <w:r>
        <w:rPr>
          <w:sz w:val="20"/>
        </w:rPr>
        <w:t>features</w:t>
      </w:r>
      <w:r>
        <w:rPr>
          <w:spacing w:val="38"/>
          <w:sz w:val="20"/>
        </w:rPr>
        <w:t xml:space="preserve"> </w:t>
      </w:r>
      <w:r>
        <w:rPr>
          <w:sz w:val="20"/>
        </w:rPr>
        <w:t>alone</w:t>
      </w:r>
      <w:r>
        <w:rPr>
          <w:spacing w:val="38"/>
          <w:sz w:val="20"/>
        </w:rPr>
        <w:t xml:space="preserve"> </w:t>
      </w:r>
      <w:r>
        <w:rPr>
          <w:sz w:val="20"/>
        </w:rPr>
        <w:t>yielded</w:t>
      </w:r>
      <w:r>
        <w:rPr>
          <w:spacing w:val="38"/>
          <w:sz w:val="20"/>
        </w:rPr>
        <w:t xml:space="preserve"> </w:t>
      </w:r>
      <w:r>
        <w:rPr>
          <w:spacing w:val="-2"/>
          <w:sz w:val="20"/>
        </w:rPr>
        <w:t>significant</w:t>
      </w:r>
    </w:p>
    <w:p w14:paraId="4038DAFA" w14:textId="77777777" w:rsidR="005E5D1A" w:rsidRDefault="005E5D1A">
      <w:pPr>
        <w:pStyle w:val="ListParagraph"/>
        <w:spacing w:line="249" w:lineRule="auto"/>
        <w:rPr>
          <w:sz w:val="20"/>
        </w:rPr>
        <w:sectPr w:rsidR="005E5D1A">
          <w:type w:val="continuous"/>
          <w:pgSz w:w="12240" w:h="15840"/>
          <w:pgMar w:top="940" w:right="0" w:bottom="280" w:left="720" w:header="495" w:footer="0" w:gutter="0"/>
          <w:cols w:num="2" w:space="720" w:equalWidth="0">
            <w:col w:w="5281" w:space="40"/>
            <w:col w:w="6199"/>
          </w:cols>
        </w:sectPr>
      </w:pPr>
    </w:p>
    <w:p w14:paraId="4038DAFB" w14:textId="77777777" w:rsidR="005E5D1A" w:rsidRDefault="00000000">
      <w:pPr>
        <w:pStyle w:val="BodyText"/>
        <w:spacing w:before="159" w:line="247" w:lineRule="auto"/>
        <w:ind w:left="5519" w:right="977" w:firstLine="199"/>
      </w:pPr>
      <w:r>
        <w:rPr>
          <w:noProof/>
        </w:rPr>
        <w:lastRenderedPageBreak/>
        <w:drawing>
          <wp:anchor distT="0" distB="0" distL="0" distR="0" simplePos="0" relativeHeight="15739392" behindDoc="0" locked="0" layoutInCell="1" allowOverlap="1" wp14:anchorId="4038DBD6" wp14:editId="4038DBD7">
            <wp:simplePos x="0" y="0"/>
            <wp:positionH relativeFrom="page">
              <wp:posOffset>650183</wp:posOffset>
            </wp:positionH>
            <wp:positionV relativeFrom="paragraph">
              <wp:posOffset>138146</wp:posOffset>
            </wp:positionV>
            <wp:extent cx="3106886" cy="2331935"/>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3106886" cy="2331935"/>
                    </a:xfrm>
                    <a:prstGeom prst="rect">
                      <a:avLst/>
                    </a:prstGeom>
                  </pic:spPr>
                </pic:pic>
              </a:graphicData>
            </a:graphic>
          </wp:anchor>
        </w:drawing>
      </w:r>
      <w:r>
        <w:t>Confirmatory linear mixed models (LMM) were conducted to assess whether participant demographics (Age, Gender) confounded the subjective stress and MWL ratings. Results showed that neither Age (</w:t>
      </w:r>
      <w:r>
        <w:rPr>
          <w:rFonts w:ascii="Bookman Old Style"/>
          <w:i/>
        </w:rPr>
        <w:t>p</w:t>
      </w:r>
      <w:r>
        <w:rPr>
          <w:rFonts w:ascii="Bookman Old Style"/>
          <w:i/>
          <w:spacing w:val="-8"/>
        </w:rPr>
        <w:t xml:space="preserve"> </w:t>
      </w:r>
      <w:r>
        <w:rPr>
          <w:rFonts w:ascii="Bookman Old Style"/>
          <w:i/>
        </w:rPr>
        <w:t>&gt;</w:t>
      </w:r>
      <w:r>
        <w:rPr>
          <w:rFonts w:ascii="Bookman Old Style"/>
          <w:i/>
          <w:spacing w:val="-8"/>
        </w:rPr>
        <w:t xml:space="preserve"> </w:t>
      </w:r>
      <w:r>
        <w:rPr>
          <w:rFonts w:ascii="Bookman Old Style"/>
          <w:i/>
        </w:rPr>
        <w:t>.</w:t>
      </w:r>
      <w:r>
        <w:rPr>
          <w:rFonts w:ascii="Book Antiqua"/>
        </w:rPr>
        <w:t>80</w:t>
      </w:r>
      <w:r>
        <w:t>) nor Gender (</w:t>
      </w:r>
      <w:r>
        <w:rPr>
          <w:rFonts w:ascii="Bookman Old Style"/>
          <w:i/>
        </w:rPr>
        <w:t>p</w:t>
      </w:r>
      <w:r>
        <w:rPr>
          <w:rFonts w:ascii="Bookman Old Style"/>
          <w:i/>
          <w:spacing w:val="-8"/>
        </w:rPr>
        <w:t xml:space="preserve"> </w:t>
      </w:r>
      <w:r>
        <w:rPr>
          <w:rFonts w:ascii="Bookman Old Style"/>
          <w:i/>
        </w:rPr>
        <w:t>&gt;</w:t>
      </w:r>
      <w:r>
        <w:rPr>
          <w:rFonts w:ascii="Bookman Old Style"/>
          <w:i/>
          <w:spacing w:val="-8"/>
        </w:rPr>
        <w:t xml:space="preserve"> </w:t>
      </w:r>
      <w:r>
        <w:rPr>
          <w:rFonts w:ascii="Bookman Old Style"/>
          <w:i/>
        </w:rPr>
        <w:t>.</w:t>
      </w:r>
      <w:r>
        <w:rPr>
          <w:rFonts w:ascii="Book Antiqua"/>
        </w:rPr>
        <w:t>90</w:t>
      </w:r>
      <w:r>
        <w:t>) were significant predictors of subjective stress or MWL, indicating that the observed effects were primarily driven by the experi-mental manipulations.</w:t>
      </w:r>
    </w:p>
    <w:p w14:paraId="4038DAFC" w14:textId="77777777" w:rsidR="005E5D1A" w:rsidRDefault="005E5D1A">
      <w:pPr>
        <w:pStyle w:val="BodyText"/>
        <w:spacing w:before="3"/>
        <w:ind w:left="0"/>
        <w:jc w:val="left"/>
        <w:rPr>
          <w:sz w:val="19"/>
        </w:rPr>
      </w:pPr>
    </w:p>
    <w:p w14:paraId="4038DAFD" w14:textId="77777777" w:rsidR="005E5D1A" w:rsidRDefault="005E5D1A">
      <w:pPr>
        <w:pStyle w:val="BodyText"/>
        <w:jc w:val="left"/>
        <w:rPr>
          <w:sz w:val="19"/>
        </w:rPr>
        <w:sectPr w:rsidR="005E5D1A">
          <w:pgSz w:w="12240" w:h="15840"/>
          <w:pgMar w:top="940" w:right="0" w:bottom="280" w:left="720" w:header="495" w:footer="0" w:gutter="0"/>
          <w:cols w:space="720"/>
        </w:sectPr>
      </w:pPr>
    </w:p>
    <w:p w14:paraId="4038DAFE" w14:textId="77777777" w:rsidR="005E5D1A" w:rsidRDefault="005E5D1A">
      <w:pPr>
        <w:pStyle w:val="BodyText"/>
        <w:ind w:left="0"/>
        <w:jc w:val="left"/>
      </w:pPr>
    </w:p>
    <w:p w14:paraId="4038DAFF" w14:textId="77777777" w:rsidR="005E5D1A" w:rsidRDefault="005E5D1A">
      <w:pPr>
        <w:pStyle w:val="BodyText"/>
        <w:ind w:left="0"/>
        <w:jc w:val="left"/>
      </w:pPr>
    </w:p>
    <w:p w14:paraId="4038DB00" w14:textId="77777777" w:rsidR="005E5D1A" w:rsidRDefault="005E5D1A">
      <w:pPr>
        <w:pStyle w:val="BodyText"/>
        <w:ind w:left="0"/>
        <w:jc w:val="left"/>
      </w:pPr>
    </w:p>
    <w:p w14:paraId="4038DB01" w14:textId="77777777" w:rsidR="005E5D1A" w:rsidRDefault="005E5D1A">
      <w:pPr>
        <w:pStyle w:val="BodyText"/>
        <w:ind w:left="0"/>
        <w:jc w:val="left"/>
      </w:pPr>
    </w:p>
    <w:p w14:paraId="4038DB02" w14:textId="77777777" w:rsidR="005E5D1A" w:rsidRDefault="005E5D1A">
      <w:pPr>
        <w:pStyle w:val="BodyText"/>
        <w:ind w:left="0"/>
        <w:jc w:val="left"/>
      </w:pPr>
    </w:p>
    <w:p w14:paraId="4038DB03" w14:textId="77777777" w:rsidR="005E5D1A" w:rsidRDefault="005E5D1A">
      <w:pPr>
        <w:pStyle w:val="BodyText"/>
        <w:ind w:left="0"/>
        <w:jc w:val="left"/>
      </w:pPr>
    </w:p>
    <w:p w14:paraId="4038DB04" w14:textId="77777777" w:rsidR="005E5D1A" w:rsidRDefault="005E5D1A">
      <w:pPr>
        <w:pStyle w:val="BodyText"/>
        <w:ind w:left="0"/>
        <w:jc w:val="left"/>
      </w:pPr>
    </w:p>
    <w:p w14:paraId="4038DB05" w14:textId="77777777" w:rsidR="005E5D1A" w:rsidRDefault="005E5D1A">
      <w:pPr>
        <w:pStyle w:val="BodyText"/>
        <w:spacing w:before="145"/>
        <w:ind w:left="0"/>
        <w:jc w:val="left"/>
      </w:pPr>
    </w:p>
    <w:p w14:paraId="4038DB06" w14:textId="77777777" w:rsidR="005E5D1A" w:rsidRDefault="00000000">
      <w:pPr>
        <w:pStyle w:val="BodyText"/>
        <w:spacing w:line="247" w:lineRule="auto"/>
      </w:pPr>
      <w:r>
        <w:t>Fig.</w:t>
      </w:r>
      <w:r>
        <w:rPr>
          <w:spacing w:val="-5"/>
        </w:rPr>
        <w:t xml:space="preserve"> </w:t>
      </w:r>
      <w:r>
        <w:t>4:</w:t>
      </w:r>
      <w:r>
        <w:rPr>
          <w:spacing w:val="-5"/>
        </w:rPr>
        <w:t xml:space="preserve"> </w:t>
      </w:r>
      <w:r>
        <w:t>Stratified</w:t>
      </w:r>
      <w:r>
        <w:rPr>
          <w:spacing w:val="-5"/>
        </w:rPr>
        <w:t xml:space="preserve"> </w:t>
      </w:r>
      <w:r>
        <w:t>repeated-measures</w:t>
      </w:r>
      <w:r>
        <w:rPr>
          <w:spacing w:val="-5"/>
        </w:rPr>
        <w:t xml:space="preserve"> </w:t>
      </w:r>
      <w:r>
        <w:t>correlations</w:t>
      </w:r>
      <w:r>
        <w:rPr>
          <w:spacing w:val="-5"/>
        </w:rPr>
        <w:t xml:space="preserve"> </w:t>
      </w:r>
      <w:r>
        <w:t>(</w:t>
      </w:r>
      <w:r>
        <w:rPr>
          <w:rFonts w:ascii="Bookman Old Style" w:hAnsi="Bookman Old Style"/>
          <w:i/>
        </w:rPr>
        <w:t>r</w:t>
      </w:r>
      <w:r>
        <w:rPr>
          <w:rFonts w:ascii="Bookman Old Style" w:hAnsi="Bookman Old Style"/>
          <w:vertAlign w:val="subscript"/>
        </w:rPr>
        <w:t>rm</w:t>
      </w:r>
      <w:r>
        <w:t>)</w:t>
      </w:r>
      <w:r>
        <w:rPr>
          <w:spacing w:val="-5"/>
        </w:rPr>
        <w:t xml:space="preserve"> </w:t>
      </w:r>
      <w:r>
        <w:t>between physiological features</w:t>
      </w:r>
      <w:r>
        <w:rPr>
          <w:spacing w:val="-1"/>
        </w:rPr>
        <w:t xml:space="preserve"> </w:t>
      </w:r>
      <w:r>
        <w:t>and subjective</w:t>
      </w:r>
      <w:r>
        <w:rPr>
          <w:spacing w:val="-1"/>
        </w:rPr>
        <w:t xml:space="preserve"> </w:t>
      </w:r>
      <w:r>
        <w:t>MWL, shown</w:t>
      </w:r>
      <w:r>
        <w:rPr>
          <w:spacing w:val="-1"/>
        </w:rPr>
        <w:t xml:space="preserve"> </w:t>
      </w:r>
      <w:r>
        <w:t>separately for</w:t>
      </w:r>
      <w:r>
        <w:rPr>
          <w:spacing w:val="-12"/>
        </w:rPr>
        <w:t xml:space="preserve"> </w:t>
      </w:r>
      <w:r>
        <w:t>low-</w:t>
      </w:r>
      <w:r>
        <w:rPr>
          <w:spacing w:val="-12"/>
        </w:rPr>
        <w:t xml:space="preserve"> </w:t>
      </w:r>
      <w:r>
        <w:t>and</w:t>
      </w:r>
      <w:r>
        <w:rPr>
          <w:spacing w:val="-12"/>
        </w:rPr>
        <w:t xml:space="preserve"> </w:t>
      </w:r>
      <w:r>
        <w:t>high-stress</w:t>
      </w:r>
      <w:r>
        <w:rPr>
          <w:spacing w:val="-12"/>
        </w:rPr>
        <w:t xml:space="preserve"> </w:t>
      </w:r>
      <w:r>
        <w:t>conditions.</w:t>
      </w:r>
      <w:r>
        <w:rPr>
          <w:spacing w:val="-12"/>
        </w:rPr>
        <w:t xml:space="preserve"> </w:t>
      </w:r>
      <w:r>
        <w:t>Benjamini–Hochberg</w:t>
      </w:r>
      <w:r>
        <w:rPr>
          <w:spacing w:val="-12"/>
        </w:rPr>
        <w:t xml:space="preserve"> </w:t>
      </w:r>
      <w:r>
        <w:t>FDR correction</w:t>
      </w:r>
      <w:r>
        <w:rPr>
          <w:spacing w:val="3"/>
        </w:rPr>
        <w:t xml:space="preserve"> </w:t>
      </w:r>
      <w:r>
        <w:t>was</w:t>
      </w:r>
      <w:r>
        <w:rPr>
          <w:spacing w:val="4"/>
        </w:rPr>
        <w:t xml:space="preserve"> </w:t>
      </w:r>
      <w:r>
        <w:t>applied</w:t>
      </w:r>
      <w:r>
        <w:rPr>
          <w:spacing w:val="3"/>
        </w:rPr>
        <w:t xml:space="preserve"> </w:t>
      </w:r>
      <w:r>
        <w:t>within</w:t>
      </w:r>
      <w:r>
        <w:rPr>
          <w:spacing w:val="4"/>
        </w:rPr>
        <w:t xml:space="preserve"> </w:t>
      </w:r>
      <w:r>
        <w:t>each</w:t>
      </w:r>
      <w:r>
        <w:rPr>
          <w:spacing w:val="3"/>
        </w:rPr>
        <w:t xml:space="preserve"> </w:t>
      </w:r>
      <w:r>
        <w:t>stratum</w:t>
      </w:r>
      <w:r>
        <w:rPr>
          <w:spacing w:val="4"/>
        </w:rPr>
        <w:t xml:space="preserve"> </w:t>
      </w:r>
      <w:r>
        <w:t>and</w:t>
      </w:r>
      <w:r>
        <w:rPr>
          <w:spacing w:val="3"/>
        </w:rPr>
        <w:t xml:space="preserve"> </w:t>
      </w:r>
      <w:r>
        <w:t>modality</w:t>
      </w:r>
      <w:r>
        <w:rPr>
          <w:spacing w:val="4"/>
        </w:rPr>
        <w:t xml:space="preserve"> </w:t>
      </w:r>
      <w:r>
        <w:rPr>
          <w:spacing w:val="-4"/>
        </w:rPr>
        <w:t>fam-</w:t>
      </w:r>
    </w:p>
    <w:p w14:paraId="4038DB07" w14:textId="77777777" w:rsidR="005E5D1A" w:rsidRDefault="00000000">
      <w:pPr>
        <w:pStyle w:val="BodyText"/>
        <w:spacing w:line="246" w:lineRule="exact"/>
      </w:pPr>
      <w:r>
        <w:t>ily.</w:t>
      </w:r>
      <w:r>
        <w:rPr>
          <w:spacing w:val="-8"/>
        </w:rPr>
        <w:t xml:space="preserve"> </w:t>
      </w:r>
      <w:r>
        <w:t>Cell</w:t>
      </w:r>
      <w:r>
        <w:rPr>
          <w:spacing w:val="-4"/>
        </w:rPr>
        <w:t xml:space="preserve"> </w:t>
      </w:r>
      <w:r>
        <w:t>text</w:t>
      </w:r>
      <w:r>
        <w:rPr>
          <w:spacing w:val="-3"/>
        </w:rPr>
        <w:t xml:space="preserve"> </w:t>
      </w:r>
      <w:r>
        <w:t>shows</w:t>
      </w:r>
      <w:r>
        <w:rPr>
          <w:spacing w:val="-4"/>
        </w:rPr>
        <w:t xml:space="preserve"> </w:t>
      </w:r>
      <w:r>
        <w:rPr>
          <w:rFonts w:ascii="Bookman Old Style" w:hAnsi="Bookman Old Style"/>
          <w:i/>
        </w:rPr>
        <w:t>r</w:t>
      </w:r>
      <w:r>
        <w:rPr>
          <w:rFonts w:ascii="Bookman Old Style" w:hAnsi="Bookman Old Style"/>
          <w:vertAlign w:val="subscript"/>
        </w:rPr>
        <w:t>rm</w:t>
      </w:r>
      <w:r>
        <w:rPr>
          <w:rFonts w:ascii="Bookman Old Style" w:hAnsi="Bookman Old Style"/>
          <w:spacing w:val="-8"/>
        </w:rPr>
        <w:t xml:space="preserve"> </w:t>
      </w:r>
      <w:r>
        <w:t>with</w:t>
      </w:r>
      <w:r>
        <w:rPr>
          <w:spacing w:val="-3"/>
        </w:rPr>
        <w:t xml:space="preserve"> </w:t>
      </w:r>
      <w:r>
        <w:t>significance</w:t>
      </w:r>
      <w:r>
        <w:rPr>
          <w:spacing w:val="-3"/>
        </w:rPr>
        <w:t xml:space="preserve"> </w:t>
      </w:r>
      <w:r>
        <w:t>markers</w:t>
      </w:r>
      <w:r>
        <w:rPr>
          <w:spacing w:val="-3"/>
        </w:rPr>
        <w:t xml:space="preserve"> </w:t>
      </w:r>
      <w:r>
        <w:t>(</w:t>
      </w:r>
      <w:r>
        <w:rPr>
          <w:rFonts w:ascii="Lucida Sans Unicode" w:hAnsi="Lucida Sans Unicode"/>
        </w:rPr>
        <w:t>∗</w:t>
      </w:r>
      <w:r>
        <w:rPr>
          <w:rFonts w:ascii="Lucida Sans Unicode" w:hAnsi="Lucida Sans Unicode"/>
          <w:spacing w:val="-31"/>
        </w:rPr>
        <w:t xml:space="preserve"> </w:t>
      </w:r>
      <w:r>
        <w:rPr>
          <w:rFonts w:ascii="Bookman Old Style" w:hAnsi="Bookman Old Style"/>
          <w:i/>
        </w:rPr>
        <w:t>q</w:t>
      </w:r>
      <w:r>
        <w:rPr>
          <w:rFonts w:ascii="Bookman Old Style" w:hAnsi="Bookman Old Style"/>
          <w:i/>
          <w:spacing w:val="-8"/>
        </w:rPr>
        <w:t xml:space="preserve"> </w:t>
      </w:r>
      <w:r>
        <w:rPr>
          <w:rFonts w:ascii="Bookman Old Style" w:hAnsi="Bookman Old Style"/>
          <w:i/>
        </w:rPr>
        <w:t>&lt;</w:t>
      </w:r>
      <w:r>
        <w:rPr>
          <w:rFonts w:ascii="Bookman Old Style" w:hAnsi="Bookman Old Style"/>
          <w:i/>
          <w:spacing w:val="-14"/>
        </w:rPr>
        <w:t xml:space="preserve"> </w:t>
      </w:r>
      <w:r>
        <w:rPr>
          <w:rFonts w:ascii="Book Antiqua" w:hAnsi="Book Antiqua"/>
          <w:spacing w:val="-4"/>
        </w:rPr>
        <w:t>0</w:t>
      </w:r>
      <w:r>
        <w:rPr>
          <w:rFonts w:ascii="Bookman Old Style" w:hAnsi="Bookman Old Style"/>
          <w:i/>
          <w:spacing w:val="-4"/>
        </w:rPr>
        <w:t>.</w:t>
      </w:r>
      <w:r>
        <w:rPr>
          <w:rFonts w:ascii="Book Antiqua" w:hAnsi="Book Antiqua"/>
          <w:spacing w:val="-4"/>
        </w:rPr>
        <w:t>05</w:t>
      </w:r>
      <w:r>
        <w:rPr>
          <w:spacing w:val="-4"/>
        </w:rPr>
        <w:t>,</w:t>
      </w:r>
    </w:p>
    <w:p w14:paraId="4038DB08" w14:textId="77777777" w:rsidR="005E5D1A" w:rsidRDefault="00000000">
      <w:pPr>
        <w:pStyle w:val="BodyText"/>
        <w:spacing w:line="273" w:lineRule="exact"/>
      </w:pPr>
      <w:r>
        <w:rPr>
          <w:rFonts w:ascii="Lucida Sans Unicode" w:hAnsi="Lucida Sans Unicode"/>
        </w:rPr>
        <w:t>†</w:t>
      </w:r>
      <w:r>
        <w:rPr>
          <w:rFonts w:ascii="Lucida Sans Unicode" w:hAnsi="Lucida Sans Unicode"/>
          <w:spacing w:val="-30"/>
        </w:rPr>
        <w:t xml:space="preserve"> </w:t>
      </w:r>
      <w:r>
        <w:rPr>
          <w:rFonts w:ascii="Book Antiqua" w:hAnsi="Book Antiqua"/>
        </w:rPr>
        <w:t>0</w:t>
      </w:r>
      <w:r>
        <w:rPr>
          <w:rFonts w:ascii="Bookman Old Style" w:hAnsi="Bookman Old Style"/>
          <w:i/>
        </w:rPr>
        <w:t>.</w:t>
      </w:r>
      <w:r>
        <w:rPr>
          <w:rFonts w:ascii="Book Antiqua" w:hAnsi="Book Antiqua"/>
        </w:rPr>
        <w:t>05</w:t>
      </w:r>
      <w:r>
        <w:rPr>
          <w:rFonts w:ascii="Book Antiqua" w:hAnsi="Book Antiqua"/>
          <w:spacing w:val="-6"/>
        </w:rPr>
        <w:t xml:space="preserve"> </w:t>
      </w:r>
      <w:r>
        <w:rPr>
          <w:rFonts w:ascii="Lucida Sans Unicode" w:hAnsi="Lucida Sans Unicode"/>
        </w:rPr>
        <w:t>≤</w:t>
      </w:r>
      <w:r>
        <w:rPr>
          <w:rFonts w:ascii="Lucida Sans Unicode" w:hAnsi="Lucida Sans Unicode"/>
          <w:spacing w:val="-14"/>
        </w:rPr>
        <w:t xml:space="preserve"> </w:t>
      </w:r>
      <w:r>
        <w:rPr>
          <w:rFonts w:ascii="Bookman Old Style" w:hAnsi="Bookman Old Style"/>
          <w:i/>
        </w:rPr>
        <w:t>q</w:t>
      </w:r>
      <w:r>
        <w:rPr>
          <w:rFonts w:ascii="Bookman Old Style" w:hAnsi="Bookman Old Style"/>
          <w:i/>
          <w:spacing w:val="-5"/>
        </w:rPr>
        <w:t xml:space="preserve"> </w:t>
      </w:r>
      <w:r>
        <w:rPr>
          <w:rFonts w:ascii="Bookman Old Style" w:hAnsi="Bookman Old Style"/>
          <w:i/>
        </w:rPr>
        <w:t>&lt;</w:t>
      </w:r>
      <w:r>
        <w:rPr>
          <w:rFonts w:ascii="Bookman Old Style" w:hAnsi="Bookman Old Style"/>
          <w:i/>
          <w:spacing w:val="-11"/>
        </w:rPr>
        <w:t xml:space="preserve"> </w:t>
      </w:r>
      <w:r>
        <w:rPr>
          <w:rFonts w:ascii="Book Antiqua" w:hAnsi="Book Antiqua"/>
        </w:rPr>
        <w:t>0</w:t>
      </w:r>
      <w:r>
        <w:rPr>
          <w:rFonts w:ascii="Bookman Old Style" w:hAnsi="Bookman Old Style"/>
          <w:i/>
        </w:rPr>
        <w:t>.</w:t>
      </w:r>
      <w:r>
        <w:rPr>
          <w:rFonts w:ascii="Book Antiqua" w:hAnsi="Book Antiqua"/>
        </w:rPr>
        <w:t>10</w:t>
      </w:r>
      <w:r>
        <w:t>);</w:t>
      </w:r>
      <w:r>
        <w:rPr>
          <w:spacing w:val="11"/>
        </w:rPr>
        <w:t xml:space="preserve"> </w:t>
      </w:r>
      <w:r>
        <w:t>borders</w:t>
      </w:r>
      <w:r>
        <w:rPr>
          <w:spacing w:val="11"/>
        </w:rPr>
        <w:t xml:space="preserve"> </w:t>
      </w:r>
      <w:r>
        <w:t>encode</w:t>
      </w:r>
      <w:r>
        <w:rPr>
          <w:spacing w:val="11"/>
        </w:rPr>
        <w:t xml:space="preserve"> </w:t>
      </w:r>
      <w:r>
        <w:t>the</w:t>
      </w:r>
      <w:r>
        <w:rPr>
          <w:spacing w:val="11"/>
        </w:rPr>
        <w:t xml:space="preserve"> </w:t>
      </w:r>
      <w:r>
        <w:t>same</w:t>
      </w:r>
      <w:r>
        <w:rPr>
          <w:spacing w:val="12"/>
        </w:rPr>
        <w:t xml:space="preserve"> </w:t>
      </w:r>
      <w:r>
        <w:rPr>
          <w:spacing w:val="-2"/>
        </w:rPr>
        <w:t>thresholds.</w:t>
      </w:r>
    </w:p>
    <w:p w14:paraId="4038DB09" w14:textId="77777777" w:rsidR="005E5D1A" w:rsidRDefault="00000000">
      <w:pPr>
        <w:pStyle w:val="BodyText"/>
        <w:spacing w:before="158" w:line="249" w:lineRule="auto"/>
      </w:pPr>
      <w:r>
        <w:t>TABLE</w:t>
      </w:r>
      <w:r>
        <w:rPr>
          <w:spacing w:val="-11"/>
        </w:rPr>
        <w:t xml:space="preserve"> </w:t>
      </w:r>
      <w:r>
        <w:t>V:</w:t>
      </w:r>
      <w:r>
        <w:rPr>
          <w:spacing w:val="-10"/>
        </w:rPr>
        <w:t xml:space="preserve"> </w:t>
      </w:r>
      <w:r>
        <w:t>Best-performing</w:t>
      </w:r>
      <w:r>
        <w:rPr>
          <w:spacing w:val="-11"/>
        </w:rPr>
        <w:t xml:space="preserve"> </w:t>
      </w:r>
      <w:r>
        <w:t>LOSO</w:t>
      </w:r>
      <w:r>
        <w:rPr>
          <w:spacing w:val="-11"/>
        </w:rPr>
        <w:t xml:space="preserve"> </w:t>
      </w:r>
      <w:r>
        <w:t>SVM</w:t>
      </w:r>
      <w:r>
        <w:rPr>
          <w:spacing w:val="-11"/>
        </w:rPr>
        <w:t xml:space="preserve"> </w:t>
      </w:r>
      <w:r>
        <w:t>models</w:t>
      </w:r>
      <w:r>
        <w:rPr>
          <w:spacing w:val="-10"/>
        </w:rPr>
        <w:t xml:space="preserve"> </w:t>
      </w:r>
      <w:r>
        <w:t>for</w:t>
      </w:r>
      <w:r>
        <w:rPr>
          <w:spacing w:val="-11"/>
        </w:rPr>
        <w:t xml:space="preserve"> </w:t>
      </w:r>
      <w:r>
        <w:t>stress</w:t>
      </w:r>
      <w:r>
        <w:rPr>
          <w:spacing w:val="-11"/>
        </w:rPr>
        <w:t xml:space="preserve"> </w:t>
      </w:r>
      <w:r>
        <w:t>and MWL classification.</w:t>
      </w:r>
    </w:p>
    <w:p w14:paraId="4038DB0A" w14:textId="77777777" w:rsidR="005E5D1A" w:rsidRDefault="00000000">
      <w:pPr>
        <w:tabs>
          <w:tab w:val="left" w:pos="1743"/>
          <w:tab w:val="left" w:pos="2083"/>
          <w:tab w:val="left" w:pos="2741"/>
          <w:tab w:val="left" w:pos="2906"/>
          <w:tab w:val="left" w:pos="3589"/>
          <w:tab w:val="left" w:pos="3644"/>
          <w:tab w:val="left" w:pos="4107"/>
        </w:tabs>
        <w:spacing w:before="96" w:line="280" w:lineRule="atLeast"/>
        <w:ind w:left="1104" w:right="843"/>
        <w:rPr>
          <w:sz w:val="16"/>
        </w:rPr>
      </w:pPr>
      <w:r>
        <w:rPr>
          <w:noProof/>
          <w:sz w:val="16"/>
        </w:rPr>
        <mc:AlternateContent>
          <mc:Choice Requires="wps">
            <w:drawing>
              <wp:anchor distT="0" distB="0" distL="0" distR="0" simplePos="0" relativeHeight="15739904" behindDoc="0" locked="0" layoutInCell="1" allowOverlap="1" wp14:anchorId="4038DBD8" wp14:editId="4038DBD9">
                <wp:simplePos x="0" y="0"/>
                <wp:positionH relativeFrom="page">
                  <wp:posOffset>1082662</wp:posOffset>
                </wp:positionH>
                <wp:positionV relativeFrom="paragraph">
                  <wp:posOffset>93656</wp:posOffset>
                </wp:positionV>
                <wp:extent cx="226695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1270"/>
                        </a:xfrm>
                        <a:custGeom>
                          <a:avLst/>
                          <a:gdLst/>
                          <a:ahLst/>
                          <a:cxnLst/>
                          <a:rect l="l" t="t" r="r" b="b"/>
                          <a:pathLst>
                            <a:path w="2266950">
                              <a:moveTo>
                                <a:pt x="0" y="0"/>
                              </a:moveTo>
                              <a:lnTo>
                                <a:pt x="226681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3D1300" id="Graphic 28" o:spid="_x0000_s1026" style="position:absolute;margin-left:85.25pt;margin-top:7.35pt;width:178.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2266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" path="m,l2266810,e" filled="f" strokeweight=".28114mm">
                <v:path arrowok="t"/>
                <w10:wrap anchorx="page"/>
              </v:shape>
            </w:pict>
          </mc:Fallback>
        </mc:AlternateContent>
      </w:r>
      <w:r>
        <w:rPr>
          <w:noProof/>
          <w:sz w:val="16"/>
        </w:rPr>
        <mc:AlternateContent>
          <mc:Choice Requires="wps">
            <w:drawing>
              <wp:anchor distT="0" distB="0" distL="0" distR="0" simplePos="0" relativeHeight="15740416" behindDoc="0" locked="0" layoutInCell="1" allowOverlap="1" wp14:anchorId="4038DBDA" wp14:editId="4038DBDB">
                <wp:simplePos x="0" y="0"/>
                <wp:positionH relativeFrom="page">
                  <wp:posOffset>1082662</wp:posOffset>
                </wp:positionH>
                <wp:positionV relativeFrom="paragraph">
                  <wp:posOffset>275533</wp:posOffset>
                </wp:positionV>
                <wp:extent cx="226695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6950" cy="1270"/>
                        </a:xfrm>
                        <a:custGeom>
                          <a:avLst/>
                          <a:gdLst/>
                          <a:ahLst/>
                          <a:cxnLst/>
                          <a:rect l="l" t="t" r="r" b="b"/>
                          <a:pathLst>
                            <a:path w="2266950">
                              <a:moveTo>
                                <a:pt x="0" y="0"/>
                              </a:moveTo>
                              <a:lnTo>
                                <a:pt x="226681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801DE6" id="Graphic 29" o:spid="_x0000_s1026" style="position:absolute;margin-left:85.25pt;margin-top:21.7pt;width:178.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2266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" path="m,l2266810,e" filled="f" strokeweight=".17567mm">
                <v:path arrowok="t"/>
                <w10:wrap anchorx="page"/>
              </v:shape>
            </w:pict>
          </mc:Fallback>
        </mc:AlternateContent>
      </w:r>
      <w:r>
        <w:rPr>
          <w:spacing w:val="-2"/>
          <w:sz w:val="16"/>
        </w:rPr>
        <w:t>Target</w:t>
      </w:r>
      <w:r>
        <w:rPr>
          <w:sz w:val="16"/>
        </w:rPr>
        <w:tab/>
      </w:r>
      <w:r>
        <w:rPr>
          <w:rFonts w:ascii="Bookman Old Style"/>
          <w:i/>
          <w:sz w:val="16"/>
        </w:rPr>
        <w:t xml:space="preserve">k </w:t>
      </w:r>
      <w:r>
        <w:rPr>
          <w:sz w:val="16"/>
        </w:rPr>
        <w:t>(features)</w:t>
      </w:r>
      <w:r>
        <w:rPr>
          <w:sz w:val="16"/>
        </w:rPr>
        <w:tab/>
      </w:r>
      <w:r>
        <w:rPr>
          <w:spacing w:val="-2"/>
          <w:sz w:val="16"/>
        </w:rPr>
        <w:t>Accuracy</w:t>
      </w:r>
      <w:r>
        <w:rPr>
          <w:sz w:val="16"/>
        </w:rPr>
        <w:tab/>
      </w:r>
      <w:r>
        <w:rPr>
          <w:sz w:val="16"/>
        </w:rPr>
        <w:tab/>
      </w:r>
      <w:r>
        <w:rPr>
          <w:spacing w:val="-6"/>
          <w:sz w:val="16"/>
        </w:rPr>
        <w:t>F1</w:t>
      </w:r>
      <w:r>
        <w:rPr>
          <w:sz w:val="16"/>
        </w:rPr>
        <w:tab/>
      </w:r>
      <w:r>
        <w:rPr>
          <w:spacing w:val="-6"/>
          <w:sz w:val="16"/>
        </w:rPr>
        <w:t>AUC</w:t>
      </w:r>
      <w:r>
        <w:rPr>
          <w:spacing w:val="40"/>
          <w:sz w:val="16"/>
        </w:rPr>
        <w:t xml:space="preserve"> </w:t>
      </w:r>
      <w:r>
        <w:rPr>
          <w:spacing w:val="-2"/>
          <w:sz w:val="16"/>
        </w:rPr>
        <w:t>Stress</w:t>
      </w:r>
      <w:r>
        <w:rPr>
          <w:sz w:val="16"/>
        </w:rPr>
        <w:tab/>
      </w:r>
      <w:r>
        <w:rPr>
          <w:sz w:val="16"/>
        </w:rPr>
        <w:tab/>
      </w:r>
      <w:r>
        <w:rPr>
          <w:spacing w:val="-10"/>
          <w:sz w:val="16"/>
        </w:rPr>
        <w:t>5</w:t>
      </w:r>
      <w:r>
        <w:rPr>
          <w:sz w:val="16"/>
        </w:rPr>
        <w:tab/>
      </w:r>
      <w:r>
        <w:rPr>
          <w:sz w:val="16"/>
        </w:rPr>
        <w:tab/>
      </w:r>
      <w:r>
        <w:rPr>
          <w:spacing w:val="-4"/>
          <w:sz w:val="16"/>
        </w:rPr>
        <w:t>0.57</w:t>
      </w:r>
      <w:r>
        <w:rPr>
          <w:sz w:val="16"/>
        </w:rPr>
        <w:tab/>
      </w:r>
      <w:r>
        <w:rPr>
          <w:spacing w:val="-4"/>
          <w:sz w:val="16"/>
        </w:rPr>
        <w:t>0.57</w:t>
      </w:r>
      <w:r>
        <w:rPr>
          <w:sz w:val="16"/>
        </w:rPr>
        <w:tab/>
      </w:r>
      <w:r>
        <w:rPr>
          <w:spacing w:val="-18"/>
          <w:sz w:val="16"/>
        </w:rPr>
        <w:t xml:space="preserve"> </w:t>
      </w:r>
      <w:r>
        <w:rPr>
          <w:sz w:val="16"/>
        </w:rPr>
        <w:t>0.56</w:t>
      </w:r>
    </w:p>
    <w:p w14:paraId="4038DB0B" w14:textId="77777777" w:rsidR="005E5D1A" w:rsidRDefault="00000000">
      <w:pPr>
        <w:tabs>
          <w:tab w:val="left" w:pos="2083"/>
          <w:tab w:val="left" w:pos="2906"/>
          <w:tab w:val="left" w:pos="3589"/>
          <w:tab w:val="left" w:pos="4131"/>
        </w:tabs>
        <w:spacing w:line="180" w:lineRule="exact"/>
        <w:ind w:left="1104"/>
        <w:rPr>
          <w:sz w:val="16"/>
        </w:rPr>
      </w:pPr>
      <w:r>
        <w:rPr>
          <w:spacing w:val="-5"/>
          <w:sz w:val="16"/>
        </w:rPr>
        <w:t>MWL</w:t>
      </w:r>
      <w:r>
        <w:rPr>
          <w:sz w:val="16"/>
        </w:rPr>
        <w:tab/>
      </w:r>
      <w:r>
        <w:rPr>
          <w:spacing w:val="-10"/>
          <w:sz w:val="16"/>
        </w:rPr>
        <w:t>5</w:t>
      </w:r>
      <w:r>
        <w:rPr>
          <w:sz w:val="16"/>
        </w:rPr>
        <w:tab/>
      </w:r>
      <w:r>
        <w:rPr>
          <w:spacing w:val="-4"/>
          <w:sz w:val="16"/>
        </w:rPr>
        <w:t>0.60</w:t>
      </w:r>
      <w:r>
        <w:rPr>
          <w:sz w:val="16"/>
        </w:rPr>
        <w:tab/>
      </w:r>
      <w:r>
        <w:rPr>
          <w:spacing w:val="-4"/>
          <w:sz w:val="16"/>
        </w:rPr>
        <w:t>0.59</w:t>
      </w:r>
      <w:r>
        <w:rPr>
          <w:sz w:val="16"/>
        </w:rPr>
        <w:tab/>
      </w:r>
      <w:r>
        <w:rPr>
          <w:spacing w:val="-4"/>
          <w:sz w:val="16"/>
        </w:rPr>
        <w:t>0.66</w:t>
      </w:r>
    </w:p>
    <w:p w14:paraId="4038DB0C" w14:textId="77777777" w:rsidR="005E5D1A" w:rsidRDefault="005E5D1A">
      <w:pPr>
        <w:pStyle w:val="BodyText"/>
        <w:spacing w:before="5"/>
        <w:ind w:left="0"/>
        <w:jc w:val="left"/>
        <w:rPr>
          <w:sz w:val="5"/>
        </w:rPr>
      </w:pPr>
    </w:p>
    <w:p w14:paraId="4038DB0D" w14:textId="77777777" w:rsidR="005E5D1A" w:rsidRDefault="00000000">
      <w:pPr>
        <w:spacing w:line="20" w:lineRule="exact"/>
        <w:ind w:left="984"/>
        <w:rPr>
          <w:sz w:val="2"/>
        </w:rPr>
      </w:pPr>
      <w:r>
        <w:rPr>
          <w:noProof/>
          <w:sz w:val="2"/>
        </w:rPr>
        <mc:AlternateContent>
          <mc:Choice Requires="wpg">
            <w:drawing>
              <wp:inline distT="0" distB="0" distL="0" distR="0" wp14:anchorId="4038DBDC" wp14:editId="4038DBDD">
                <wp:extent cx="2266950" cy="10160"/>
                <wp:effectExtent l="9525" t="0" r="0" b="889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6950" cy="10160"/>
                          <a:chOff x="0" y="0"/>
                          <a:chExt cx="2266950" cy="10160"/>
                        </a:xfrm>
                      </wpg:grpSpPr>
                      <wps:wsp>
                        <wps:cNvPr id="31" name="Graphic 31"/>
                        <wps:cNvSpPr/>
                        <wps:spPr>
                          <a:xfrm>
                            <a:off x="0" y="5060"/>
                            <a:ext cx="2266950" cy="1270"/>
                          </a:xfrm>
                          <a:custGeom>
                            <a:avLst/>
                            <a:gdLst/>
                            <a:ahLst/>
                            <a:cxnLst/>
                            <a:rect l="l" t="t" r="r" b="b"/>
                            <a:pathLst>
                              <a:path w="2266950">
                                <a:moveTo>
                                  <a:pt x="0" y="0"/>
                                </a:moveTo>
                                <a:lnTo>
                                  <a:pt x="226681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AA7C34" id="Group 30" o:spid="_x0000_s1026" style="width:178.5pt;height:.8pt;mso-position-horizontal-relative:char;mso-position-vertical-relative:line" coordsize="2266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">
                <v:shape id="Graphic 31" o:spid="_x0000_s1027" style="position:absolute;top:50;width:22669;height:13;visibility:visible;mso-wrap-style:square;v-text-anchor:top" coordsize="2266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" path="m,l2266810,e" filled="f" strokeweight=".28114mm">
                  <v:path arrowok="t"/>
                </v:shape>
                <w10:anchorlock/>
              </v:group>
            </w:pict>
          </mc:Fallback>
        </mc:AlternateContent>
      </w:r>
    </w:p>
    <w:p w14:paraId="4038DB0E" w14:textId="77777777" w:rsidR="005E5D1A" w:rsidRDefault="005E5D1A">
      <w:pPr>
        <w:pStyle w:val="BodyText"/>
        <w:ind w:left="0"/>
        <w:jc w:val="left"/>
        <w:rPr>
          <w:sz w:val="16"/>
        </w:rPr>
      </w:pPr>
    </w:p>
    <w:p w14:paraId="4038DB0F" w14:textId="77777777" w:rsidR="005E5D1A" w:rsidRDefault="005E5D1A">
      <w:pPr>
        <w:pStyle w:val="BodyText"/>
        <w:spacing w:before="24"/>
        <w:ind w:left="0"/>
        <w:jc w:val="left"/>
        <w:rPr>
          <w:sz w:val="16"/>
        </w:rPr>
      </w:pPr>
    </w:p>
    <w:p w14:paraId="4038DB10" w14:textId="77777777" w:rsidR="005E5D1A" w:rsidRDefault="00000000">
      <w:pPr>
        <w:pStyle w:val="BodyText"/>
        <w:spacing w:line="235" w:lineRule="auto"/>
      </w:pPr>
      <w:r>
        <w:t xml:space="preserve">performance (AUC = 0.60, </w:t>
      </w:r>
      <w:r>
        <w:rPr>
          <w:rFonts w:ascii="Bookman Old Style"/>
          <w:i/>
        </w:rPr>
        <w:t>p &lt; .</w:t>
      </w:r>
      <w:r>
        <w:rPr>
          <w:rFonts w:ascii="Book Antiqua"/>
        </w:rPr>
        <w:t>001</w:t>
      </w:r>
      <w:r>
        <w:t>), whereas peripheral features</w:t>
      </w:r>
      <w:r>
        <w:rPr>
          <w:spacing w:val="49"/>
        </w:rPr>
        <w:t xml:space="preserve"> </w:t>
      </w:r>
      <w:r>
        <w:t>did</w:t>
      </w:r>
      <w:r>
        <w:rPr>
          <w:spacing w:val="50"/>
        </w:rPr>
        <w:t xml:space="preserve"> </w:t>
      </w:r>
      <w:r>
        <w:t>not</w:t>
      </w:r>
      <w:r>
        <w:rPr>
          <w:spacing w:val="49"/>
        </w:rPr>
        <w:t xml:space="preserve"> </w:t>
      </w:r>
      <w:r>
        <w:t>perform</w:t>
      </w:r>
      <w:r>
        <w:rPr>
          <w:spacing w:val="51"/>
        </w:rPr>
        <w:t xml:space="preserve"> </w:t>
      </w:r>
      <w:r>
        <w:t>significantly</w:t>
      </w:r>
      <w:r>
        <w:rPr>
          <w:spacing w:val="49"/>
        </w:rPr>
        <w:t xml:space="preserve"> </w:t>
      </w:r>
      <w:r>
        <w:t>above</w:t>
      </w:r>
      <w:r>
        <w:rPr>
          <w:spacing w:val="50"/>
        </w:rPr>
        <w:t xml:space="preserve"> </w:t>
      </w:r>
      <w:r>
        <w:t>chance</w:t>
      </w:r>
      <w:r>
        <w:rPr>
          <w:spacing w:val="49"/>
        </w:rPr>
        <w:t xml:space="preserve"> </w:t>
      </w:r>
      <w:r>
        <w:rPr>
          <w:spacing w:val="-4"/>
        </w:rPr>
        <w:t>(AUC</w:t>
      </w:r>
    </w:p>
    <w:p w14:paraId="4038DB11" w14:textId="77777777" w:rsidR="005E5D1A" w:rsidRDefault="00000000">
      <w:pPr>
        <w:pStyle w:val="BodyText"/>
        <w:spacing w:before="6" w:line="247" w:lineRule="auto"/>
      </w:pPr>
      <w:r>
        <w:t>=</w:t>
      </w:r>
      <w:r>
        <w:rPr>
          <w:spacing w:val="36"/>
        </w:rPr>
        <w:t xml:space="preserve"> </w:t>
      </w:r>
      <w:r>
        <w:t>0.52,</w:t>
      </w:r>
      <w:r>
        <w:rPr>
          <w:spacing w:val="36"/>
        </w:rPr>
        <w:t xml:space="preserve"> </w:t>
      </w:r>
      <w:r>
        <w:rPr>
          <w:rFonts w:ascii="Bookman Old Style"/>
          <w:i/>
        </w:rPr>
        <w:t>p</w:t>
      </w:r>
      <w:r>
        <w:rPr>
          <w:rFonts w:ascii="Bookman Old Style"/>
          <w:i/>
          <w:spacing w:val="30"/>
        </w:rPr>
        <w:t xml:space="preserve"> </w:t>
      </w:r>
      <w:r>
        <w:rPr>
          <w:rFonts w:ascii="Book Antiqua"/>
        </w:rPr>
        <w:t>=</w:t>
      </w:r>
      <w:r>
        <w:rPr>
          <w:rFonts w:ascii="Book Antiqua"/>
          <w:spacing w:val="40"/>
        </w:rPr>
        <w:t xml:space="preserve"> </w:t>
      </w:r>
      <w:r>
        <w:rPr>
          <w:rFonts w:ascii="Bookman Old Style"/>
          <w:i/>
        </w:rPr>
        <w:t>.</w:t>
      </w:r>
      <w:r>
        <w:rPr>
          <w:rFonts w:ascii="Book Antiqua"/>
        </w:rPr>
        <w:t>32</w:t>
      </w:r>
      <w:r>
        <w:t>).</w:t>
      </w:r>
      <w:r>
        <w:rPr>
          <w:spacing w:val="36"/>
        </w:rPr>
        <w:t xml:space="preserve"> </w:t>
      </w:r>
      <w:r>
        <w:t>The</w:t>
      </w:r>
      <w:r>
        <w:rPr>
          <w:spacing w:val="36"/>
        </w:rPr>
        <w:t xml:space="preserve"> </w:t>
      </w:r>
      <w:r>
        <w:t>combined</w:t>
      </w:r>
      <w:r>
        <w:rPr>
          <w:spacing w:val="36"/>
        </w:rPr>
        <w:t xml:space="preserve"> </w:t>
      </w:r>
      <w:r>
        <w:t>model</w:t>
      </w:r>
      <w:r>
        <w:rPr>
          <w:spacing w:val="36"/>
        </w:rPr>
        <w:t xml:space="preserve"> </w:t>
      </w:r>
      <w:r>
        <w:t>achieved</w:t>
      </w:r>
      <w:r>
        <w:rPr>
          <w:spacing w:val="36"/>
        </w:rPr>
        <w:t xml:space="preserve"> </w:t>
      </w:r>
      <w:r>
        <w:t>the</w:t>
      </w:r>
      <w:r>
        <w:rPr>
          <w:spacing w:val="36"/>
        </w:rPr>
        <w:t xml:space="preserve"> </w:t>
      </w:r>
      <w:r>
        <w:t>high-est performance (AUC = 0.66), suggesting that while EEG drives</w:t>
      </w:r>
      <w:r>
        <w:rPr>
          <w:spacing w:val="-8"/>
        </w:rPr>
        <w:t xml:space="preserve"> </w:t>
      </w:r>
      <w:r>
        <w:t>the</w:t>
      </w:r>
      <w:r>
        <w:rPr>
          <w:spacing w:val="-8"/>
        </w:rPr>
        <w:t xml:space="preserve"> </w:t>
      </w:r>
      <w:r>
        <w:t>predictive</w:t>
      </w:r>
      <w:r>
        <w:rPr>
          <w:spacing w:val="-8"/>
        </w:rPr>
        <w:t xml:space="preserve"> </w:t>
      </w:r>
      <w:r>
        <w:t>power,</w:t>
      </w:r>
      <w:r>
        <w:rPr>
          <w:spacing w:val="-8"/>
        </w:rPr>
        <w:t xml:space="preserve"> </w:t>
      </w:r>
      <w:r>
        <w:t>peripheral</w:t>
      </w:r>
      <w:r>
        <w:rPr>
          <w:spacing w:val="-8"/>
        </w:rPr>
        <w:t xml:space="preserve"> </w:t>
      </w:r>
      <w:r>
        <w:t>features</w:t>
      </w:r>
      <w:r>
        <w:rPr>
          <w:spacing w:val="-8"/>
        </w:rPr>
        <w:t xml:space="preserve"> </w:t>
      </w:r>
      <w:r>
        <w:t>may</w:t>
      </w:r>
      <w:r>
        <w:rPr>
          <w:spacing w:val="-8"/>
        </w:rPr>
        <w:t xml:space="preserve"> </w:t>
      </w:r>
      <w:r>
        <w:t>contribute complementary information. For stress classification, neither modality subset achieved significance (EEG AUC = 0.38, Peripheral</w:t>
      </w:r>
      <w:r>
        <w:rPr>
          <w:spacing w:val="-3"/>
        </w:rPr>
        <w:t xml:space="preserve"> </w:t>
      </w:r>
      <w:r>
        <w:t>AUC</w:t>
      </w:r>
      <w:r>
        <w:rPr>
          <w:spacing w:val="-2"/>
        </w:rPr>
        <w:t xml:space="preserve"> </w:t>
      </w:r>
      <w:r>
        <w:t>=</w:t>
      </w:r>
      <w:r>
        <w:rPr>
          <w:spacing w:val="-3"/>
        </w:rPr>
        <w:t xml:space="preserve"> </w:t>
      </w:r>
      <w:r>
        <w:t>0.47),</w:t>
      </w:r>
      <w:r>
        <w:rPr>
          <w:spacing w:val="-2"/>
        </w:rPr>
        <w:t xml:space="preserve"> </w:t>
      </w:r>
      <w:r>
        <w:t>consistent</w:t>
      </w:r>
      <w:r>
        <w:rPr>
          <w:spacing w:val="-2"/>
        </w:rPr>
        <w:t xml:space="preserve"> </w:t>
      </w:r>
      <w:r>
        <w:t>with</w:t>
      </w:r>
      <w:r>
        <w:rPr>
          <w:spacing w:val="-3"/>
        </w:rPr>
        <w:t xml:space="preserve"> </w:t>
      </w:r>
      <w:r>
        <w:t>the</w:t>
      </w:r>
      <w:r>
        <w:rPr>
          <w:spacing w:val="-2"/>
        </w:rPr>
        <w:t xml:space="preserve"> </w:t>
      </w:r>
      <w:r>
        <w:t>poor</w:t>
      </w:r>
      <w:r>
        <w:rPr>
          <w:spacing w:val="-3"/>
        </w:rPr>
        <w:t xml:space="preserve"> </w:t>
      </w:r>
      <w:r>
        <w:t>performance of the combined model.</w:t>
      </w:r>
    </w:p>
    <w:p w14:paraId="4038DB12" w14:textId="77777777" w:rsidR="005E5D1A" w:rsidRDefault="005E5D1A">
      <w:pPr>
        <w:pStyle w:val="BodyText"/>
        <w:spacing w:before="58"/>
        <w:ind w:left="0"/>
        <w:jc w:val="left"/>
      </w:pPr>
    </w:p>
    <w:p w14:paraId="4038DB13" w14:textId="77777777" w:rsidR="005E5D1A" w:rsidRDefault="00000000">
      <w:pPr>
        <w:pStyle w:val="ListParagraph"/>
        <w:numPr>
          <w:ilvl w:val="0"/>
          <w:numId w:val="3"/>
        </w:numPr>
        <w:tabs>
          <w:tab w:val="left" w:pos="502"/>
        </w:tabs>
        <w:spacing w:before="1"/>
        <w:ind w:left="502" w:hanging="243"/>
        <w:jc w:val="both"/>
        <w:rPr>
          <w:i/>
          <w:sz w:val="20"/>
        </w:rPr>
      </w:pPr>
      <w:r>
        <w:rPr>
          <w:i/>
          <w:sz w:val="20"/>
        </w:rPr>
        <w:t>Reliability</w:t>
      </w:r>
      <w:r>
        <w:rPr>
          <w:i/>
          <w:spacing w:val="11"/>
          <w:sz w:val="20"/>
        </w:rPr>
        <w:t xml:space="preserve"> </w:t>
      </w:r>
      <w:r>
        <w:rPr>
          <w:i/>
          <w:sz w:val="20"/>
        </w:rPr>
        <w:t>and</w:t>
      </w:r>
      <w:r>
        <w:rPr>
          <w:i/>
          <w:spacing w:val="12"/>
          <w:sz w:val="20"/>
        </w:rPr>
        <w:t xml:space="preserve"> </w:t>
      </w:r>
      <w:r>
        <w:rPr>
          <w:i/>
          <w:sz w:val="20"/>
        </w:rPr>
        <w:t>Covariate</w:t>
      </w:r>
      <w:r>
        <w:rPr>
          <w:i/>
          <w:spacing w:val="12"/>
          <w:sz w:val="20"/>
        </w:rPr>
        <w:t xml:space="preserve"> </w:t>
      </w:r>
      <w:r>
        <w:rPr>
          <w:i/>
          <w:spacing w:val="-2"/>
          <w:sz w:val="20"/>
        </w:rPr>
        <w:t>Analysis</w:t>
      </w:r>
    </w:p>
    <w:p w14:paraId="4038DB14" w14:textId="77777777" w:rsidR="005E5D1A" w:rsidRDefault="00000000">
      <w:pPr>
        <w:pStyle w:val="BodyText"/>
        <w:spacing w:before="70" w:line="249" w:lineRule="auto"/>
        <w:ind w:firstLine="199"/>
      </w:pPr>
      <w:r>
        <w:t>To verify the stability of physiological baselines, intraclass correlation coefficients (ICC) were computed for key features across the four pre-condition relaxation periods. Results indi-cated</w:t>
      </w:r>
      <w:r>
        <w:rPr>
          <w:spacing w:val="-11"/>
        </w:rPr>
        <w:t xml:space="preserve"> </w:t>
      </w:r>
      <w:r>
        <w:t>fair-to-good</w:t>
      </w:r>
      <w:r>
        <w:rPr>
          <w:spacing w:val="-11"/>
        </w:rPr>
        <w:t xml:space="preserve"> </w:t>
      </w:r>
      <w:r>
        <w:t>stability</w:t>
      </w:r>
      <w:r>
        <w:rPr>
          <w:spacing w:val="-11"/>
        </w:rPr>
        <w:t xml:space="preserve"> </w:t>
      </w:r>
      <w:r>
        <w:t>for</w:t>
      </w:r>
      <w:r>
        <w:rPr>
          <w:spacing w:val="-11"/>
        </w:rPr>
        <w:t xml:space="preserve"> </w:t>
      </w:r>
      <w:r>
        <w:t>heart</w:t>
      </w:r>
      <w:r>
        <w:rPr>
          <w:spacing w:val="-11"/>
        </w:rPr>
        <w:t xml:space="preserve"> </w:t>
      </w:r>
      <w:r>
        <w:t>rate</w:t>
      </w:r>
      <w:r>
        <w:rPr>
          <w:spacing w:val="-11"/>
        </w:rPr>
        <w:t xml:space="preserve"> </w:t>
      </w:r>
      <w:r>
        <w:t>(ICC</w:t>
      </w:r>
      <w:r>
        <w:rPr>
          <w:spacing w:val="-11"/>
        </w:rPr>
        <w:t xml:space="preserve"> </w:t>
      </w:r>
      <w:r>
        <w:t>=</w:t>
      </w:r>
      <w:r>
        <w:rPr>
          <w:spacing w:val="-11"/>
        </w:rPr>
        <w:t xml:space="preserve"> </w:t>
      </w:r>
      <w:r>
        <w:t>0.38)</w:t>
      </w:r>
      <w:r>
        <w:rPr>
          <w:spacing w:val="-11"/>
        </w:rPr>
        <w:t xml:space="preserve"> </w:t>
      </w:r>
      <w:r>
        <w:t>and</w:t>
      </w:r>
      <w:r>
        <w:rPr>
          <w:spacing w:val="-11"/>
        </w:rPr>
        <w:t xml:space="preserve"> </w:t>
      </w:r>
      <w:r>
        <w:t>tonic EDA</w:t>
      </w:r>
      <w:r>
        <w:rPr>
          <w:spacing w:val="5"/>
        </w:rPr>
        <w:t xml:space="preserve"> </w:t>
      </w:r>
      <w:r>
        <w:t>(ICC</w:t>
      </w:r>
      <w:r>
        <w:rPr>
          <w:spacing w:val="5"/>
        </w:rPr>
        <w:t xml:space="preserve"> </w:t>
      </w:r>
      <w:r>
        <w:t>=</w:t>
      </w:r>
      <w:r>
        <w:rPr>
          <w:spacing w:val="5"/>
        </w:rPr>
        <w:t xml:space="preserve"> </w:t>
      </w:r>
      <w:r>
        <w:t>0.36),</w:t>
      </w:r>
      <w:r>
        <w:rPr>
          <w:spacing w:val="5"/>
        </w:rPr>
        <w:t xml:space="preserve"> </w:t>
      </w:r>
      <w:r>
        <w:t>but</w:t>
      </w:r>
      <w:r>
        <w:rPr>
          <w:spacing w:val="5"/>
        </w:rPr>
        <w:t xml:space="preserve"> </w:t>
      </w:r>
      <w:r>
        <w:t>poor</w:t>
      </w:r>
      <w:r>
        <w:rPr>
          <w:spacing w:val="5"/>
        </w:rPr>
        <w:t xml:space="preserve"> </w:t>
      </w:r>
      <w:r>
        <w:t>stability</w:t>
      </w:r>
      <w:r>
        <w:rPr>
          <w:spacing w:val="5"/>
        </w:rPr>
        <w:t xml:space="preserve"> </w:t>
      </w:r>
      <w:r>
        <w:t>for</w:t>
      </w:r>
      <w:r>
        <w:rPr>
          <w:spacing w:val="5"/>
        </w:rPr>
        <w:t xml:space="preserve"> </w:t>
      </w:r>
      <w:r>
        <w:t>HRV</w:t>
      </w:r>
      <w:r>
        <w:rPr>
          <w:spacing w:val="5"/>
        </w:rPr>
        <w:t xml:space="preserve"> </w:t>
      </w:r>
      <w:r>
        <w:t>(RMSSD,</w:t>
      </w:r>
      <w:r>
        <w:rPr>
          <w:spacing w:val="5"/>
        </w:rPr>
        <w:t xml:space="preserve"> </w:t>
      </w:r>
      <w:r>
        <w:rPr>
          <w:spacing w:val="-5"/>
        </w:rPr>
        <w:t>ICC</w:t>
      </w:r>
    </w:p>
    <w:p w14:paraId="4038DB15" w14:textId="77777777" w:rsidR="005E5D1A" w:rsidRDefault="00000000">
      <w:pPr>
        <w:pStyle w:val="BodyText"/>
        <w:spacing w:line="249" w:lineRule="auto"/>
      </w:pPr>
      <w:r>
        <w:t>= 0.07), supporting the use of baseline correction to account for session-level drift.</w:t>
      </w:r>
    </w:p>
    <w:p w14:paraId="4038DB16" w14:textId="77777777" w:rsidR="005E5D1A" w:rsidRDefault="00000000">
      <w:pPr>
        <w:pStyle w:val="BodyText"/>
        <w:spacing w:line="249" w:lineRule="auto"/>
        <w:ind w:firstLine="199"/>
      </w:pPr>
      <w:r>
        <w:t>Further analysis of the baseline-corrected task features revealed that a substantial proportion of variance remained attributable to individual differences rather than experimental conditions. Specifically, intraclass correlations for baseline-corrected</w:t>
      </w:r>
      <w:r>
        <w:rPr>
          <w:spacing w:val="41"/>
        </w:rPr>
        <w:t xml:space="preserve"> </w:t>
      </w:r>
      <w:r>
        <w:t>features</w:t>
      </w:r>
      <w:r>
        <w:rPr>
          <w:spacing w:val="41"/>
        </w:rPr>
        <w:t xml:space="preserve"> </w:t>
      </w:r>
      <w:r>
        <w:t>were</w:t>
      </w:r>
      <w:r>
        <w:rPr>
          <w:spacing w:val="42"/>
        </w:rPr>
        <w:t xml:space="preserve"> </w:t>
      </w:r>
      <w:r>
        <w:t>approximately</w:t>
      </w:r>
      <w:r>
        <w:rPr>
          <w:spacing w:val="41"/>
        </w:rPr>
        <w:t xml:space="preserve"> </w:t>
      </w:r>
      <w:r>
        <w:t>0.36</w:t>
      </w:r>
      <w:r>
        <w:rPr>
          <w:spacing w:val="42"/>
        </w:rPr>
        <w:t xml:space="preserve"> </w:t>
      </w:r>
      <w:r>
        <w:t>for</w:t>
      </w:r>
      <w:r>
        <w:rPr>
          <w:spacing w:val="41"/>
        </w:rPr>
        <w:t xml:space="preserve"> </w:t>
      </w:r>
      <w:r>
        <w:t>tonic</w:t>
      </w:r>
      <w:r>
        <w:rPr>
          <w:spacing w:val="41"/>
        </w:rPr>
        <w:t xml:space="preserve"> </w:t>
      </w:r>
      <w:r>
        <w:rPr>
          <w:spacing w:val="-4"/>
        </w:rPr>
        <w:t>EDA,</w:t>
      </w:r>
    </w:p>
    <w:p w14:paraId="4038DB17" w14:textId="77777777" w:rsidR="005E5D1A" w:rsidRDefault="00000000">
      <w:pPr>
        <w:pStyle w:val="BodyText"/>
        <w:spacing w:line="249" w:lineRule="auto"/>
      </w:pPr>
      <w:r>
        <w:t>0.36</w:t>
      </w:r>
      <w:r>
        <w:rPr>
          <w:spacing w:val="38"/>
        </w:rPr>
        <w:t xml:space="preserve"> </w:t>
      </w:r>
      <w:r>
        <w:t>for</w:t>
      </w:r>
      <w:r>
        <w:rPr>
          <w:spacing w:val="38"/>
        </w:rPr>
        <w:t xml:space="preserve"> </w:t>
      </w:r>
      <w:r>
        <w:t>heart</w:t>
      </w:r>
      <w:r>
        <w:rPr>
          <w:spacing w:val="38"/>
        </w:rPr>
        <w:t xml:space="preserve"> </w:t>
      </w:r>
      <w:r>
        <w:t>rate,</w:t>
      </w:r>
      <w:r>
        <w:rPr>
          <w:spacing w:val="38"/>
        </w:rPr>
        <w:t xml:space="preserve"> </w:t>
      </w:r>
      <w:r>
        <w:t>and</w:t>
      </w:r>
      <w:r>
        <w:rPr>
          <w:spacing w:val="38"/>
        </w:rPr>
        <w:t xml:space="preserve"> </w:t>
      </w:r>
      <w:r>
        <w:t>0.39</w:t>
      </w:r>
      <w:r>
        <w:rPr>
          <w:spacing w:val="38"/>
        </w:rPr>
        <w:t xml:space="preserve"> </w:t>
      </w:r>
      <w:r>
        <w:t>for</w:t>
      </w:r>
      <w:r>
        <w:rPr>
          <w:spacing w:val="38"/>
        </w:rPr>
        <w:t xml:space="preserve"> </w:t>
      </w:r>
      <w:r>
        <w:t>pupil</w:t>
      </w:r>
      <w:r>
        <w:rPr>
          <w:spacing w:val="38"/>
        </w:rPr>
        <w:t xml:space="preserve"> </w:t>
      </w:r>
      <w:r>
        <w:t>diameter.</w:t>
      </w:r>
      <w:r>
        <w:rPr>
          <w:spacing w:val="38"/>
        </w:rPr>
        <w:t xml:space="preserve"> </w:t>
      </w:r>
      <w:r>
        <w:t>This</w:t>
      </w:r>
      <w:r>
        <w:rPr>
          <w:spacing w:val="38"/>
        </w:rPr>
        <w:t xml:space="preserve"> </w:t>
      </w:r>
      <w:r>
        <w:t>indi-cates that even after baseline subtraction, over one-third of</w:t>
      </w:r>
      <w:r>
        <w:rPr>
          <w:spacing w:val="80"/>
        </w:rPr>
        <w:t xml:space="preserve"> </w:t>
      </w:r>
      <w:r>
        <w:t>the variance in physiological reactivity was driven by stable between-subject differences in response magnitude.</w:t>
      </w:r>
    </w:p>
    <w:p w14:paraId="4038DB18" w14:textId="77777777" w:rsidR="005E5D1A" w:rsidRDefault="00000000">
      <w:pPr>
        <w:pStyle w:val="ListParagraph"/>
        <w:numPr>
          <w:ilvl w:val="0"/>
          <w:numId w:val="3"/>
        </w:numPr>
        <w:tabs>
          <w:tab w:val="left" w:pos="491"/>
        </w:tabs>
        <w:spacing w:before="98"/>
        <w:ind w:left="491" w:hanging="292"/>
        <w:jc w:val="both"/>
        <w:rPr>
          <w:i/>
          <w:sz w:val="20"/>
        </w:rPr>
      </w:pPr>
      <w:r>
        <w:br w:type="column"/>
      </w:r>
      <w:r>
        <w:rPr>
          <w:i/>
          <w:sz w:val="20"/>
        </w:rPr>
        <w:t>Sensitivity</w:t>
      </w:r>
      <w:r>
        <w:rPr>
          <w:i/>
          <w:spacing w:val="8"/>
          <w:sz w:val="20"/>
        </w:rPr>
        <w:t xml:space="preserve"> </w:t>
      </w:r>
      <w:r>
        <w:rPr>
          <w:i/>
          <w:sz w:val="20"/>
        </w:rPr>
        <w:t>Analysis:</w:t>
      </w:r>
      <w:r>
        <w:rPr>
          <w:i/>
          <w:spacing w:val="9"/>
          <w:sz w:val="20"/>
        </w:rPr>
        <w:t xml:space="preserve"> </w:t>
      </w:r>
      <w:r>
        <w:rPr>
          <w:i/>
          <w:sz w:val="20"/>
        </w:rPr>
        <w:t>Impact</w:t>
      </w:r>
      <w:r>
        <w:rPr>
          <w:i/>
          <w:spacing w:val="9"/>
          <w:sz w:val="20"/>
        </w:rPr>
        <w:t xml:space="preserve"> </w:t>
      </w:r>
      <w:r>
        <w:rPr>
          <w:i/>
          <w:sz w:val="20"/>
        </w:rPr>
        <w:t>of</w:t>
      </w:r>
      <w:r>
        <w:rPr>
          <w:i/>
          <w:spacing w:val="9"/>
          <w:sz w:val="20"/>
        </w:rPr>
        <w:t xml:space="preserve"> </w:t>
      </w:r>
      <w:r>
        <w:rPr>
          <w:i/>
          <w:sz w:val="20"/>
        </w:rPr>
        <w:t>Verbal</w:t>
      </w:r>
      <w:r>
        <w:rPr>
          <w:i/>
          <w:spacing w:val="8"/>
          <w:sz w:val="20"/>
        </w:rPr>
        <w:t xml:space="preserve"> </w:t>
      </w:r>
      <w:r>
        <w:rPr>
          <w:i/>
          <w:spacing w:val="-2"/>
          <w:sz w:val="20"/>
        </w:rPr>
        <w:t>Interaction</w:t>
      </w:r>
    </w:p>
    <w:p w14:paraId="4038DB19" w14:textId="77777777" w:rsidR="005E5D1A" w:rsidRDefault="00000000">
      <w:pPr>
        <w:pStyle w:val="BodyText"/>
        <w:spacing w:before="76" w:line="249" w:lineRule="auto"/>
        <w:ind w:left="199" w:right="977" w:firstLine="199"/>
      </w:pPr>
      <w:r>
        <w:t>Given the difference in verbal task demands between the counting (Low MWL) and serial subtraction (High MWL) conditions,</w:t>
      </w:r>
      <w:r>
        <w:rPr>
          <w:spacing w:val="-9"/>
        </w:rPr>
        <w:t xml:space="preserve"> </w:t>
      </w:r>
      <w:r>
        <w:t>a</w:t>
      </w:r>
      <w:r>
        <w:rPr>
          <w:spacing w:val="-9"/>
        </w:rPr>
        <w:t xml:space="preserve"> </w:t>
      </w:r>
      <w:r>
        <w:t>sensitivity</w:t>
      </w:r>
      <w:r>
        <w:rPr>
          <w:spacing w:val="-9"/>
        </w:rPr>
        <w:t xml:space="preserve"> </w:t>
      </w:r>
      <w:r>
        <w:t>analysis</w:t>
      </w:r>
      <w:r>
        <w:rPr>
          <w:spacing w:val="-9"/>
        </w:rPr>
        <w:t xml:space="preserve"> </w:t>
      </w:r>
      <w:r>
        <w:t>was</w:t>
      </w:r>
      <w:r>
        <w:rPr>
          <w:spacing w:val="-9"/>
        </w:rPr>
        <w:t xml:space="preserve"> </w:t>
      </w:r>
      <w:r>
        <w:t>conducted</w:t>
      </w:r>
      <w:r>
        <w:rPr>
          <w:spacing w:val="-9"/>
        </w:rPr>
        <w:t xml:space="preserve"> </w:t>
      </w:r>
      <w:r>
        <w:t>to</w:t>
      </w:r>
      <w:r>
        <w:rPr>
          <w:spacing w:val="-9"/>
        </w:rPr>
        <w:t xml:space="preserve"> </w:t>
      </w:r>
      <w:r>
        <w:t>determine</w:t>
      </w:r>
      <w:r>
        <w:rPr>
          <w:spacing w:val="-9"/>
        </w:rPr>
        <w:t xml:space="preserve"> </w:t>
      </w:r>
      <w:r>
        <w:t>if variations</w:t>
      </w:r>
      <w:r>
        <w:rPr>
          <w:spacing w:val="-12"/>
        </w:rPr>
        <w:t xml:space="preserve"> </w:t>
      </w:r>
      <w:r>
        <w:t>in</w:t>
      </w:r>
      <w:r>
        <w:rPr>
          <w:spacing w:val="-12"/>
        </w:rPr>
        <w:t xml:space="preserve"> </w:t>
      </w:r>
      <w:r>
        <w:t>verbal</w:t>
      </w:r>
      <w:r>
        <w:rPr>
          <w:spacing w:val="-12"/>
        </w:rPr>
        <w:t xml:space="preserve"> </w:t>
      </w:r>
      <w:r>
        <w:t>response</w:t>
      </w:r>
      <w:r>
        <w:rPr>
          <w:spacing w:val="-12"/>
        </w:rPr>
        <w:t xml:space="preserve"> </w:t>
      </w:r>
      <w:r>
        <w:t>rate</w:t>
      </w:r>
      <w:r>
        <w:rPr>
          <w:spacing w:val="-12"/>
        </w:rPr>
        <w:t xml:space="preserve"> </w:t>
      </w:r>
      <w:r>
        <w:t>masked</w:t>
      </w:r>
      <w:r>
        <w:rPr>
          <w:spacing w:val="-12"/>
        </w:rPr>
        <w:t xml:space="preserve"> </w:t>
      </w:r>
      <w:r>
        <w:t>physiological</w:t>
      </w:r>
      <w:r>
        <w:rPr>
          <w:spacing w:val="-12"/>
        </w:rPr>
        <w:t xml:space="preserve"> </w:t>
      </w:r>
      <w:r>
        <w:t>effects. We included verbal response rate (utterances per minute) as a covariate in the linear mixed-effects models.</w:t>
      </w:r>
    </w:p>
    <w:p w14:paraId="4038DB1A" w14:textId="77777777" w:rsidR="005E5D1A" w:rsidRDefault="00000000">
      <w:pPr>
        <w:pStyle w:val="BodyText"/>
        <w:ind w:left="199" w:right="977" w:firstLine="199"/>
      </w:pPr>
      <w:r>
        <w:t>Controlling for verbal response rate revealed a significant main effect of MWL on frontal-midline theta power (</w:t>
      </w:r>
      <w:r>
        <w:rPr>
          <w:rFonts w:ascii="Bookman Old Style"/>
          <w:i/>
        </w:rPr>
        <w:t>t</w:t>
      </w:r>
      <w:r>
        <w:rPr>
          <w:rFonts w:ascii="Bookman Old Style"/>
          <w:i/>
          <w:spacing w:val="-8"/>
        </w:rPr>
        <w:t xml:space="preserve"> </w:t>
      </w:r>
      <w:r>
        <w:rPr>
          <w:rFonts w:ascii="Book Antiqua"/>
        </w:rPr>
        <w:t>= 2</w:t>
      </w:r>
      <w:r>
        <w:rPr>
          <w:rFonts w:ascii="Bookman Old Style"/>
          <w:i/>
        </w:rPr>
        <w:t>.</w:t>
      </w:r>
      <w:r>
        <w:rPr>
          <w:rFonts w:ascii="Book Antiqua"/>
        </w:rPr>
        <w:t>32</w:t>
      </w:r>
      <w:r>
        <w:t xml:space="preserve">, </w:t>
      </w:r>
      <w:r>
        <w:rPr>
          <w:rFonts w:ascii="Bookman Old Style"/>
          <w:i/>
        </w:rPr>
        <w:t xml:space="preserve">p </w:t>
      </w:r>
      <w:r>
        <w:rPr>
          <w:rFonts w:ascii="Book Antiqua"/>
        </w:rPr>
        <w:t>= 0</w:t>
      </w:r>
      <w:r>
        <w:rPr>
          <w:rFonts w:ascii="Bookman Old Style"/>
          <w:i/>
        </w:rPr>
        <w:t>.</w:t>
      </w:r>
      <w:r>
        <w:rPr>
          <w:rFonts w:ascii="Book Antiqua"/>
        </w:rPr>
        <w:t>021</w:t>
      </w:r>
      <w:r>
        <w:t>), which was effectively masked in the baseline analysis (</w:t>
      </w:r>
      <w:r>
        <w:rPr>
          <w:rFonts w:ascii="Bookman Old Style"/>
          <w:i/>
        </w:rPr>
        <w:t xml:space="preserve">p </w:t>
      </w:r>
      <w:r>
        <w:rPr>
          <w:rFonts w:ascii="Book Antiqua"/>
        </w:rPr>
        <w:t>= 0</w:t>
      </w:r>
      <w:r>
        <w:rPr>
          <w:rFonts w:ascii="Bookman Old Style"/>
          <w:i/>
        </w:rPr>
        <w:t>.</w:t>
      </w:r>
      <w:r>
        <w:rPr>
          <w:rFonts w:ascii="Book Antiqua"/>
        </w:rPr>
        <w:t>20</w:t>
      </w:r>
      <w:r>
        <w:t>). Specifically, after adjusting for verbal output density, High MWL was significantly associated with increased</w:t>
      </w:r>
      <w:r>
        <w:rPr>
          <w:spacing w:val="-6"/>
        </w:rPr>
        <w:t xml:space="preserve"> </w:t>
      </w:r>
      <w:r>
        <w:t>frontal</w:t>
      </w:r>
      <w:r>
        <w:rPr>
          <w:spacing w:val="-6"/>
        </w:rPr>
        <w:t xml:space="preserve"> </w:t>
      </w:r>
      <w:r>
        <w:t>theta</w:t>
      </w:r>
      <w:r>
        <w:rPr>
          <w:spacing w:val="-6"/>
        </w:rPr>
        <w:t xml:space="preserve"> </w:t>
      </w:r>
      <w:r>
        <w:t>activity,</w:t>
      </w:r>
      <w:r>
        <w:rPr>
          <w:spacing w:val="-6"/>
        </w:rPr>
        <w:t xml:space="preserve"> </w:t>
      </w:r>
      <w:r>
        <w:t>bringing</w:t>
      </w:r>
      <w:r>
        <w:rPr>
          <w:spacing w:val="-6"/>
        </w:rPr>
        <w:t xml:space="preserve"> </w:t>
      </w:r>
      <w:r>
        <w:t>the</w:t>
      </w:r>
      <w:r>
        <w:rPr>
          <w:spacing w:val="-6"/>
        </w:rPr>
        <w:t xml:space="preserve"> </w:t>
      </w:r>
      <w:r>
        <w:t>results</w:t>
      </w:r>
      <w:r>
        <w:rPr>
          <w:spacing w:val="-6"/>
        </w:rPr>
        <w:t xml:space="preserve"> </w:t>
      </w:r>
      <w:r>
        <w:t>in</w:t>
      </w:r>
      <w:r>
        <w:rPr>
          <w:spacing w:val="-6"/>
        </w:rPr>
        <w:t xml:space="preserve"> </w:t>
      </w:r>
      <w:r>
        <w:t>line</w:t>
      </w:r>
      <w:r>
        <w:rPr>
          <w:spacing w:val="-6"/>
        </w:rPr>
        <w:t xml:space="preserve"> </w:t>
      </w:r>
      <w:r>
        <w:t>with canonical neuroergonomic findings.</w:t>
      </w:r>
    </w:p>
    <w:p w14:paraId="4038DB1B" w14:textId="77777777" w:rsidR="005E5D1A" w:rsidRDefault="00000000">
      <w:pPr>
        <w:pStyle w:val="BodyText"/>
        <w:spacing w:before="9"/>
        <w:ind w:left="199" w:right="977" w:firstLine="199"/>
      </w:pPr>
      <w:r>
        <w:t>Additionally, the main effect of stress on tonic EDA was strengthened after controlling for response rate (</w:t>
      </w:r>
      <w:r>
        <w:rPr>
          <w:rFonts w:ascii="Bookman Old Style"/>
          <w:i/>
        </w:rPr>
        <w:t>p</w:t>
      </w:r>
      <w:r>
        <w:rPr>
          <w:rFonts w:ascii="Bookman Old Style"/>
          <w:i/>
          <w:spacing w:val="-9"/>
        </w:rPr>
        <w:t xml:space="preserve"> </w:t>
      </w:r>
      <w:r>
        <w:rPr>
          <w:rFonts w:ascii="Book Antiqua"/>
        </w:rPr>
        <w:t>= 0</w:t>
      </w:r>
      <w:r>
        <w:rPr>
          <w:rFonts w:ascii="Bookman Old Style"/>
          <w:i/>
        </w:rPr>
        <w:t>.</w:t>
      </w:r>
      <w:r>
        <w:rPr>
          <w:rFonts w:ascii="Book Antiqua"/>
        </w:rPr>
        <w:t xml:space="preserve">005 </w:t>
      </w:r>
      <w:r>
        <w:t>vs baseline</w:t>
      </w:r>
      <w:r>
        <w:rPr>
          <w:spacing w:val="-2"/>
        </w:rPr>
        <w:t xml:space="preserve"> </w:t>
      </w:r>
      <w:r>
        <w:rPr>
          <w:rFonts w:ascii="Bookman Old Style"/>
          <w:i/>
        </w:rPr>
        <w:t>p</w:t>
      </w:r>
      <w:r>
        <w:rPr>
          <w:rFonts w:ascii="Bookman Old Style"/>
          <w:i/>
          <w:spacing w:val="-12"/>
        </w:rPr>
        <w:t xml:space="preserve"> </w:t>
      </w:r>
      <w:r>
        <w:rPr>
          <w:rFonts w:ascii="Book Antiqua"/>
        </w:rPr>
        <w:t>=</w:t>
      </w:r>
      <w:r>
        <w:rPr>
          <w:rFonts w:ascii="Book Antiqua"/>
          <w:spacing w:val="-2"/>
        </w:rPr>
        <w:t xml:space="preserve"> </w:t>
      </w:r>
      <w:r>
        <w:rPr>
          <w:rFonts w:ascii="Book Antiqua"/>
        </w:rPr>
        <w:t>0</w:t>
      </w:r>
      <w:r>
        <w:rPr>
          <w:rFonts w:ascii="Bookman Old Style"/>
          <w:i/>
        </w:rPr>
        <w:t>.</w:t>
      </w:r>
      <w:r>
        <w:rPr>
          <w:rFonts w:ascii="Book Antiqua"/>
        </w:rPr>
        <w:t>012</w:t>
      </w:r>
      <w:r>
        <w:t>),</w:t>
      </w:r>
      <w:r>
        <w:rPr>
          <w:spacing w:val="-2"/>
        </w:rPr>
        <w:t xml:space="preserve"> </w:t>
      </w:r>
      <w:r>
        <w:t>confirming</w:t>
      </w:r>
      <w:r>
        <w:rPr>
          <w:spacing w:val="-2"/>
        </w:rPr>
        <w:t xml:space="preserve"> </w:t>
      </w:r>
      <w:r>
        <w:t>that</w:t>
      </w:r>
      <w:r>
        <w:rPr>
          <w:spacing w:val="-2"/>
        </w:rPr>
        <w:t xml:space="preserve"> </w:t>
      </w:r>
      <w:r>
        <w:t>the</w:t>
      </w:r>
      <w:r>
        <w:rPr>
          <w:spacing w:val="-2"/>
        </w:rPr>
        <w:t xml:space="preserve"> </w:t>
      </w:r>
      <w:r>
        <w:t>observed</w:t>
      </w:r>
      <w:r>
        <w:rPr>
          <w:spacing w:val="-2"/>
        </w:rPr>
        <w:t xml:space="preserve"> </w:t>
      </w:r>
      <w:r>
        <w:t>sympathetic arousal was driven by the social-evaluative condition rather than speech production efforts.</w:t>
      </w:r>
    </w:p>
    <w:p w14:paraId="4038DB1C" w14:textId="77777777" w:rsidR="005E5D1A" w:rsidRDefault="005E5D1A">
      <w:pPr>
        <w:pStyle w:val="BodyText"/>
        <w:spacing w:before="57"/>
        <w:ind w:left="0"/>
        <w:jc w:val="left"/>
      </w:pPr>
    </w:p>
    <w:p w14:paraId="4038DB1D" w14:textId="77777777" w:rsidR="005E5D1A" w:rsidRDefault="00000000">
      <w:pPr>
        <w:pStyle w:val="ListParagraph"/>
        <w:numPr>
          <w:ilvl w:val="0"/>
          <w:numId w:val="8"/>
        </w:numPr>
        <w:tabs>
          <w:tab w:val="left" w:pos="2341"/>
        </w:tabs>
        <w:ind w:left="2341" w:hanging="342"/>
        <w:jc w:val="left"/>
        <w:rPr>
          <w:sz w:val="20"/>
        </w:rPr>
      </w:pPr>
      <w:commentRangeStart w:id="66"/>
      <w:r>
        <w:rPr>
          <w:smallCaps/>
          <w:spacing w:val="-2"/>
          <w:sz w:val="20"/>
        </w:rPr>
        <w:t>Discussion</w:t>
      </w:r>
      <w:commentRangeEnd w:id="66"/>
      <w:r w:rsidR="00DC4C24">
        <w:rPr>
          <w:rStyle w:val="CommentReference"/>
        </w:rPr>
        <w:commentReference w:id="66"/>
      </w:r>
    </w:p>
    <w:p w14:paraId="4038DB1E" w14:textId="77777777" w:rsidR="005E5D1A" w:rsidRDefault="00000000">
      <w:pPr>
        <w:pStyle w:val="ListParagraph"/>
        <w:numPr>
          <w:ilvl w:val="0"/>
          <w:numId w:val="2"/>
        </w:numPr>
        <w:tabs>
          <w:tab w:val="left" w:pos="469"/>
        </w:tabs>
        <w:spacing w:before="79"/>
        <w:ind w:left="469" w:hanging="270"/>
        <w:jc w:val="both"/>
        <w:rPr>
          <w:i/>
          <w:sz w:val="20"/>
        </w:rPr>
      </w:pPr>
      <w:r>
        <w:rPr>
          <w:i/>
          <w:sz w:val="20"/>
        </w:rPr>
        <w:t>Overview</w:t>
      </w:r>
      <w:r>
        <w:rPr>
          <w:i/>
          <w:spacing w:val="9"/>
          <w:sz w:val="20"/>
        </w:rPr>
        <w:t xml:space="preserve"> </w:t>
      </w:r>
      <w:r>
        <w:rPr>
          <w:i/>
          <w:sz w:val="20"/>
        </w:rPr>
        <w:t>and</w:t>
      </w:r>
      <w:r>
        <w:rPr>
          <w:i/>
          <w:spacing w:val="9"/>
          <w:sz w:val="20"/>
        </w:rPr>
        <w:t xml:space="preserve"> </w:t>
      </w:r>
      <w:r>
        <w:rPr>
          <w:i/>
          <w:sz w:val="20"/>
        </w:rPr>
        <w:t>Key</w:t>
      </w:r>
      <w:r>
        <w:rPr>
          <w:i/>
          <w:spacing w:val="9"/>
          <w:sz w:val="20"/>
        </w:rPr>
        <w:t xml:space="preserve"> </w:t>
      </w:r>
      <w:r>
        <w:rPr>
          <w:i/>
          <w:spacing w:val="-2"/>
          <w:sz w:val="20"/>
        </w:rPr>
        <w:t>Findings</w:t>
      </w:r>
    </w:p>
    <w:p w14:paraId="4038DB1F" w14:textId="77777777" w:rsidR="005E5D1A" w:rsidRDefault="00000000">
      <w:pPr>
        <w:pStyle w:val="BodyText"/>
        <w:spacing w:before="75" w:line="249" w:lineRule="auto"/>
        <w:ind w:left="199" w:right="977" w:firstLine="199"/>
      </w:pPr>
      <w:r>
        <w:t>This study manipulated stress and mental workload (MWL) to determine if they can be physiologically disentangled in a realistic</w:t>
      </w:r>
      <w:r>
        <w:rPr>
          <w:spacing w:val="-4"/>
        </w:rPr>
        <w:t xml:space="preserve"> </w:t>
      </w:r>
      <w:r>
        <w:t>environment.</w:t>
      </w:r>
      <w:r>
        <w:rPr>
          <w:spacing w:val="-4"/>
        </w:rPr>
        <w:t xml:space="preserve"> </w:t>
      </w:r>
      <w:r>
        <w:t>Subjective,</w:t>
      </w:r>
      <w:r>
        <w:rPr>
          <w:spacing w:val="-4"/>
        </w:rPr>
        <w:t xml:space="preserve"> </w:t>
      </w:r>
      <w:r>
        <w:t>physiological,</w:t>
      </w:r>
      <w:r>
        <w:rPr>
          <w:spacing w:val="-4"/>
        </w:rPr>
        <w:t xml:space="preserve"> </w:t>
      </w:r>
      <w:r>
        <w:t>and</w:t>
      </w:r>
      <w:r>
        <w:rPr>
          <w:spacing w:val="-4"/>
        </w:rPr>
        <w:t xml:space="preserve"> </w:t>
      </w:r>
      <w:r>
        <w:t>machine-learning analyses revealed distinct patterns of sensitivity for each state. While participants reliably reported increases in both stress and MWL, validating the experimental manipu-lations, the capacity to classify these conditions using phys-iological signals was asymmetrical. The MWL conditions were successfully distinguished using generic EEG models, indicating that neural markers of workload generalise well across</w:t>
      </w:r>
      <w:r>
        <w:rPr>
          <w:spacing w:val="36"/>
        </w:rPr>
        <w:t xml:space="preserve"> </w:t>
      </w:r>
      <w:r>
        <w:t>subjects.</w:t>
      </w:r>
      <w:r>
        <w:rPr>
          <w:spacing w:val="36"/>
        </w:rPr>
        <w:t xml:space="preserve"> </w:t>
      </w:r>
      <w:r>
        <w:t>Conversely,</w:t>
      </w:r>
      <w:r>
        <w:rPr>
          <w:spacing w:val="36"/>
        </w:rPr>
        <w:t xml:space="preserve"> </w:t>
      </w:r>
      <w:r>
        <w:t>the</w:t>
      </w:r>
      <w:r>
        <w:rPr>
          <w:spacing w:val="36"/>
        </w:rPr>
        <w:t xml:space="preserve"> </w:t>
      </w:r>
      <w:r>
        <w:t>stress</w:t>
      </w:r>
      <w:r>
        <w:rPr>
          <w:spacing w:val="36"/>
        </w:rPr>
        <w:t xml:space="preserve"> </w:t>
      </w:r>
      <w:r>
        <w:t>conditions</w:t>
      </w:r>
      <w:r>
        <w:rPr>
          <w:spacing w:val="36"/>
        </w:rPr>
        <w:t xml:space="preserve"> </w:t>
      </w:r>
      <w:r>
        <w:t>could</w:t>
      </w:r>
      <w:r>
        <w:rPr>
          <w:spacing w:val="36"/>
        </w:rPr>
        <w:t xml:space="preserve"> </w:t>
      </w:r>
      <w:r>
        <w:t>not be classified above chance using subject-independent models, despite the strong subjective response. This dissociation sug-gests distinct modeling implications: neural markers of MWL appear</w:t>
      </w:r>
      <w:r>
        <w:rPr>
          <w:spacing w:val="-11"/>
        </w:rPr>
        <w:t xml:space="preserve"> </w:t>
      </w:r>
      <w:r>
        <w:t>suitable</w:t>
      </w:r>
      <w:r>
        <w:rPr>
          <w:spacing w:val="-11"/>
        </w:rPr>
        <w:t xml:space="preserve"> </w:t>
      </w:r>
      <w:r>
        <w:t>for</w:t>
      </w:r>
      <w:r>
        <w:rPr>
          <w:spacing w:val="-11"/>
        </w:rPr>
        <w:t xml:space="preserve"> </w:t>
      </w:r>
      <w:r>
        <w:t>generic</w:t>
      </w:r>
      <w:r>
        <w:rPr>
          <w:spacing w:val="-11"/>
        </w:rPr>
        <w:t xml:space="preserve"> </w:t>
      </w:r>
      <w:r>
        <w:t>detection,</w:t>
      </w:r>
      <w:r>
        <w:rPr>
          <w:spacing w:val="-11"/>
        </w:rPr>
        <w:t xml:space="preserve"> </w:t>
      </w:r>
      <w:r>
        <w:t>whereas</w:t>
      </w:r>
      <w:r>
        <w:rPr>
          <w:spacing w:val="-11"/>
        </w:rPr>
        <w:t xml:space="preserve"> </w:t>
      </w:r>
      <w:r>
        <w:t>autonomic</w:t>
      </w:r>
      <w:r>
        <w:rPr>
          <w:spacing w:val="-11"/>
        </w:rPr>
        <w:t xml:space="preserve"> </w:t>
      </w:r>
      <w:r>
        <w:t>stress detection is predominantly limited by individual variability.</w:t>
      </w:r>
    </w:p>
    <w:p w14:paraId="4038DB20" w14:textId="77777777" w:rsidR="005E5D1A" w:rsidRDefault="005E5D1A">
      <w:pPr>
        <w:pStyle w:val="BodyText"/>
        <w:spacing w:before="92"/>
        <w:ind w:left="0"/>
        <w:jc w:val="left"/>
      </w:pPr>
    </w:p>
    <w:p w14:paraId="4038DB21" w14:textId="77777777" w:rsidR="005E5D1A" w:rsidRDefault="00000000">
      <w:pPr>
        <w:pStyle w:val="ListParagraph"/>
        <w:numPr>
          <w:ilvl w:val="0"/>
          <w:numId w:val="2"/>
        </w:numPr>
        <w:tabs>
          <w:tab w:val="left" w:pos="469"/>
        </w:tabs>
        <w:ind w:left="469" w:hanging="270"/>
        <w:jc w:val="both"/>
        <w:rPr>
          <w:i/>
          <w:sz w:val="20"/>
        </w:rPr>
      </w:pPr>
      <w:r>
        <w:rPr>
          <w:i/>
          <w:sz w:val="20"/>
        </w:rPr>
        <w:t>Subjective</w:t>
      </w:r>
      <w:r>
        <w:rPr>
          <w:i/>
          <w:spacing w:val="10"/>
          <w:sz w:val="20"/>
        </w:rPr>
        <w:t xml:space="preserve"> </w:t>
      </w:r>
      <w:r>
        <w:rPr>
          <w:i/>
          <w:spacing w:val="-2"/>
          <w:sz w:val="20"/>
        </w:rPr>
        <w:t>Dissociation</w:t>
      </w:r>
    </w:p>
    <w:p w14:paraId="4038DB22" w14:textId="77777777" w:rsidR="005E5D1A" w:rsidRDefault="00000000">
      <w:pPr>
        <w:pStyle w:val="BodyText"/>
        <w:spacing w:before="76" w:line="249" w:lineRule="auto"/>
        <w:ind w:left="199" w:right="977" w:firstLine="199"/>
      </w:pPr>
      <w:r>
        <w:t>Our</w:t>
      </w:r>
      <w:r>
        <w:rPr>
          <w:spacing w:val="38"/>
        </w:rPr>
        <w:t xml:space="preserve"> </w:t>
      </w:r>
      <w:r>
        <w:t>paradigm</w:t>
      </w:r>
      <w:r>
        <w:rPr>
          <w:spacing w:val="38"/>
        </w:rPr>
        <w:t xml:space="preserve"> </w:t>
      </w:r>
      <w:r>
        <w:t>successfully</w:t>
      </w:r>
      <w:r>
        <w:rPr>
          <w:spacing w:val="38"/>
        </w:rPr>
        <w:t xml:space="preserve"> </w:t>
      </w:r>
      <w:r>
        <w:t>manipulated</w:t>
      </w:r>
      <w:r>
        <w:rPr>
          <w:spacing w:val="38"/>
        </w:rPr>
        <w:t xml:space="preserve"> </w:t>
      </w:r>
      <w:r>
        <w:t>stress</w:t>
      </w:r>
      <w:r>
        <w:rPr>
          <w:spacing w:val="38"/>
        </w:rPr>
        <w:t xml:space="preserve"> </w:t>
      </w:r>
      <w:r>
        <w:t>and</w:t>
      </w:r>
      <w:r>
        <w:rPr>
          <w:spacing w:val="38"/>
        </w:rPr>
        <w:t xml:space="preserve"> </w:t>
      </w:r>
      <w:r>
        <w:t>MWL as distinct experimental factors. Participants reliably reported higher mental demand in high-MWL conditions and higher subjective stress in high-stress conditions, confirming the validity of the protocol. Crucially, these effects were largely additive rather than interactive; the social-evaluative stressor did not amplify the perceived difficulty of the arithmetic task, nor</w:t>
      </w:r>
      <w:r>
        <w:rPr>
          <w:spacing w:val="-8"/>
        </w:rPr>
        <w:t xml:space="preserve"> </w:t>
      </w:r>
      <w:r>
        <w:t>did</w:t>
      </w:r>
      <w:r>
        <w:rPr>
          <w:spacing w:val="-8"/>
        </w:rPr>
        <w:t xml:space="preserve"> </w:t>
      </w:r>
      <w:r>
        <w:t>the</w:t>
      </w:r>
      <w:r>
        <w:rPr>
          <w:spacing w:val="-8"/>
        </w:rPr>
        <w:t xml:space="preserve"> </w:t>
      </w:r>
      <w:r>
        <w:t>task</w:t>
      </w:r>
      <w:r>
        <w:rPr>
          <w:spacing w:val="-8"/>
        </w:rPr>
        <w:t xml:space="preserve"> </w:t>
      </w:r>
      <w:r>
        <w:t>difficulty</w:t>
      </w:r>
      <w:r>
        <w:rPr>
          <w:spacing w:val="-8"/>
        </w:rPr>
        <w:t xml:space="preserve"> </w:t>
      </w:r>
      <w:r>
        <w:t>disproportionately</w:t>
      </w:r>
      <w:r>
        <w:rPr>
          <w:spacing w:val="-7"/>
        </w:rPr>
        <w:t xml:space="preserve"> </w:t>
      </w:r>
      <w:r>
        <w:t>escalate</w:t>
      </w:r>
      <w:r>
        <w:rPr>
          <w:spacing w:val="-8"/>
        </w:rPr>
        <w:t xml:space="preserve"> </w:t>
      </w:r>
      <w:r>
        <w:rPr>
          <w:spacing w:val="-2"/>
        </w:rPr>
        <w:t>perceived</w:t>
      </w:r>
    </w:p>
    <w:p w14:paraId="4038DB23" w14:textId="77777777" w:rsidR="005E5D1A" w:rsidRDefault="005E5D1A">
      <w:pPr>
        <w:pStyle w:val="BodyText"/>
        <w:spacing w:line="249" w:lineRule="auto"/>
        <w:sectPr w:rsidR="005E5D1A">
          <w:type w:val="continuous"/>
          <w:pgSz w:w="12240" w:h="15840"/>
          <w:pgMar w:top="940" w:right="0" w:bottom="280" w:left="720" w:header="495" w:footer="0" w:gutter="0"/>
          <w:cols w:num="2" w:space="720" w:equalWidth="0">
            <w:col w:w="5281" w:space="40"/>
            <w:col w:w="6199"/>
          </w:cols>
        </w:sectPr>
      </w:pPr>
    </w:p>
    <w:p w14:paraId="4038DB24" w14:textId="77777777" w:rsidR="005E5D1A" w:rsidRDefault="00000000">
      <w:pPr>
        <w:pStyle w:val="BodyText"/>
        <w:spacing w:before="159" w:line="249" w:lineRule="auto"/>
      </w:pPr>
      <w:r>
        <w:lastRenderedPageBreak/>
        <w:t>stress.</w:t>
      </w:r>
      <w:r>
        <w:rPr>
          <w:spacing w:val="40"/>
        </w:rPr>
        <w:t xml:space="preserve"> </w:t>
      </w:r>
      <w:r>
        <w:t>This</w:t>
      </w:r>
      <w:r>
        <w:rPr>
          <w:spacing w:val="40"/>
        </w:rPr>
        <w:t xml:space="preserve"> </w:t>
      </w:r>
      <w:r>
        <w:t>suggests</w:t>
      </w:r>
      <w:r>
        <w:rPr>
          <w:spacing w:val="40"/>
        </w:rPr>
        <w:t xml:space="preserve"> </w:t>
      </w:r>
      <w:r>
        <w:t>that,</w:t>
      </w:r>
      <w:r>
        <w:rPr>
          <w:spacing w:val="40"/>
        </w:rPr>
        <w:t xml:space="preserve"> </w:t>
      </w:r>
      <w:r>
        <w:t>within</w:t>
      </w:r>
      <w:r>
        <w:rPr>
          <w:spacing w:val="40"/>
        </w:rPr>
        <w:t xml:space="preserve"> </w:t>
      </w:r>
      <w:r>
        <w:t>this</w:t>
      </w:r>
      <w:r>
        <w:rPr>
          <w:spacing w:val="40"/>
        </w:rPr>
        <w:t xml:space="preserve"> </w:t>
      </w:r>
      <w:r>
        <w:t>VR</w:t>
      </w:r>
      <w:r>
        <w:rPr>
          <w:spacing w:val="40"/>
        </w:rPr>
        <w:t xml:space="preserve"> </w:t>
      </w:r>
      <w:r>
        <w:t>paradigm,</w:t>
      </w:r>
      <w:r>
        <w:rPr>
          <w:spacing w:val="40"/>
        </w:rPr>
        <w:t xml:space="preserve"> </w:t>
      </w:r>
      <w:r>
        <w:t>stress and MWL operated as independent burdens on the user’s subjective</w:t>
      </w:r>
      <w:r>
        <w:rPr>
          <w:spacing w:val="-1"/>
        </w:rPr>
        <w:t xml:space="preserve"> </w:t>
      </w:r>
      <w:r>
        <w:t>state,</w:t>
      </w:r>
      <w:r>
        <w:rPr>
          <w:spacing w:val="-1"/>
        </w:rPr>
        <w:t xml:space="preserve"> </w:t>
      </w:r>
      <w:r>
        <w:t>contradicting</w:t>
      </w:r>
      <w:r>
        <w:rPr>
          <w:spacing w:val="-1"/>
        </w:rPr>
        <w:t xml:space="preserve"> </w:t>
      </w:r>
      <w:r>
        <w:t>some</w:t>
      </w:r>
      <w:r>
        <w:rPr>
          <w:spacing w:val="-1"/>
        </w:rPr>
        <w:t xml:space="preserve"> </w:t>
      </w:r>
      <w:r>
        <w:t>models</w:t>
      </w:r>
      <w:r>
        <w:rPr>
          <w:spacing w:val="-1"/>
        </w:rPr>
        <w:t xml:space="preserve"> </w:t>
      </w:r>
      <w:r>
        <w:t>where</w:t>
      </w:r>
      <w:r>
        <w:rPr>
          <w:spacing w:val="-1"/>
        </w:rPr>
        <w:t xml:space="preserve"> </w:t>
      </w:r>
      <w:r>
        <w:t>acute</w:t>
      </w:r>
      <w:r>
        <w:rPr>
          <w:spacing w:val="-1"/>
        </w:rPr>
        <w:t xml:space="preserve"> </w:t>
      </w:r>
      <w:r>
        <w:t xml:space="preserve">stress exacerbates perceived MWL through cognitive interference </w:t>
      </w:r>
      <w:r>
        <w:rPr>
          <w:spacing w:val="-2"/>
        </w:rPr>
        <w:t>[54].</w:t>
      </w:r>
    </w:p>
    <w:p w14:paraId="4038DB25" w14:textId="77777777" w:rsidR="005E5D1A" w:rsidRDefault="00000000">
      <w:pPr>
        <w:pStyle w:val="BodyText"/>
        <w:spacing w:line="249" w:lineRule="auto"/>
        <w:ind w:firstLine="199"/>
      </w:pPr>
      <w:r>
        <w:t>Despite this factorial independence, the subjective expe-riences</w:t>
      </w:r>
      <w:r>
        <w:rPr>
          <w:spacing w:val="40"/>
        </w:rPr>
        <w:t xml:space="preserve"> </w:t>
      </w:r>
      <w:r>
        <w:t>of</w:t>
      </w:r>
      <w:r>
        <w:rPr>
          <w:spacing w:val="40"/>
        </w:rPr>
        <w:t xml:space="preserve"> </w:t>
      </w:r>
      <w:r>
        <w:t>stress</w:t>
      </w:r>
      <w:r>
        <w:rPr>
          <w:spacing w:val="40"/>
        </w:rPr>
        <w:t xml:space="preserve"> </w:t>
      </w:r>
      <w:r>
        <w:t>and</w:t>
      </w:r>
      <w:r>
        <w:rPr>
          <w:spacing w:val="40"/>
        </w:rPr>
        <w:t xml:space="preserve"> </w:t>
      </w:r>
      <w:r>
        <w:t>MWL</w:t>
      </w:r>
      <w:r>
        <w:rPr>
          <w:spacing w:val="40"/>
        </w:rPr>
        <w:t xml:space="preserve"> </w:t>
      </w:r>
      <w:r>
        <w:t>were</w:t>
      </w:r>
      <w:r>
        <w:rPr>
          <w:spacing w:val="40"/>
        </w:rPr>
        <w:t xml:space="preserve"> </w:t>
      </w:r>
      <w:r>
        <w:t>not</w:t>
      </w:r>
      <w:r>
        <w:rPr>
          <w:spacing w:val="40"/>
        </w:rPr>
        <w:t xml:space="preserve"> </w:t>
      </w:r>
      <w:r>
        <w:t>entirely</w:t>
      </w:r>
      <w:r>
        <w:rPr>
          <w:spacing w:val="40"/>
        </w:rPr>
        <w:t xml:space="preserve"> </w:t>
      </w:r>
      <w:r>
        <w:t>orthogonal. We observed a moderate positive correlation between stress and demand ratings across all conditions. This relationship likely reflects the natural interdependence of these states: challenging tasks inherently provoke some affective strain, while social evaluative threat consumes attentional resources. This partial overlap presents a challenge for affective com-puting. Although participants can conceptually distinguish between mental demand and stress, the subjective experiences often</w:t>
      </w:r>
      <w:r>
        <w:rPr>
          <w:spacing w:val="-3"/>
        </w:rPr>
        <w:t xml:space="preserve"> </w:t>
      </w:r>
      <w:r>
        <w:t>occur</w:t>
      </w:r>
      <w:r>
        <w:rPr>
          <w:spacing w:val="-3"/>
        </w:rPr>
        <w:t xml:space="preserve"> </w:t>
      </w:r>
      <w:r>
        <w:t>simultaneously.</w:t>
      </w:r>
      <w:r>
        <w:rPr>
          <w:spacing w:val="-3"/>
        </w:rPr>
        <w:t xml:space="preserve"> </w:t>
      </w:r>
      <w:r>
        <w:t>Consequently,</w:t>
      </w:r>
      <w:r>
        <w:rPr>
          <w:spacing w:val="-3"/>
        </w:rPr>
        <w:t xml:space="preserve"> </w:t>
      </w:r>
      <w:r>
        <w:t>ground-truth</w:t>
      </w:r>
      <w:r>
        <w:rPr>
          <w:spacing w:val="-3"/>
        </w:rPr>
        <w:t xml:space="preserve"> </w:t>
      </w:r>
      <w:r>
        <w:t>labels based on subjective ratings will contain inherent ambiguity, complicating the training of physiological models that seek to separate these states cleanly.</w:t>
      </w:r>
    </w:p>
    <w:p w14:paraId="4038DB26" w14:textId="77777777" w:rsidR="005E5D1A" w:rsidRDefault="00000000">
      <w:pPr>
        <w:pStyle w:val="ListParagraph"/>
        <w:numPr>
          <w:ilvl w:val="0"/>
          <w:numId w:val="2"/>
        </w:numPr>
        <w:tabs>
          <w:tab w:val="left" w:pos="540"/>
        </w:tabs>
        <w:spacing w:before="186"/>
        <w:ind w:left="540" w:hanging="281"/>
        <w:jc w:val="both"/>
        <w:rPr>
          <w:i/>
          <w:sz w:val="20"/>
        </w:rPr>
      </w:pPr>
      <w:r>
        <w:rPr>
          <w:i/>
          <w:sz w:val="20"/>
        </w:rPr>
        <w:t>Physiological</w:t>
      </w:r>
      <w:r>
        <w:rPr>
          <w:i/>
          <w:spacing w:val="6"/>
          <w:sz w:val="20"/>
        </w:rPr>
        <w:t xml:space="preserve"> </w:t>
      </w:r>
      <w:r>
        <w:rPr>
          <w:i/>
          <w:spacing w:val="-2"/>
          <w:sz w:val="20"/>
        </w:rPr>
        <w:t>Dissociation</w:t>
      </w:r>
    </w:p>
    <w:p w14:paraId="4038DB27" w14:textId="77777777" w:rsidR="005E5D1A" w:rsidRDefault="00000000">
      <w:pPr>
        <w:pStyle w:val="BodyText"/>
        <w:spacing w:before="64" w:line="249" w:lineRule="auto"/>
        <w:ind w:firstLine="199"/>
      </w:pPr>
      <w:r>
        <w:t>Despite</w:t>
      </w:r>
      <w:r>
        <w:rPr>
          <w:spacing w:val="-11"/>
        </w:rPr>
        <w:t xml:space="preserve"> </w:t>
      </w:r>
      <w:r>
        <w:t>the</w:t>
      </w:r>
      <w:r>
        <w:rPr>
          <w:spacing w:val="-11"/>
        </w:rPr>
        <w:t xml:space="preserve"> </w:t>
      </w:r>
      <w:r>
        <w:t>robust</w:t>
      </w:r>
      <w:r>
        <w:rPr>
          <w:spacing w:val="-11"/>
        </w:rPr>
        <w:t xml:space="preserve"> </w:t>
      </w:r>
      <w:r>
        <w:t>subjective</w:t>
      </w:r>
      <w:r>
        <w:rPr>
          <w:spacing w:val="-11"/>
        </w:rPr>
        <w:t xml:space="preserve"> </w:t>
      </w:r>
      <w:r>
        <w:t>MWL</w:t>
      </w:r>
      <w:r>
        <w:rPr>
          <w:spacing w:val="-11"/>
        </w:rPr>
        <w:t xml:space="preserve"> </w:t>
      </w:r>
      <w:r>
        <w:t>effect,</w:t>
      </w:r>
      <w:r>
        <w:rPr>
          <w:spacing w:val="-11"/>
        </w:rPr>
        <w:t xml:space="preserve"> </w:t>
      </w:r>
      <w:r>
        <w:t>our</w:t>
      </w:r>
      <w:r>
        <w:rPr>
          <w:spacing w:val="-11"/>
        </w:rPr>
        <w:t xml:space="preserve"> </w:t>
      </w:r>
      <w:r>
        <w:t>physiological features showed limited sensitivity to MWL once baseline differences were removed. Instead, the autonomic nervous system responses were dominated by the stress manipulation. Tonic</w:t>
      </w:r>
      <w:r>
        <w:rPr>
          <w:spacing w:val="-7"/>
        </w:rPr>
        <w:t xml:space="preserve"> </w:t>
      </w:r>
      <w:r>
        <w:t>EDA</w:t>
      </w:r>
      <w:r>
        <w:rPr>
          <w:spacing w:val="-7"/>
        </w:rPr>
        <w:t xml:space="preserve"> </w:t>
      </w:r>
      <w:r>
        <w:t>exhibited</w:t>
      </w:r>
      <w:r>
        <w:rPr>
          <w:spacing w:val="-7"/>
        </w:rPr>
        <w:t xml:space="preserve"> </w:t>
      </w:r>
      <w:r>
        <w:t>a</w:t>
      </w:r>
      <w:r>
        <w:rPr>
          <w:spacing w:val="-7"/>
        </w:rPr>
        <w:t xml:space="preserve"> </w:t>
      </w:r>
      <w:r>
        <w:t>clear</w:t>
      </w:r>
      <w:r>
        <w:rPr>
          <w:spacing w:val="-7"/>
        </w:rPr>
        <w:t xml:space="preserve"> </w:t>
      </w:r>
      <w:r>
        <w:t>elevation</w:t>
      </w:r>
      <w:r>
        <w:rPr>
          <w:spacing w:val="-7"/>
        </w:rPr>
        <w:t xml:space="preserve"> </w:t>
      </w:r>
      <w:r>
        <w:t>under</w:t>
      </w:r>
      <w:r>
        <w:rPr>
          <w:spacing w:val="-7"/>
        </w:rPr>
        <w:t xml:space="preserve"> </w:t>
      </w:r>
      <w:r>
        <w:t>high</w:t>
      </w:r>
      <w:r>
        <w:rPr>
          <w:spacing w:val="-7"/>
        </w:rPr>
        <w:t xml:space="preserve"> </w:t>
      </w:r>
      <w:r>
        <w:t>stress</w:t>
      </w:r>
      <w:r>
        <w:rPr>
          <w:spacing w:val="-7"/>
        </w:rPr>
        <w:t xml:space="preserve"> </w:t>
      </w:r>
      <w:r>
        <w:t>across both levels of task difficulty, consistent with its role as a robust</w:t>
      </w:r>
      <w:r>
        <w:rPr>
          <w:spacing w:val="-5"/>
        </w:rPr>
        <w:t xml:space="preserve"> </w:t>
      </w:r>
      <w:r>
        <w:t>indicator</w:t>
      </w:r>
      <w:r>
        <w:rPr>
          <w:spacing w:val="-5"/>
        </w:rPr>
        <w:t xml:space="preserve"> </w:t>
      </w:r>
      <w:r>
        <w:t>of</w:t>
      </w:r>
      <w:r>
        <w:rPr>
          <w:spacing w:val="-5"/>
        </w:rPr>
        <w:t xml:space="preserve"> </w:t>
      </w:r>
      <w:r>
        <w:t>sympathetic</w:t>
      </w:r>
      <w:r>
        <w:rPr>
          <w:spacing w:val="-5"/>
        </w:rPr>
        <w:t xml:space="preserve"> </w:t>
      </w:r>
      <w:r>
        <w:t>arousal</w:t>
      </w:r>
      <w:r>
        <w:rPr>
          <w:spacing w:val="-5"/>
        </w:rPr>
        <w:t xml:space="preserve"> </w:t>
      </w:r>
      <w:r>
        <w:t>[1],</w:t>
      </w:r>
      <w:r>
        <w:rPr>
          <w:spacing w:val="-5"/>
        </w:rPr>
        <w:t xml:space="preserve"> </w:t>
      </w:r>
      <w:r>
        <w:t>[8].</w:t>
      </w:r>
      <w:r>
        <w:rPr>
          <w:spacing w:val="-5"/>
        </w:rPr>
        <w:t xml:space="preserve"> </w:t>
      </w:r>
      <w:r>
        <w:t>In</w:t>
      </w:r>
      <w:r>
        <w:rPr>
          <w:spacing w:val="-5"/>
        </w:rPr>
        <w:t xml:space="preserve"> </w:t>
      </w:r>
      <w:r>
        <w:t>contrast,</w:t>
      </w:r>
      <w:r>
        <w:rPr>
          <w:spacing w:val="-5"/>
        </w:rPr>
        <w:t xml:space="preserve"> </w:t>
      </w:r>
      <w:r>
        <w:t>we found a dissociation in the physiological signature of MWL. Raw univariate features (heart rate, HRV, pupil diameter, and canonical EEG band powers) did not significantly differ be-tween High-MWL arithmetic and Low-MWL counting when controlling for baseline. In our immersive, social-evaluative context, these canonical raw signatures appear to have been attenuated or masked. For cardiovascular and pupillometric measures, the metabolic and arousal demands of the social stressor likely created a ”ceiling effect” or noise floor.</w:t>
      </w:r>
    </w:p>
    <w:p w14:paraId="4038DB28" w14:textId="77777777" w:rsidR="005E5D1A" w:rsidRDefault="00000000">
      <w:pPr>
        <w:pStyle w:val="BodyText"/>
        <w:spacing w:line="247" w:lineRule="auto"/>
        <w:ind w:firstLine="199"/>
      </w:pPr>
      <w:r>
        <w:t>However,</w:t>
      </w:r>
      <w:r>
        <w:rPr>
          <w:spacing w:val="-9"/>
        </w:rPr>
        <w:t xml:space="preserve"> </w:t>
      </w:r>
      <w:r>
        <w:t>univariate</w:t>
      </w:r>
      <w:r>
        <w:rPr>
          <w:spacing w:val="-9"/>
        </w:rPr>
        <w:t xml:space="preserve"> </w:t>
      </w:r>
      <w:r>
        <w:t>analyses</w:t>
      </w:r>
      <w:r>
        <w:rPr>
          <w:spacing w:val="-9"/>
        </w:rPr>
        <w:t xml:space="preserve"> </w:t>
      </w:r>
      <w:r>
        <w:t>of</w:t>
      </w:r>
      <w:r>
        <w:rPr>
          <w:spacing w:val="-9"/>
        </w:rPr>
        <w:t xml:space="preserve"> </w:t>
      </w:r>
      <w:r>
        <w:t>EEG</w:t>
      </w:r>
      <w:r>
        <w:rPr>
          <w:spacing w:val="-9"/>
        </w:rPr>
        <w:t xml:space="preserve"> </w:t>
      </w:r>
      <w:r>
        <w:t>ratios</w:t>
      </w:r>
      <w:r>
        <w:rPr>
          <w:spacing w:val="-9"/>
        </w:rPr>
        <w:t xml:space="preserve"> </w:t>
      </w:r>
      <w:r>
        <w:t>(Theta/Beta</w:t>
      </w:r>
      <w:r>
        <w:rPr>
          <w:spacing w:val="-9"/>
        </w:rPr>
        <w:t xml:space="preserve"> </w:t>
      </w:r>
      <w:r>
        <w:t>and Alpha/Beta) revealed robust MWL effects (</w:t>
      </w:r>
      <w:r>
        <w:rPr>
          <w:rFonts w:ascii="Bookman Old Style"/>
          <w:i/>
        </w:rPr>
        <w:t xml:space="preserve">p </w:t>
      </w:r>
      <w:r>
        <w:rPr>
          <w:rFonts w:ascii="Book Antiqua"/>
        </w:rPr>
        <w:t xml:space="preserve">= </w:t>
      </w:r>
      <w:r>
        <w:rPr>
          <w:rFonts w:ascii="Bookman Old Style"/>
          <w:i/>
        </w:rPr>
        <w:t>.</w:t>
      </w:r>
      <w:r>
        <w:rPr>
          <w:rFonts w:ascii="Book Antiqua"/>
        </w:rPr>
        <w:t>002</w:t>
      </w:r>
      <w:r>
        <w:t>) that</w:t>
      </w:r>
      <w:r>
        <w:rPr>
          <w:spacing w:val="40"/>
        </w:rPr>
        <w:t xml:space="preserve"> </w:t>
      </w:r>
      <w:r>
        <w:t>were absent in the raw power data. This suggests that the failure of raw EEG markers was likely due to broadband power shifts (e.g., from speech-related EMG or movement) that</w:t>
      </w:r>
      <w:r>
        <w:rPr>
          <w:spacing w:val="-1"/>
        </w:rPr>
        <w:t xml:space="preserve"> </w:t>
      </w:r>
      <w:r>
        <w:t>affected</w:t>
      </w:r>
      <w:r>
        <w:rPr>
          <w:spacing w:val="-1"/>
        </w:rPr>
        <w:t xml:space="preserve"> </w:t>
      </w:r>
      <w:r>
        <w:t>all</w:t>
      </w:r>
      <w:r>
        <w:rPr>
          <w:spacing w:val="-1"/>
        </w:rPr>
        <w:t xml:space="preserve"> </w:t>
      </w:r>
      <w:r>
        <w:t>bands</w:t>
      </w:r>
      <w:r>
        <w:rPr>
          <w:spacing w:val="-1"/>
        </w:rPr>
        <w:t xml:space="preserve"> </w:t>
      </w:r>
      <w:r>
        <w:t>simultaneously.</w:t>
      </w:r>
      <w:r>
        <w:rPr>
          <w:spacing w:val="-1"/>
        </w:rPr>
        <w:t xml:space="preserve"> </w:t>
      </w:r>
      <w:r>
        <w:t>By</w:t>
      </w:r>
      <w:r>
        <w:rPr>
          <w:spacing w:val="-1"/>
        </w:rPr>
        <w:t xml:space="preserve"> </w:t>
      </w:r>
      <w:r>
        <w:t>rationing</w:t>
      </w:r>
      <w:r>
        <w:rPr>
          <w:spacing w:val="-1"/>
        </w:rPr>
        <w:t xml:space="preserve"> </w:t>
      </w:r>
      <w:r>
        <w:t>the</w:t>
      </w:r>
      <w:r>
        <w:rPr>
          <w:spacing w:val="-1"/>
        </w:rPr>
        <w:t xml:space="preserve"> </w:t>
      </w:r>
      <w:r>
        <w:t>bands, this common-mode noise was cancelled out, revealing the underlying spectral shift associated with cognitive load.</w:t>
      </w:r>
    </w:p>
    <w:p w14:paraId="4038DB29" w14:textId="77777777" w:rsidR="005E5D1A" w:rsidRDefault="00000000">
      <w:pPr>
        <w:pStyle w:val="BodyText"/>
        <w:spacing w:line="247" w:lineRule="auto"/>
        <w:ind w:firstLine="199"/>
      </w:pPr>
      <w:r>
        <w:t>This interpretation is supported by the sensitivity analysis, which showed that when the confounding influence of verbal production</w:t>
      </w:r>
      <w:r>
        <w:rPr>
          <w:spacing w:val="-9"/>
        </w:rPr>
        <w:t xml:space="preserve"> </w:t>
      </w:r>
      <w:r>
        <w:t>was</w:t>
      </w:r>
      <w:r>
        <w:rPr>
          <w:spacing w:val="-9"/>
        </w:rPr>
        <w:t xml:space="preserve"> </w:t>
      </w:r>
      <w:r>
        <w:t>explicitly</w:t>
      </w:r>
      <w:r>
        <w:rPr>
          <w:spacing w:val="-9"/>
        </w:rPr>
        <w:t xml:space="preserve"> </w:t>
      </w:r>
      <w:r>
        <w:t>controlled</w:t>
      </w:r>
      <w:r>
        <w:rPr>
          <w:spacing w:val="-9"/>
        </w:rPr>
        <w:t xml:space="preserve"> </w:t>
      </w:r>
      <w:r>
        <w:t>for,</w:t>
      </w:r>
      <w:r>
        <w:rPr>
          <w:spacing w:val="-9"/>
        </w:rPr>
        <w:t xml:space="preserve"> </w:t>
      </w:r>
      <w:r>
        <w:t>the</w:t>
      </w:r>
      <w:r>
        <w:rPr>
          <w:spacing w:val="-9"/>
        </w:rPr>
        <w:t xml:space="preserve"> </w:t>
      </w:r>
      <w:r>
        <w:t>canonical</w:t>
      </w:r>
      <w:r>
        <w:rPr>
          <w:spacing w:val="-9"/>
        </w:rPr>
        <w:t xml:space="preserve"> </w:t>
      </w:r>
      <w:r>
        <w:t>increase in raw Frontal Theta also emerged (</w:t>
      </w:r>
      <w:r>
        <w:rPr>
          <w:rFonts w:ascii="Bookman Old Style"/>
          <w:i/>
        </w:rPr>
        <w:t xml:space="preserve">p </w:t>
      </w:r>
      <w:r>
        <w:rPr>
          <w:rFonts w:ascii="Book Antiqua"/>
        </w:rPr>
        <w:t>= 0</w:t>
      </w:r>
      <w:r>
        <w:rPr>
          <w:rFonts w:ascii="Bookman Old Style"/>
          <w:i/>
        </w:rPr>
        <w:t>.</w:t>
      </w:r>
      <w:r>
        <w:rPr>
          <w:rFonts w:ascii="Book Antiqua"/>
        </w:rPr>
        <w:t>021</w:t>
      </w:r>
      <w:r>
        <w:t>). Thus, the neurophysiological</w:t>
      </w:r>
      <w:r>
        <w:rPr>
          <w:spacing w:val="-5"/>
        </w:rPr>
        <w:t xml:space="preserve"> </w:t>
      </w:r>
      <w:r>
        <w:t>signature</w:t>
      </w:r>
      <w:r>
        <w:rPr>
          <w:spacing w:val="-5"/>
        </w:rPr>
        <w:t xml:space="preserve"> </w:t>
      </w:r>
      <w:r>
        <w:t>of</w:t>
      </w:r>
      <w:r>
        <w:rPr>
          <w:spacing w:val="-5"/>
        </w:rPr>
        <w:t xml:space="preserve"> </w:t>
      </w:r>
      <w:r>
        <w:t>cognitive</w:t>
      </w:r>
      <w:r>
        <w:rPr>
          <w:spacing w:val="-5"/>
        </w:rPr>
        <w:t xml:space="preserve"> </w:t>
      </w:r>
      <w:r>
        <w:t>load</w:t>
      </w:r>
      <w:r>
        <w:rPr>
          <w:spacing w:val="-5"/>
        </w:rPr>
        <w:t xml:space="preserve"> </w:t>
      </w:r>
      <w:r>
        <w:t>was</w:t>
      </w:r>
      <w:r>
        <w:rPr>
          <w:spacing w:val="-5"/>
        </w:rPr>
        <w:t xml:space="preserve"> </w:t>
      </w:r>
      <w:r>
        <w:t>present</w:t>
      </w:r>
      <w:r>
        <w:rPr>
          <w:spacing w:val="-5"/>
        </w:rPr>
        <w:t xml:space="preserve"> </w:t>
      </w:r>
      <w:r>
        <w:t>but obscured by the motor and cortical demands of speech pro-duction unless normalised via ratios or statistical covariates.</w:t>
      </w:r>
    </w:p>
    <w:p w14:paraId="4038DB2A" w14:textId="77777777" w:rsidR="005E5D1A" w:rsidRDefault="00000000">
      <w:pPr>
        <w:pStyle w:val="ListParagraph"/>
        <w:numPr>
          <w:ilvl w:val="0"/>
          <w:numId w:val="2"/>
        </w:numPr>
        <w:tabs>
          <w:tab w:val="left" w:pos="551"/>
        </w:tabs>
        <w:spacing w:before="174"/>
        <w:ind w:left="551" w:hanging="292"/>
        <w:jc w:val="both"/>
        <w:rPr>
          <w:i/>
          <w:sz w:val="20"/>
        </w:rPr>
      </w:pPr>
      <w:r>
        <w:rPr>
          <w:i/>
          <w:sz w:val="20"/>
        </w:rPr>
        <w:t>Stratified</w:t>
      </w:r>
      <w:r>
        <w:rPr>
          <w:i/>
          <w:spacing w:val="-2"/>
          <w:sz w:val="20"/>
        </w:rPr>
        <w:t xml:space="preserve"> Correlations</w:t>
      </w:r>
    </w:p>
    <w:p w14:paraId="4038DB2B" w14:textId="77777777" w:rsidR="005E5D1A" w:rsidRDefault="00000000">
      <w:pPr>
        <w:pStyle w:val="BodyText"/>
        <w:spacing w:before="65" w:line="249" w:lineRule="auto"/>
        <w:ind w:firstLine="199"/>
      </w:pPr>
      <w:r>
        <w:t>By examining within-condition correlations, we further probed whether physiology–state relationships hold regard-less of the other factor. These analyses confirmed that sub-jective</w:t>
      </w:r>
      <w:r>
        <w:rPr>
          <w:spacing w:val="50"/>
        </w:rPr>
        <w:t xml:space="preserve"> </w:t>
      </w:r>
      <w:r>
        <w:t>stress</w:t>
      </w:r>
      <w:r>
        <w:rPr>
          <w:spacing w:val="50"/>
        </w:rPr>
        <w:t xml:space="preserve"> </w:t>
      </w:r>
      <w:r>
        <w:t>had</w:t>
      </w:r>
      <w:r>
        <w:rPr>
          <w:spacing w:val="50"/>
        </w:rPr>
        <w:t xml:space="preserve"> </w:t>
      </w:r>
      <w:r>
        <w:t>consistent</w:t>
      </w:r>
      <w:r>
        <w:rPr>
          <w:spacing w:val="51"/>
        </w:rPr>
        <w:t xml:space="preserve"> </w:t>
      </w:r>
      <w:r>
        <w:t>autonomic</w:t>
      </w:r>
      <w:r>
        <w:rPr>
          <w:spacing w:val="50"/>
        </w:rPr>
        <w:t xml:space="preserve"> </w:t>
      </w:r>
      <w:r>
        <w:t>correlates,</w:t>
      </w:r>
      <w:r>
        <w:rPr>
          <w:spacing w:val="50"/>
        </w:rPr>
        <w:t xml:space="preserve"> </w:t>
      </w:r>
      <w:r>
        <w:rPr>
          <w:spacing w:val="-2"/>
        </w:rPr>
        <w:t>whereas</w:t>
      </w:r>
    </w:p>
    <w:p w14:paraId="4038DB2C" w14:textId="77777777" w:rsidR="005E5D1A" w:rsidRDefault="00000000">
      <w:pPr>
        <w:pStyle w:val="BodyText"/>
        <w:spacing w:before="159" w:line="249" w:lineRule="auto"/>
        <w:ind w:left="199" w:right="977"/>
      </w:pPr>
      <w:r>
        <w:br w:type="column"/>
      </w:r>
      <w:r>
        <w:t>subjective</w:t>
      </w:r>
      <w:r>
        <w:rPr>
          <w:spacing w:val="-13"/>
        </w:rPr>
        <w:t xml:space="preserve"> </w:t>
      </w:r>
      <w:r>
        <w:t>MWL</w:t>
      </w:r>
      <w:r>
        <w:rPr>
          <w:spacing w:val="-12"/>
        </w:rPr>
        <w:t xml:space="preserve"> </w:t>
      </w:r>
      <w:r>
        <w:t>remained</w:t>
      </w:r>
      <w:r>
        <w:rPr>
          <w:spacing w:val="-13"/>
        </w:rPr>
        <w:t xml:space="preserve"> </w:t>
      </w:r>
      <w:r>
        <w:t>physiologically</w:t>
      </w:r>
      <w:r>
        <w:rPr>
          <w:spacing w:val="-12"/>
        </w:rPr>
        <w:t xml:space="preserve"> </w:t>
      </w:r>
      <w:r>
        <w:t>undetectable.</w:t>
      </w:r>
      <w:r>
        <w:rPr>
          <w:spacing w:val="-13"/>
        </w:rPr>
        <w:t xml:space="preserve"> </w:t>
      </w:r>
      <w:r>
        <w:t>Tonic EDA emerged as the most reliable individual indicator of stress levels: within both low-MWL and high-MWL scenar-ios, participants with higher self-reported stress tended to</w:t>
      </w:r>
      <w:r>
        <w:rPr>
          <w:spacing w:val="80"/>
        </w:rPr>
        <w:t xml:space="preserve"> </w:t>
      </w:r>
      <w:r>
        <w:t>have</w:t>
      </w:r>
      <w:r>
        <w:rPr>
          <w:spacing w:val="40"/>
        </w:rPr>
        <w:t xml:space="preserve"> </w:t>
      </w:r>
      <w:r>
        <w:t>higher</w:t>
      </w:r>
      <w:r>
        <w:rPr>
          <w:spacing w:val="40"/>
        </w:rPr>
        <w:t xml:space="preserve"> </w:t>
      </w:r>
      <w:r>
        <w:t>skin</w:t>
      </w:r>
      <w:r>
        <w:rPr>
          <w:spacing w:val="40"/>
        </w:rPr>
        <w:t xml:space="preserve"> </w:t>
      </w:r>
      <w:r>
        <w:t>conductance.</w:t>
      </w:r>
      <w:r>
        <w:rPr>
          <w:spacing w:val="40"/>
        </w:rPr>
        <w:t xml:space="preserve"> </w:t>
      </w:r>
      <w:r>
        <w:t>This</w:t>
      </w:r>
      <w:r>
        <w:rPr>
          <w:spacing w:val="40"/>
        </w:rPr>
        <w:t xml:space="preserve"> </w:t>
      </w:r>
      <w:r>
        <w:t>held</w:t>
      </w:r>
      <w:r>
        <w:rPr>
          <w:spacing w:val="40"/>
        </w:rPr>
        <w:t xml:space="preserve"> </w:t>
      </w:r>
      <w:r>
        <w:t>true</w:t>
      </w:r>
      <w:r>
        <w:rPr>
          <w:spacing w:val="40"/>
        </w:rPr>
        <w:t xml:space="preserve"> </w:t>
      </w:r>
      <w:r>
        <w:t>under</w:t>
      </w:r>
      <w:r>
        <w:rPr>
          <w:spacing w:val="40"/>
        </w:rPr>
        <w:t xml:space="preserve"> </w:t>
      </w:r>
      <w:r>
        <w:t>both task difficulties (with correlation coefficients in the moderate range), suggesting that the coupling between EDA and the experience of psychosocial stress was robust to variations in MWL. Specifically, even when participants were performing</w:t>
      </w:r>
      <w:r>
        <w:rPr>
          <w:spacing w:val="80"/>
        </w:rPr>
        <w:t xml:space="preserve"> </w:t>
      </w:r>
      <w:r>
        <w:t>a demanding task, those who were more stressed showed the expected EDA increases, a promising result for using EDA in naturalistic stress monitoring.</w:t>
      </w:r>
    </w:p>
    <w:p w14:paraId="4038DB2D" w14:textId="77777777" w:rsidR="005E5D1A" w:rsidRDefault="00000000">
      <w:pPr>
        <w:pStyle w:val="BodyText"/>
        <w:spacing w:before="19" w:line="252" w:lineRule="auto"/>
        <w:ind w:left="199" w:right="977" w:firstLine="199"/>
        <w:jc w:val="right"/>
      </w:pPr>
      <w:r>
        <w:t>Overall,</w:t>
      </w:r>
      <w:r>
        <w:rPr>
          <w:spacing w:val="-8"/>
        </w:rPr>
        <w:t xml:space="preserve"> </w:t>
      </w:r>
      <w:r>
        <w:t>the</w:t>
      </w:r>
      <w:r>
        <w:rPr>
          <w:spacing w:val="-8"/>
        </w:rPr>
        <w:t xml:space="preserve"> </w:t>
      </w:r>
      <w:r>
        <w:t>stratified</w:t>
      </w:r>
      <w:r>
        <w:rPr>
          <w:spacing w:val="-8"/>
        </w:rPr>
        <w:t xml:space="preserve"> </w:t>
      </w:r>
      <w:r>
        <w:t>correlations</w:t>
      </w:r>
      <w:r>
        <w:rPr>
          <w:spacing w:val="-8"/>
        </w:rPr>
        <w:t xml:space="preserve"> </w:t>
      </w:r>
      <w:r>
        <w:t>suggest</w:t>
      </w:r>
      <w:r>
        <w:rPr>
          <w:spacing w:val="-8"/>
        </w:rPr>
        <w:t xml:space="preserve"> </w:t>
      </w:r>
      <w:r>
        <w:t>that</w:t>
      </w:r>
      <w:r>
        <w:rPr>
          <w:spacing w:val="18"/>
        </w:rPr>
        <w:t xml:space="preserve"> </w:t>
      </w:r>
      <w:r>
        <w:t>stress-related peripheral</w:t>
      </w:r>
      <w:r>
        <w:rPr>
          <w:spacing w:val="40"/>
        </w:rPr>
        <w:t xml:space="preserve"> </w:t>
      </w:r>
      <w:r>
        <w:t>signatures</w:t>
      </w:r>
      <w:r>
        <w:rPr>
          <w:spacing w:val="40"/>
        </w:rPr>
        <w:t xml:space="preserve"> </w:t>
      </w:r>
      <w:r>
        <w:t>become</w:t>
      </w:r>
      <w:r>
        <w:rPr>
          <w:spacing w:val="40"/>
        </w:rPr>
        <w:t xml:space="preserve"> </w:t>
      </w:r>
      <w:r>
        <w:t>harder</w:t>
      </w:r>
      <w:r>
        <w:rPr>
          <w:spacing w:val="40"/>
        </w:rPr>
        <w:t xml:space="preserve"> </w:t>
      </w:r>
      <w:r>
        <w:t>to</w:t>
      </w:r>
      <w:r>
        <w:rPr>
          <w:spacing w:val="40"/>
        </w:rPr>
        <w:t xml:space="preserve"> </w:t>
      </w:r>
      <w:r>
        <w:t>interpret</w:t>
      </w:r>
      <w:r>
        <w:rPr>
          <w:spacing w:val="40"/>
        </w:rPr>
        <w:t xml:space="preserve"> </w:t>
      </w:r>
      <w:r>
        <w:t>as</w:t>
      </w:r>
      <w:r>
        <w:rPr>
          <w:spacing w:val="40"/>
        </w:rPr>
        <w:t xml:space="preserve"> </w:t>
      </w:r>
      <w:r>
        <w:t>MWL rises,</w:t>
      </w:r>
      <w:r>
        <w:rPr>
          <w:spacing w:val="36"/>
        </w:rPr>
        <w:t xml:space="preserve"> </w:t>
      </w:r>
      <w:r>
        <w:t>whereas</w:t>
      </w:r>
      <w:r>
        <w:rPr>
          <w:spacing w:val="36"/>
        </w:rPr>
        <w:t xml:space="preserve"> </w:t>
      </w:r>
      <w:r>
        <w:t>electrodermal</w:t>
      </w:r>
      <w:r>
        <w:rPr>
          <w:spacing w:val="36"/>
        </w:rPr>
        <w:t xml:space="preserve"> </w:t>
      </w:r>
      <w:r>
        <w:t>activity</w:t>
      </w:r>
      <w:r>
        <w:rPr>
          <w:spacing w:val="36"/>
        </w:rPr>
        <w:t xml:space="preserve"> </w:t>
      </w:r>
      <w:r>
        <w:t>remains</w:t>
      </w:r>
      <w:r>
        <w:rPr>
          <w:spacing w:val="36"/>
        </w:rPr>
        <w:t xml:space="preserve"> </w:t>
      </w:r>
      <w:r>
        <w:t>comparatively resilient.</w:t>
      </w:r>
      <w:r>
        <w:rPr>
          <w:spacing w:val="19"/>
        </w:rPr>
        <w:t xml:space="preserve"> </w:t>
      </w:r>
      <w:r>
        <w:t>When</w:t>
      </w:r>
      <w:r>
        <w:rPr>
          <w:spacing w:val="19"/>
        </w:rPr>
        <w:t xml:space="preserve"> </w:t>
      </w:r>
      <w:r>
        <w:t>MWL</w:t>
      </w:r>
      <w:r>
        <w:rPr>
          <w:spacing w:val="19"/>
        </w:rPr>
        <w:t xml:space="preserve"> </w:t>
      </w:r>
      <w:r>
        <w:t>was</w:t>
      </w:r>
      <w:r>
        <w:rPr>
          <w:spacing w:val="19"/>
        </w:rPr>
        <w:t xml:space="preserve"> </w:t>
      </w:r>
      <w:r>
        <w:t>low,</w:t>
      </w:r>
      <w:r>
        <w:rPr>
          <w:spacing w:val="19"/>
        </w:rPr>
        <w:t xml:space="preserve"> </w:t>
      </w:r>
      <w:r>
        <w:t>multiple</w:t>
      </w:r>
      <w:r>
        <w:rPr>
          <w:spacing w:val="19"/>
        </w:rPr>
        <w:t xml:space="preserve"> </w:t>
      </w:r>
      <w:r>
        <w:t>peripheral</w:t>
      </w:r>
      <w:r>
        <w:rPr>
          <w:spacing w:val="19"/>
        </w:rPr>
        <w:t xml:space="preserve"> </w:t>
      </w:r>
      <w:r>
        <w:t>channels tended</w:t>
      </w:r>
      <w:r>
        <w:rPr>
          <w:spacing w:val="39"/>
        </w:rPr>
        <w:t xml:space="preserve"> </w:t>
      </w:r>
      <w:r>
        <w:t>to</w:t>
      </w:r>
      <w:r>
        <w:rPr>
          <w:spacing w:val="39"/>
        </w:rPr>
        <w:t xml:space="preserve"> </w:t>
      </w:r>
      <w:r>
        <w:t>covary</w:t>
      </w:r>
      <w:r>
        <w:rPr>
          <w:spacing w:val="39"/>
        </w:rPr>
        <w:t xml:space="preserve"> </w:t>
      </w:r>
      <w:r>
        <w:t>with</w:t>
      </w:r>
      <w:r>
        <w:rPr>
          <w:spacing w:val="39"/>
        </w:rPr>
        <w:t xml:space="preserve"> </w:t>
      </w:r>
      <w:r>
        <w:t>subjective</w:t>
      </w:r>
      <w:r>
        <w:rPr>
          <w:spacing w:val="39"/>
        </w:rPr>
        <w:t xml:space="preserve"> </w:t>
      </w:r>
      <w:r>
        <w:t>stress</w:t>
      </w:r>
      <w:r>
        <w:rPr>
          <w:spacing w:val="39"/>
        </w:rPr>
        <w:t xml:space="preserve"> </w:t>
      </w:r>
      <w:r>
        <w:t>in</w:t>
      </w:r>
      <w:r>
        <w:rPr>
          <w:spacing w:val="39"/>
        </w:rPr>
        <w:t xml:space="preserve"> </w:t>
      </w:r>
      <w:r>
        <w:t>the</w:t>
      </w:r>
      <w:r>
        <w:rPr>
          <w:spacing w:val="39"/>
        </w:rPr>
        <w:t xml:space="preserve"> </w:t>
      </w:r>
      <w:r>
        <w:t>expected</w:t>
      </w:r>
      <w:r>
        <w:rPr>
          <w:spacing w:val="39"/>
        </w:rPr>
        <w:t xml:space="preserve"> </w:t>
      </w:r>
      <w:r>
        <w:t>di-rection.</w:t>
      </w:r>
      <w:r>
        <w:rPr>
          <w:spacing w:val="40"/>
        </w:rPr>
        <w:t xml:space="preserve"> </w:t>
      </w:r>
      <w:r>
        <w:t>Under</w:t>
      </w:r>
      <w:r>
        <w:rPr>
          <w:spacing w:val="40"/>
        </w:rPr>
        <w:t xml:space="preserve"> </w:t>
      </w:r>
      <w:r>
        <w:t>high</w:t>
      </w:r>
      <w:r>
        <w:rPr>
          <w:spacing w:val="40"/>
        </w:rPr>
        <w:t xml:space="preserve"> </w:t>
      </w:r>
      <w:r>
        <w:t>workload,</w:t>
      </w:r>
      <w:r>
        <w:rPr>
          <w:spacing w:val="40"/>
        </w:rPr>
        <w:t xml:space="preserve"> </w:t>
      </w:r>
      <w:r>
        <w:t>this</w:t>
      </w:r>
      <w:r>
        <w:rPr>
          <w:spacing w:val="40"/>
        </w:rPr>
        <w:t xml:space="preserve"> </w:t>
      </w:r>
      <w:r>
        <w:t>coupling</w:t>
      </w:r>
      <w:r>
        <w:rPr>
          <w:spacing w:val="40"/>
        </w:rPr>
        <w:t xml:space="preserve"> </w:t>
      </w:r>
      <w:r>
        <w:t>appeared</w:t>
      </w:r>
      <w:r>
        <w:rPr>
          <w:spacing w:val="40"/>
        </w:rPr>
        <w:t xml:space="preserve"> </w:t>
      </w:r>
      <w:r>
        <w:t>less consistent</w:t>
      </w:r>
      <w:r>
        <w:rPr>
          <w:spacing w:val="-10"/>
        </w:rPr>
        <w:t xml:space="preserve"> </w:t>
      </w:r>
      <w:r>
        <w:t>for</w:t>
      </w:r>
      <w:r>
        <w:rPr>
          <w:spacing w:val="-10"/>
        </w:rPr>
        <w:t xml:space="preserve"> </w:t>
      </w:r>
      <w:r>
        <w:t>cardiovascular</w:t>
      </w:r>
      <w:r>
        <w:rPr>
          <w:spacing w:val="-10"/>
        </w:rPr>
        <w:t xml:space="preserve"> </w:t>
      </w:r>
      <w:r>
        <w:t>and</w:t>
      </w:r>
      <w:r>
        <w:rPr>
          <w:spacing w:val="-10"/>
        </w:rPr>
        <w:t xml:space="preserve"> </w:t>
      </w:r>
      <w:r>
        <w:t>pupillary</w:t>
      </w:r>
      <w:r>
        <w:rPr>
          <w:spacing w:val="-10"/>
        </w:rPr>
        <w:t xml:space="preserve"> </w:t>
      </w:r>
      <w:r>
        <w:t>measures,</w:t>
      </w:r>
      <w:r>
        <w:rPr>
          <w:spacing w:val="-10"/>
        </w:rPr>
        <w:t xml:space="preserve"> </w:t>
      </w:r>
      <w:r>
        <w:t>plausibly because</w:t>
      </w:r>
      <w:r>
        <w:rPr>
          <w:spacing w:val="31"/>
        </w:rPr>
        <w:t xml:space="preserve"> </w:t>
      </w:r>
      <w:r>
        <w:t>cognitive</w:t>
      </w:r>
      <w:r>
        <w:rPr>
          <w:spacing w:val="31"/>
        </w:rPr>
        <w:t xml:space="preserve"> </w:t>
      </w:r>
      <w:r>
        <w:t>effort</w:t>
      </w:r>
      <w:r>
        <w:rPr>
          <w:spacing w:val="31"/>
        </w:rPr>
        <w:t xml:space="preserve"> </w:t>
      </w:r>
      <w:r>
        <w:t>elevates</w:t>
      </w:r>
      <w:r>
        <w:rPr>
          <w:spacing w:val="31"/>
        </w:rPr>
        <w:t xml:space="preserve"> </w:t>
      </w:r>
      <w:r>
        <w:t>these</w:t>
      </w:r>
      <w:r>
        <w:rPr>
          <w:spacing w:val="31"/>
        </w:rPr>
        <w:t xml:space="preserve"> </w:t>
      </w:r>
      <w:r>
        <w:t>signals</w:t>
      </w:r>
      <w:r>
        <w:rPr>
          <w:spacing w:val="31"/>
        </w:rPr>
        <w:t xml:space="preserve"> </w:t>
      </w:r>
      <w:r>
        <w:t>even</w:t>
      </w:r>
      <w:r>
        <w:rPr>
          <w:spacing w:val="31"/>
        </w:rPr>
        <w:t xml:space="preserve"> </w:t>
      </w:r>
      <w:r>
        <w:t>in</w:t>
      </w:r>
      <w:r>
        <w:rPr>
          <w:spacing w:val="31"/>
        </w:rPr>
        <w:t xml:space="preserve"> </w:t>
      </w:r>
      <w:r>
        <w:t>rela-tively</w:t>
      </w:r>
      <w:r>
        <w:rPr>
          <w:spacing w:val="30"/>
        </w:rPr>
        <w:t xml:space="preserve"> </w:t>
      </w:r>
      <w:r>
        <w:t>non-stressed</w:t>
      </w:r>
      <w:r>
        <w:rPr>
          <w:spacing w:val="30"/>
        </w:rPr>
        <w:t xml:space="preserve"> </w:t>
      </w:r>
      <w:r>
        <w:t>participants,</w:t>
      </w:r>
      <w:r>
        <w:rPr>
          <w:spacing w:val="30"/>
        </w:rPr>
        <w:t xml:space="preserve"> </w:t>
      </w:r>
      <w:r>
        <w:t>compressing</w:t>
      </w:r>
      <w:r>
        <w:rPr>
          <w:spacing w:val="30"/>
        </w:rPr>
        <w:t xml:space="preserve"> </w:t>
      </w:r>
      <w:r>
        <w:t>dynamic</w:t>
      </w:r>
      <w:r>
        <w:rPr>
          <w:spacing w:val="30"/>
        </w:rPr>
        <w:t xml:space="preserve"> </w:t>
      </w:r>
      <w:r>
        <w:t>range and</w:t>
      </w:r>
      <w:r>
        <w:rPr>
          <w:spacing w:val="-7"/>
        </w:rPr>
        <w:t xml:space="preserve"> </w:t>
      </w:r>
      <w:r>
        <w:t>obscuring</w:t>
      </w:r>
      <w:r>
        <w:rPr>
          <w:spacing w:val="-8"/>
        </w:rPr>
        <w:t xml:space="preserve"> </w:t>
      </w:r>
      <w:r>
        <w:t>stress-specific</w:t>
      </w:r>
      <w:r>
        <w:rPr>
          <w:spacing w:val="-7"/>
        </w:rPr>
        <w:t xml:space="preserve"> </w:t>
      </w:r>
      <w:r>
        <w:t>variance.</w:t>
      </w:r>
      <w:r>
        <w:rPr>
          <w:spacing w:val="-8"/>
        </w:rPr>
        <w:t xml:space="preserve"> </w:t>
      </w:r>
      <w:r>
        <w:t>This</w:t>
      </w:r>
      <w:r>
        <w:rPr>
          <w:spacing w:val="-7"/>
        </w:rPr>
        <w:t xml:space="preserve"> </w:t>
      </w:r>
      <w:r>
        <w:t>pattern</w:t>
      </w:r>
      <w:r>
        <w:rPr>
          <w:spacing w:val="-8"/>
        </w:rPr>
        <w:t xml:space="preserve"> </w:t>
      </w:r>
      <w:r>
        <w:t>aligns</w:t>
      </w:r>
      <w:r>
        <w:rPr>
          <w:spacing w:val="-7"/>
        </w:rPr>
        <w:t xml:space="preserve"> </w:t>
      </w:r>
      <w:r>
        <w:t>with prior</w:t>
      </w:r>
      <w:r>
        <w:rPr>
          <w:spacing w:val="34"/>
        </w:rPr>
        <w:t xml:space="preserve"> </w:t>
      </w:r>
      <w:r>
        <w:t>“masking”</w:t>
      </w:r>
      <w:r>
        <w:rPr>
          <w:spacing w:val="34"/>
        </w:rPr>
        <w:t xml:space="preserve"> </w:t>
      </w:r>
      <w:r>
        <w:t>accounts</w:t>
      </w:r>
      <w:r>
        <w:rPr>
          <w:spacing w:val="34"/>
        </w:rPr>
        <w:t xml:space="preserve"> </w:t>
      </w:r>
      <w:r>
        <w:t>in</w:t>
      </w:r>
      <w:r>
        <w:rPr>
          <w:spacing w:val="34"/>
        </w:rPr>
        <w:t xml:space="preserve"> </w:t>
      </w:r>
      <w:r>
        <w:t>which</w:t>
      </w:r>
      <w:r>
        <w:rPr>
          <w:spacing w:val="34"/>
        </w:rPr>
        <w:t xml:space="preserve"> </w:t>
      </w:r>
      <w:r>
        <w:t>high</w:t>
      </w:r>
      <w:r>
        <w:rPr>
          <w:spacing w:val="34"/>
        </w:rPr>
        <w:t xml:space="preserve"> </w:t>
      </w:r>
      <w:r>
        <w:t>cognitive</w:t>
      </w:r>
      <w:r>
        <w:rPr>
          <w:spacing w:val="34"/>
        </w:rPr>
        <w:t xml:space="preserve"> </w:t>
      </w:r>
      <w:r>
        <w:t>load</w:t>
      </w:r>
      <w:r>
        <w:rPr>
          <w:spacing w:val="34"/>
        </w:rPr>
        <w:t xml:space="preserve"> </w:t>
      </w:r>
      <w:r>
        <w:t>can blunt or conceal stress-related autonomic changes [28], [55]. Conversely, we found little evidence that subjective MWL</w:t>
      </w:r>
      <w:r>
        <w:rPr>
          <w:spacing w:val="40"/>
        </w:rPr>
        <w:t xml:space="preserve"> </w:t>
      </w:r>
      <w:r>
        <w:t>was reliably reflected in any single physiological or EEG fea-ture once accounting for multiple comparisons. The only hint of</w:t>
      </w:r>
      <w:r>
        <w:rPr>
          <w:spacing w:val="-9"/>
        </w:rPr>
        <w:t xml:space="preserve"> </w:t>
      </w:r>
      <w:r>
        <w:t>an</w:t>
      </w:r>
      <w:r>
        <w:rPr>
          <w:spacing w:val="-9"/>
        </w:rPr>
        <w:t xml:space="preserve"> </w:t>
      </w:r>
      <w:r>
        <w:t>MWL-related</w:t>
      </w:r>
      <w:r>
        <w:rPr>
          <w:spacing w:val="-9"/>
        </w:rPr>
        <w:t xml:space="preserve"> </w:t>
      </w:r>
      <w:r>
        <w:t>association</w:t>
      </w:r>
      <w:r>
        <w:rPr>
          <w:spacing w:val="-9"/>
        </w:rPr>
        <w:t xml:space="preserve"> </w:t>
      </w:r>
      <w:r>
        <w:t>was</w:t>
      </w:r>
      <w:r>
        <w:rPr>
          <w:spacing w:val="-9"/>
        </w:rPr>
        <w:t xml:space="preserve"> </w:t>
      </w:r>
      <w:r>
        <w:t>a</w:t>
      </w:r>
      <w:r>
        <w:rPr>
          <w:spacing w:val="-9"/>
        </w:rPr>
        <w:t xml:space="preserve"> </w:t>
      </w:r>
      <w:r>
        <w:t>weak,</w:t>
      </w:r>
      <w:r>
        <w:rPr>
          <w:spacing w:val="-9"/>
        </w:rPr>
        <w:t xml:space="preserve"> </w:t>
      </w:r>
      <w:r>
        <w:t>context-dependent trend</w:t>
      </w:r>
      <w:r>
        <w:rPr>
          <w:spacing w:val="38"/>
        </w:rPr>
        <w:t xml:space="preserve"> </w:t>
      </w:r>
      <w:r>
        <w:t>in</w:t>
      </w:r>
      <w:r>
        <w:rPr>
          <w:spacing w:val="39"/>
        </w:rPr>
        <w:t xml:space="preserve"> </w:t>
      </w:r>
      <w:r>
        <w:t>an</w:t>
      </w:r>
      <w:r>
        <w:rPr>
          <w:spacing w:val="38"/>
        </w:rPr>
        <w:t xml:space="preserve"> </w:t>
      </w:r>
      <w:r>
        <w:t>EEG</w:t>
      </w:r>
      <w:r>
        <w:rPr>
          <w:spacing w:val="39"/>
        </w:rPr>
        <w:t xml:space="preserve"> </w:t>
      </w:r>
      <w:r>
        <w:t>spectral</w:t>
      </w:r>
      <w:r>
        <w:rPr>
          <w:spacing w:val="39"/>
        </w:rPr>
        <w:t xml:space="preserve"> </w:t>
      </w:r>
      <w:r>
        <w:t>ratio</w:t>
      </w:r>
      <w:r>
        <w:rPr>
          <w:spacing w:val="38"/>
        </w:rPr>
        <w:t xml:space="preserve"> </w:t>
      </w:r>
      <w:r>
        <w:t>under</w:t>
      </w:r>
      <w:r>
        <w:rPr>
          <w:spacing w:val="39"/>
        </w:rPr>
        <w:t xml:space="preserve"> </w:t>
      </w:r>
      <w:r>
        <w:t>low</w:t>
      </w:r>
      <w:r>
        <w:rPr>
          <w:spacing w:val="39"/>
        </w:rPr>
        <w:t xml:space="preserve"> </w:t>
      </w:r>
      <w:r>
        <w:t>stress,</w:t>
      </w:r>
      <w:r>
        <w:rPr>
          <w:spacing w:val="38"/>
        </w:rPr>
        <w:t xml:space="preserve"> </w:t>
      </w:r>
      <w:r>
        <w:t>which</w:t>
      </w:r>
      <w:r>
        <w:rPr>
          <w:spacing w:val="39"/>
        </w:rPr>
        <w:t xml:space="preserve"> </w:t>
      </w:r>
      <w:r>
        <w:rPr>
          <w:spacing w:val="-5"/>
        </w:rPr>
        <w:t>we</w:t>
      </w:r>
    </w:p>
    <w:p w14:paraId="4038DB2E" w14:textId="77777777" w:rsidR="005E5D1A" w:rsidRDefault="00000000">
      <w:pPr>
        <w:pStyle w:val="BodyText"/>
        <w:spacing w:line="210" w:lineRule="exact"/>
        <w:ind w:left="199"/>
      </w:pPr>
      <w:r>
        <w:t>interpret</w:t>
      </w:r>
      <w:r>
        <w:rPr>
          <w:spacing w:val="12"/>
        </w:rPr>
        <w:t xml:space="preserve"> </w:t>
      </w:r>
      <w:r>
        <w:t>cautiously</w:t>
      </w:r>
      <w:r>
        <w:rPr>
          <w:spacing w:val="12"/>
        </w:rPr>
        <w:t xml:space="preserve"> </w:t>
      </w:r>
      <w:r>
        <w:t>as</w:t>
      </w:r>
      <w:r>
        <w:rPr>
          <w:spacing w:val="12"/>
        </w:rPr>
        <w:t xml:space="preserve"> </w:t>
      </w:r>
      <w:r>
        <w:t>suggestive</w:t>
      </w:r>
      <w:r>
        <w:rPr>
          <w:spacing w:val="12"/>
        </w:rPr>
        <w:t xml:space="preserve"> </w:t>
      </w:r>
      <w:r>
        <w:t>rather</w:t>
      </w:r>
      <w:r>
        <w:rPr>
          <w:spacing w:val="12"/>
        </w:rPr>
        <w:t xml:space="preserve"> </w:t>
      </w:r>
      <w:r>
        <w:t>than</w:t>
      </w:r>
      <w:r>
        <w:rPr>
          <w:spacing w:val="12"/>
        </w:rPr>
        <w:t xml:space="preserve"> </w:t>
      </w:r>
      <w:r>
        <w:rPr>
          <w:spacing w:val="-2"/>
        </w:rPr>
        <w:t>conclusive.</w:t>
      </w:r>
    </w:p>
    <w:p w14:paraId="4038DB2F" w14:textId="77777777" w:rsidR="005E5D1A" w:rsidRDefault="005E5D1A">
      <w:pPr>
        <w:pStyle w:val="BodyText"/>
        <w:ind w:left="0"/>
        <w:jc w:val="left"/>
      </w:pPr>
    </w:p>
    <w:p w14:paraId="4038DB30" w14:textId="77777777" w:rsidR="005E5D1A" w:rsidRDefault="005E5D1A">
      <w:pPr>
        <w:pStyle w:val="BodyText"/>
        <w:spacing w:before="33"/>
        <w:ind w:left="0"/>
        <w:jc w:val="left"/>
      </w:pPr>
    </w:p>
    <w:p w14:paraId="4038DB31" w14:textId="77777777" w:rsidR="005E5D1A" w:rsidRDefault="00000000">
      <w:pPr>
        <w:pStyle w:val="ListParagraph"/>
        <w:numPr>
          <w:ilvl w:val="0"/>
          <w:numId w:val="2"/>
        </w:numPr>
        <w:tabs>
          <w:tab w:val="left" w:pos="469"/>
        </w:tabs>
        <w:spacing w:line="249" w:lineRule="auto"/>
        <w:ind w:left="199" w:right="977" w:firstLine="0"/>
        <w:jc w:val="left"/>
        <w:rPr>
          <w:i/>
          <w:sz w:val="20"/>
        </w:rPr>
      </w:pPr>
      <w:r>
        <w:rPr>
          <w:i/>
          <w:sz w:val="20"/>
        </w:rPr>
        <w:t>Implications</w:t>
      </w:r>
      <w:r>
        <w:rPr>
          <w:i/>
          <w:spacing w:val="40"/>
          <w:sz w:val="20"/>
        </w:rPr>
        <w:t xml:space="preserve"> </w:t>
      </w:r>
      <w:r>
        <w:rPr>
          <w:i/>
          <w:sz w:val="20"/>
        </w:rPr>
        <w:t>for</w:t>
      </w:r>
      <w:r>
        <w:rPr>
          <w:i/>
          <w:spacing w:val="40"/>
          <w:sz w:val="20"/>
        </w:rPr>
        <w:t xml:space="preserve"> </w:t>
      </w:r>
      <w:r>
        <w:rPr>
          <w:i/>
          <w:sz w:val="20"/>
        </w:rPr>
        <w:t>State</w:t>
      </w:r>
      <w:r>
        <w:rPr>
          <w:i/>
          <w:spacing w:val="40"/>
          <w:sz w:val="20"/>
        </w:rPr>
        <w:t xml:space="preserve"> </w:t>
      </w:r>
      <w:r>
        <w:rPr>
          <w:i/>
          <w:sz w:val="20"/>
        </w:rPr>
        <w:t>Discrimination</w:t>
      </w:r>
      <w:r>
        <w:rPr>
          <w:i/>
          <w:spacing w:val="40"/>
          <w:sz w:val="20"/>
        </w:rPr>
        <w:t xml:space="preserve"> </w:t>
      </w:r>
      <w:r>
        <w:rPr>
          <w:i/>
          <w:sz w:val="20"/>
        </w:rPr>
        <w:t>and</w:t>
      </w:r>
      <w:r>
        <w:rPr>
          <w:i/>
          <w:spacing w:val="40"/>
          <w:sz w:val="20"/>
        </w:rPr>
        <w:t xml:space="preserve"> </w:t>
      </w:r>
      <w:r>
        <w:rPr>
          <w:i/>
          <w:sz w:val="20"/>
        </w:rPr>
        <w:t xml:space="preserve">Physiological </w:t>
      </w:r>
      <w:r>
        <w:rPr>
          <w:i/>
          <w:spacing w:val="-2"/>
          <w:sz w:val="20"/>
        </w:rPr>
        <w:t>Computing</w:t>
      </w:r>
    </w:p>
    <w:p w14:paraId="4038DB32" w14:textId="77777777" w:rsidR="005E5D1A" w:rsidRDefault="00000000">
      <w:pPr>
        <w:pStyle w:val="BodyText"/>
        <w:spacing w:before="133" w:line="256" w:lineRule="auto"/>
        <w:ind w:left="199" w:right="977" w:firstLine="199"/>
        <w:jc w:val="right"/>
      </w:pPr>
      <w:r>
        <w:t>A critical implication for affective computing is that stress and</w:t>
      </w:r>
      <w:r>
        <w:rPr>
          <w:spacing w:val="-11"/>
        </w:rPr>
        <w:t xml:space="preserve"> </w:t>
      </w:r>
      <w:r>
        <w:t>MWL</w:t>
      </w:r>
      <w:r>
        <w:rPr>
          <w:spacing w:val="-11"/>
        </w:rPr>
        <w:t xml:space="preserve"> </w:t>
      </w:r>
      <w:r>
        <w:t>require</w:t>
      </w:r>
      <w:r>
        <w:rPr>
          <w:spacing w:val="-11"/>
        </w:rPr>
        <w:t xml:space="preserve"> </w:t>
      </w:r>
      <w:r>
        <w:t>fundamentally</w:t>
      </w:r>
      <w:r>
        <w:rPr>
          <w:spacing w:val="-11"/>
        </w:rPr>
        <w:t xml:space="preserve"> </w:t>
      </w:r>
      <w:r>
        <w:t>different</w:t>
      </w:r>
      <w:r>
        <w:rPr>
          <w:spacing w:val="-11"/>
        </w:rPr>
        <w:t xml:space="preserve"> </w:t>
      </w:r>
      <w:r>
        <w:t>modeling</w:t>
      </w:r>
      <w:r>
        <w:rPr>
          <w:spacing w:val="-11"/>
        </w:rPr>
        <w:t xml:space="preserve"> </w:t>
      </w:r>
      <w:r>
        <w:t>strategies. First,</w:t>
      </w:r>
      <w:r>
        <w:rPr>
          <w:spacing w:val="80"/>
        </w:rPr>
        <w:t xml:space="preserve"> </w:t>
      </w:r>
      <w:r>
        <w:t>stress</w:t>
      </w:r>
      <w:r>
        <w:rPr>
          <w:spacing w:val="80"/>
        </w:rPr>
        <w:t xml:space="preserve"> </w:t>
      </w:r>
      <w:r>
        <w:t>detection</w:t>
      </w:r>
      <w:r>
        <w:rPr>
          <w:spacing w:val="80"/>
        </w:rPr>
        <w:t xml:space="preserve"> </w:t>
      </w:r>
      <w:r>
        <w:t>is</w:t>
      </w:r>
      <w:r>
        <w:rPr>
          <w:spacing w:val="80"/>
        </w:rPr>
        <w:t xml:space="preserve"> </w:t>
      </w:r>
      <w:r>
        <w:t>heavily</w:t>
      </w:r>
      <w:r>
        <w:rPr>
          <w:spacing w:val="80"/>
        </w:rPr>
        <w:t xml:space="preserve"> </w:t>
      </w:r>
      <w:r>
        <w:t>reliant</w:t>
      </w:r>
      <w:r>
        <w:rPr>
          <w:spacing w:val="80"/>
        </w:rPr>
        <w:t xml:space="preserve"> </w:t>
      </w:r>
      <w:r>
        <w:t>on</w:t>
      </w:r>
      <w:r>
        <w:rPr>
          <w:spacing w:val="80"/>
        </w:rPr>
        <w:t xml:space="preserve"> </w:t>
      </w:r>
      <w:r>
        <w:t>autonomic arousal,</w:t>
      </w:r>
      <w:r>
        <w:rPr>
          <w:spacing w:val="26"/>
        </w:rPr>
        <w:t xml:space="preserve"> </w:t>
      </w:r>
      <w:r>
        <w:t>which</w:t>
      </w:r>
      <w:r>
        <w:rPr>
          <w:spacing w:val="27"/>
        </w:rPr>
        <w:t xml:space="preserve"> </w:t>
      </w:r>
      <w:r>
        <w:t>we</w:t>
      </w:r>
      <w:r>
        <w:rPr>
          <w:spacing w:val="27"/>
        </w:rPr>
        <w:t xml:space="preserve"> </w:t>
      </w:r>
      <w:r>
        <w:t>found</w:t>
      </w:r>
      <w:r>
        <w:rPr>
          <w:spacing w:val="26"/>
        </w:rPr>
        <w:t xml:space="preserve"> </w:t>
      </w:r>
      <w:r>
        <w:t>to</w:t>
      </w:r>
      <w:r>
        <w:rPr>
          <w:spacing w:val="27"/>
        </w:rPr>
        <w:t xml:space="preserve"> </w:t>
      </w:r>
      <w:r>
        <w:t>be</w:t>
      </w:r>
      <w:r>
        <w:rPr>
          <w:spacing w:val="27"/>
        </w:rPr>
        <w:t xml:space="preserve"> </w:t>
      </w:r>
      <w:r>
        <w:t>both</w:t>
      </w:r>
      <w:r>
        <w:rPr>
          <w:spacing w:val="27"/>
        </w:rPr>
        <w:t xml:space="preserve"> </w:t>
      </w:r>
      <w:r>
        <w:t>idiosyncratic</w:t>
      </w:r>
      <w:r>
        <w:rPr>
          <w:spacing w:val="26"/>
        </w:rPr>
        <w:t xml:space="preserve"> </w:t>
      </w:r>
      <w:r>
        <w:t>and</w:t>
      </w:r>
      <w:r>
        <w:rPr>
          <w:spacing w:val="27"/>
        </w:rPr>
        <w:t xml:space="preserve"> </w:t>
      </w:r>
      <w:r>
        <w:rPr>
          <w:spacing w:val="-2"/>
        </w:rPr>
        <w:t>easily</w:t>
      </w:r>
    </w:p>
    <w:p w14:paraId="4038DB33" w14:textId="77777777" w:rsidR="005E5D1A" w:rsidRDefault="00000000">
      <w:pPr>
        <w:pStyle w:val="BodyText"/>
        <w:spacing w:line="230" w:lineRule="auto"/>
        <w:ind w:left="199" w:right="977"/>
      </w:pPr>
      <w:r>
        <w:t xml:space="preserve">masked by cognitive demand. The high intraclass correlation of autonomic features (ICC </w:t>
      </w:r>
      <w:r>
        <w:rPr>
          <w:rFonts w:ascii="Lucida Sans Unicode" w:hAnsi="Lucida Sans Unicode"/>
        </w:rPr>
        <w:t xml:space="preserve">≈ </w:t>
      </w:r>
      <w:r>
        <w:t>0.36) confirms that individual baseline differences outweigh the task effect. Consequently, the field should deprioritize universal “stress detectors” in favor</w:t>
      </w:r>
      <w:r>
        <w:rPr>
          <w:spacing w:val="6"/>
        </w:rPr>
        <w:t xml:space="preserve"> </w:t>
      </w:r>
      <w:r>
        <w:t>of</w:t>
      </w:r>
      <w:r>
        <w:rPr>
          <w:spacing w:val="6"/>
        </w:rPr>
        <w:t xml:space="preserve"> </w:t>
      </w:r>
      <w:r>
        <w:t>personalized</w:t>
      </w:r>
      <w:r>
        <w:rPr>
          <w:spacing w:val="7"/>
        </w:rPr>
        <w:t xml:space="preserve"> </w:t>
      </w:r>
      <w:r>
        <w:t>calibration</w:t>
      </w:r>
      <w:r>
        <w:rPr>
          <w:spacing w:val="6"/>
        </w:rPr>
        <w:t xml:space="preserve"> </w:t>
      </w:r>
      <w:r>
        <w:t>or</w:t>
      </w:r>
      <w:r>
        <w:rPr>
          <w:spacing w:val="6"/>
        </w:rPr>
        <w:t xml:space="preserve"> </w:t>
      </w:r>
      <w:r>
        <w:t>relative</w:t>
      </w:r>
      <w:r>
        <w:rPr>
          <w:spacing w:val="6"/>
        </w:rPr>
        <w:t xml:space="preserve"> </w:t>
      </w:r>
      <w:r>
        <w:t>measures</w:t>
      </w:r>
      <w:r>
        <w:rPr>
          <w:spacing w:val="6"/>
        </w:rPr>
        <w:t xml:space="preserve"> </w:t>
      </w:r>
      <w:r>
        <w:t>that</w:t>
      </w:r>
      <w:r>
        <w:rPr>
          <w:spacing w:val="7"/>
        </w:rPr>
        <w:t xml:space="preserve"> </w:t>
      </w:r>
      <w:r>
        <w:rPr>
          <w:spacing w:val="-5"/>
        </w:rPr>
        <w:t>can</w:t>
      </w:r>
    </w:p>
    <w:p w14:paraId="4038DB34" w14:textId="77777777" w:rsidR="005E5D1A" w:rsidRDefault="00000000">
      <w:pPr>
        <w:pStyle w:val="BodyText"/>
        <w:spacing w:before="10"/>
        <w:ind w:left="199"/>
      </w:pPr>
      <w:r>
        <w:t>account</w:t>
      </w:r>
      <w:r>
        <w:rPr>
          <w:spacing w:val="15"/>
        </w:rPr>
        <w:t xml:space="preserve"> </w:t>
      </w:r>
      <w:r>
        <w:t>for</w:t>
      </w:r>
      <w:r>
        <w:rPr>
          <w:spacing w:val="15"/>
        </w:rPr>
        <w:t xml:space="preserve"> </w:t>
      </w:r>
      <w:r>
        <w:t>this</w:t>
      </w:r>
      <w:r>
        <w:rPr>
          <w:spacing w:val="16"/>
        </w:rPr>
        <w:t xml:space="preserve"> </w:t>
      </w:r>
      <w:r>
        <w:t>high</w:t>
      </w:r>
      <w:r>
        <w:rPr>
          <w:spacing w:val="15"/>
        </w:rPr>
        <w:t xml:space="preserve"> </w:t>
      </w:r>
      <w:r>
        <w:t>trait</w:t>
      </w:r>
      <w:r>
        <w:rPr>
          <w:spacing w:val="15"/>
        </w:rPr>
        <w:t xml:space="preserve"> </w:t>
      </w:r>
      <w:r>
        <w:rPr>
          <w:spacing w:val="-2"/>
        </w:rPr>
        <w:t>variability.</w:t>
      </w:r>
    </w:p>
    <w:p w14:paraId="4038DB35" w14:textId="77777777" w:rsidR="005E5D1A" w:rsidRDefault="00000000">
      <w:pPr>
        <w:pStyle w:val="BodyText"/>
        <w:spacing w:before="29" w:line="249" w:lineRule="auto"/>
        <w:ind w:left="199" w:right="977" w:firstLine="199"/>
      </w:pPr>
      <w:r>
        <w:t>Second, MWL assessment appears robust to these social-adverse conditions but demands neural specificity. While peripheral signals failed, EEG classifiers achieved subject-independent</w:t>
      </w:r>
      <w:r>
        <w:rPr>
          <w:spacing w:val="-1"/>
        </w:rPr>
        <w:t xml:space="preserve"> </w:t>
      </w:r>
      <w:r>
        <w:t>generalization</w:t>
      </w:r>
      <w:r>
        <w:rPr>
          <w:spacing w:val="-1"/>
        </w:rPr>
        <w:t xml:space="preserve"> </w:t>
      </w:r>
      <w:r>
        <w:t>(AUC</w:t>
      </w:r>
      <w:r>
        <w:rPr>
          <w:spacing w:val="-1"/>
        </w:rPr>
        <w:t xml:space="preserve"> </w:t>
      </w:r>
      <w:r>
        <w:t>=</w:t>
      </w:r>
      <w:r>
        <w:rPr>
          <w:spacing w:val="-1"/>
        </w:rPr>
        <w:t xml:space="preserve"> </w:t>
      </w:r>
      <w:r>
        <w:t>0.60),</w:t>
      </w:r>
      <w:r>
        <w:rPr>
          <w:spacing w:val="-1"/>
        </w:rPr>
        <w:t xml:space="preserve"> </w:t>
      </w:r>
      <w:r>
        <w:t>suggesting</w:t>
      </w:r>
      <w:r>
        <w:rPr>
          <w:spacing w:val="-1"/>
        </w:rPr>
        <w:t xml:space="preserve"> </w:t>
      </w:r>
      <w:r>
        <w:t>the</w:t>
      </w:r>
      <w:r>
        <w:rPr>
          <w:spacing w:val="-1"/>
        </w:rPr>
        <w:t xml:space="preserve"> </w:t>
      </w:r>
      <w:r>
        <w:t>neu-ral signature of MWL is consistent across individuals even under stress. However, this signal is subtle. To operate in realistic, noisy environments like VR, systems must leverage multivariate neural features rather than relying on simple univariate metrics which are prone to being washed out.</w:t>
      </w:r>
    </w:p>
    <w:p w14:paraId="4038DB36" w14:textId="77777777" w:rsidR="005E5D1A" w:rsidRDefault="00000000">
      <w:pPr>
        <w:pStyle w:val="BodyText"/>
        <w:spacing w:before="19" w:line="249" w:lineRule="auto"/>
        <w:ind w:left="199" w:right="977" w:firstLine="199"/>
      </w:pPr>
      <w:r>
        <w:t>This</w:t>
      </w:r>
      <w:r>
        <w:rPr>
          <w:spacing w:val="-5"/>
        </w:rPr>
        <w:t xml:space="preserve"> </w:t>
      </w:r>
      <w:r>
        <w:t>suggests</w:t>
      </w:r>
      <w:r>
        <w:rPr>
          <w:spacing w:val="-5"/>
        </w:rPr>
        <w:t xml:space="preserve"> </w:t>
      </w:r>
      <w:r>
        <w:t>a</w:t>
      </w:r>
      <w:r>
        <w:rPr>
          <w:spacing w:val="-5"/>
        </w:rPr>
        <w:t xml:space="preserve"> </w:t>
      </w:r>
      <w:r>
        <w:t>hybrid</w:t>
      </w:r>
      <w:r>
        <w:rPr>
          <w:spacing w:val="-5"/>
        </w:rPr>
        <w:t xml:space="preserve"> </w:t>
      </w:r>
      <w:r>
        <w:t>architecture</w:t>
      </w:r>
      <w:r>
        <w:rPr>
          <w:spacing w:val="-5"/>
        </w:rPr>
        <w:t xml:space="preserve"> </w:t>
      </w:r>
      <w:r>
        <w:t>for</w:t>
      </w:r>
      <w:r>
        <w:rPr>
          <w:spacing w:val="-5"/>
        </w:rPr>
        <w:t xml:space="preserve"> </w:t>
      </w:r>
      <w:r>
        <w:t>future</w:t>
      </w:r>
      <w:r>
        <w:rPr>
          <w:spacing w:val="-5"/>
        </w:rPr>
        <w:t xml:space="preserve"> </w:t>
      </w:r>
      <w:r>
        <w:t>systems:</w:t>
      </w:r>
      <w:r>
        <w:rPr>
          <w:spacing w:val="-5"/>
        </w:rPr>
        <w:t xml:space="preserve"> </w:t>
      </w:r>
      <w:r>
        <w:t>using generic, pre-trained models for cognitive state estimation (via EEG), while reserving autonomic sensors for personalized, longitudinally calibrated stress tracking.</w:t>
      </w:r>
    </w:p>
    <w:p w14:paraId="4038DB37" w14:textId="77777777" w:rsidR="005E5D1A" w:rsidRDefault="005E5D1A">
      <w:pPr>
        <w:pStyle w:val="BodyText"/>
        <w:spacing w:line="249" w:lineRule="auto"/>
        <w:sectPr w:rsidR="005E5D1A">
          <w:pgSz w:w="12240" w:h="15840"/>
          <w:pgMar w:top="940" w:right="0" w:bottom="280" w:left="720" w:header="495" w:footer="0" w:gutter="0"/>
          <w:cols w:num="2" w:space="720" w:equalWidth="0">
            <w:col w:w="5281" w:space="40"/>
            <w:col w:w="6199"/>
          </w:cols>
        </w:sectPr>
      </w:pPr>
    </w:p>
    <w:p w14:paraId="4038DB38" w14:textId="77777777" w:rsidR="005E5D1A" w:rsidRDefault="00000000">
      <w:pPr>
        <w:pStyle w:val="ListParagraph"/>
        <w:numPr>
          <w:ilvl w:val="0"/>
          <w:numId w:val="2"/>
        </w:numPr>
        <w:tabs>
          <w:tab w:val="left" w:pos="502"/>
        </w:tabs>
        <w:spacing w:before="159"/>
        <w:ind w:left="502" w:hanging="243"/>
        <w:jc w:val="both"/>
        <w:rPr>
          <w:i/>
          <w:sz w:val="20"/>
        </w:rPr>
      </w:pPr>
      <w:r>
        <w:rPr>
          <w:i/>
          <w:sz w:val="20"/>
        </w:rPr>
        <w:lastRenderedPageBreak/>
        <w:t>Relation</w:t>
      </w:r>
      <w:r>
        <w:rPr>
          <w:i/>
          <w:spacing w:val="14"/>
          <w:sz w:val="20"/>
        </w:rPr>
        <w:t xml:space="preserve"> </w:t>
      </w:r>
      <w:r>
        <w:rPr>
          <w:i/>
          <w:sz w:val="20"/>
        </w:rPr>
        <w:t>to</w:t>
      </w:r>
      <w:r>
        <w:rPr>
          <w:i/>
          <w:spacing w:val="15"/>
          <w:sz w:val="20"/>
        </w:rPr>
        <w:t xml:space="preserve"> </w:t>
      </w:r>
      <w:r>
        <w:rPr>
          <w:i/>
          <w:sz w:val="20"/>
        </w:rPr>
        <w:t>Prior</w:t>
      </w:r>
      <w:r>
        <w:rPr>
          <w:i/>
          <w:spacing w:val="15"/>
          <w:sz w:val="20"/>
        </w:rPr>
        <w:t xml:space="preserve"> </w:t>
      </w:r>
      <w:r>
        <w:rPr>
          <w:i/>
          <w:spacing w:val="-4"/>
          <w:sz w:val="20"/>
        </w:rPr>
        <w:t>Work</w:t>
      </w:r>
    </w:p>
    <w:p w14:paraId="4038DB39" w14:textId="77777777" w:rsidR="005E5D1A" w:rsidRDefault="00000000">
      <w:pPr>
        <w:pStyle w:val="BodyText"/>
        <w:spacing w:before="64" w:line="249" w:lineRule="auto"/>
        <w:ind w:firstLine="199"/>
      </w:pPr>
      <w:r>
        <w:t>Our</w:t>
      </w:r>
      <w:r>
        <w:rPr>
          <w:spacing w:val="-10"/>
        </w:rPr>
        <w:t xml:space="preserve"> </w:t>
      </w:r>
      <w:r>
        <w:t>findings</w:t>
      </w:r>
      <w:r>
        <w:rPr>
          <w:spacing w:val="-10"/>
        </w:rPr>
        <w:t xml:space="preserve"> </w:t>
      </w:r>
      <w:r>
        <w:t>align</w:t>
      </w:r>
      <w:r>
        <w:rPr>
          <w:spacing w:val="-10"/>
        </w:rPr>
        <w:t xml:space="preserve"> </w:t>
      </w:r>
      <w:r>
        <w:t>with</w:t>
      </w:r>
      <w:r>
        <w:rPr>
          <w:spacing w:val="-10"/>
        </w:rPr>
        <w:t xml:space="preserve"> </w:t>
      </w:r>
      <w:r>
        <w:t>a</w:t>
      </w:r>
      <w:r>
        <w:rPr>
          <w:spacing w:val="-10"/>
        </w:rPr>
        <w:t xml:space="preserve"> </w:t>
      </w:r>
      <w:r>
        <w:t>growing</w:t>
      </w:r>
      <w:r>
        <w:rPr>
          <w:spacing w:val="-10"/>
        </w:rPr>
        <w:t xml:space="preserve"> </w:t>
      </w:r>
      <w:r>
        <w:t>body</w:t>
      </w:r>
      <w:r>
        <w:rPr>
          <w:spacing w:val="-10"/>
        </w:rPr>
        <w:t xml:space="preserve"> </w:t>
      </w:r>
      <w:r>
        <w:t>of</w:t>
      </w:r>
      <w:r>
        <w:rPr>
          <w:spacing w:val="-10"/>
        </w:rPr>
        <w:t xml:space="preserve"> </w:t>
      </w:r>
      <w:r>
        <w:t>evidence</w:t>
      </w:r>
      <w:r>
        <w:rPr>
          <w:spacing w:val="-10"/>
        </w:rPr>
        <w:t xml:space="preserve"> </w:t>
      </w:r>
      <w:r>
        <w:t xml:space="preserve">suggest-ing that subject-independent affective computing models face a ”generalisation gap” when applied to complex, interactive </w:t>
      </w:r>
      <w:r>
        <w:rPr>
          <w:spacing w:val="-2"/>
        </w:rPr>
        <w:t>tasks.</w:t>
      </w:r>
    </w:p>
    <w:p w14:paraId="4038DB3A" w14:textId="77777777" w:rsidR="005E5D1A" w:rsidRDefault="00000000">
      <w:pPr>
        <w:pStyle w:val="ListParagraph"/>
        <w:numPr>
          <w:ilvl w:val="1"/>
          <w:numId w:val="2"/>
        </w:numPr>
        <w:tabs>
          <w:tab w:val="left" w:pos="722"/>
        </w:tabs>
        <w:spacing w:line="214" w:lineRule="exact"/>
        <w:ind w:left="722" w:hanging="264"/>
        <w:rPr>
          <w:sz w:val="20"/>
        </w:rPr>
      </w:pPr>
      <w:r>
        <w:rPr>
          <w:i/>
          <w:sz w:val="20"/>
        </w:rPr>
        <w:t>Classification</w:t>
      </w:r>
      <w:r>
        <w:rPr>
          <w:i/>
          <w:spacing w:val="37"/>
          <w:sz w:val="20"/>
        </w:rPr>
        <w:t xml:space="preserve"> </w:t>
      </w:r>
      <w:r>
        <w:rPr>
          <w:i/>
          <w:sz w:val="20"/>
        </w:rPr>
        <w:t>Performance</w:t>
      </w:r>
      <w:r>
        <w:rPr>
          <w:i/>
          <w:spacing w:val="37"/>
          <w:sz w:val="20"/>
        </w:rPr>
        <w:t xml:space="preserve"> </w:t>
      </w:r>
      <w:r>
        <w:rPr>
          <w:i/>
          <w:sz w:val="20"/>
        </w:rPr>
        <w:t>and</w:t>
      </w:r>
      <w:r>
        <w:rPr>
          <w:i/>
          <w:spacing w:val="37"/>
          <w:sz w:val="20"/>
        </w:rPr>
        <w:t xml:space="preserve"> </w:t>
      </w:r>
      <w:r>
        <w:rPr>
          <w:i/>
          <w:sz w:val="20"/>
        </w:rPr>
        <w:t>Stressor</w:t>
      </w:r>
      <w:r>
        <w:rPr>
          <w:i/>
          <w:spacing w:val="37"/>
          <w:sz w:val="20"/>
        </w:rPr>
        <w:t xml:space="preserve"> </w:t>
      </w:r>
      <w:r>
        <w:rPr>
          <w:i/>
          <w:sz w:val="20"/>
        </w:rPr>
        <w:t>Modality:</w:t>
      </w:r>
      <w:r>
        <w:rPr>
          <w:i/>
          <w:spacing w:val="65"/>
          <w:sz w:val="20"/>
        </w:rPr>
        <w:t xml:space="preserve"> </w:t>
      </w:r>
      <w:r>
        <w:rPr>
          <w:spacing w:val="-7"/>
          <w:sz w:val="20"/>
        </w:rPr>
        <w:t>In</w:t>
      </w:r>
    </w:p>
    <w:p w14:paraId="4038DB3B" w14:textId="77777777" w:rsidR="005E5D1A" w:rsidRDefault="00000000">
      <w:pPr>
        <w:pStyle w:val="BodyText"/>
        <w:spacing w:before="9" w:line="249" w:lineRule="auto"/>
      </w:pPr>
      <w:r>
        <w:t>terms of classification accuracy, our best subject-independent model</w:t>
      </w:r>
      <w:r>
        <w:rPr>
          <w:spacing w:val="-7"/>
        </w:rPr>
        <w:t xml:space="preserve"> </w:t>
      </w:r>
      <w:r>
        <w:t>for</w:t>
      </w:r>
      <w:r>
        <w:rPr>
          <w:spacing w:val="-7"/>
        </w:rPr>
        <w:t xml:space="preserve"> </w:t>
      </w:r>
      <w:r>
        <w:t>MWL</w:t>
      </w:r>
      <w:r>
        <w:rPr>
          <w:spacing w:val="-7"/>
        </w:rPr>
        <w:t xml:space="preserve"> </w:t>
      </w:r>
      <w:r>
        <w:t>achieved</w:t>
      </w:r>
      <w:r>
        <w:rPr>
          <w:spacing w:val="-7"/>
        </w:rPr>
        <w:t xml:space="preserve"> </w:t>
      </w:r>
      <w:r>
        <w:t>60%,</w:t>
      </w:r>
      <w:r>
        <w:rPr>
          <w:spacing w:val="-7"/>
        </w:rPr>
        <w:t xml:space="preserve"> </w:t>
      </w:r>
      <w:r>
        <w:t>a</w:t>
      </w:r>
      <w:r>
        <w:rPr>
          <w:spacing w:val="-7"/>
        </w:rPr>
        <w:t xml:space="preserve"> </w:t>
      </w:r>
      <w:r>
        <w:t>result</w:t>
      </w:r>
      <w:r>
        <w:rPr>
          <w:spacing w:val="-7"/>
        </w:rPr>
        <w:t xml:space="preserve"> </w:t>
      </w:r>
      <w:r>
        <w:t>consistent</w:t>
      </w:r>
      <w:r>
        <w:rPr>
          <w:spacing w:val="-7"/>
        </w:rPr>
        <w:t xml:space="preserve"> </w:t>
      </w:r>
      <w:r>
        <w:t>with</w:t>
      </w:r>
      <w:r>
        <w:rPr>
          <w:spacing w:val="-7"/>
        </w:rPr>
        <w:t xml:space="preserve"> </w:t>
      </w:r>
      <w:r>
        <w:t>similar factorial benchmarks. For instance, [22] reported mean accu-racies of approximately 58% for both stress and MWL using strictly EEG measures under subject-independent validation.</w:t>
      </w:r>
    </w:p>
    <w:p w14:paraId="4038DB3C" w14:textId="58A51C3F" w:rsidR="005E5D1A" w:rsidRDefault="00000000">
      <w:pPr>
        <w:pStyle w:val="BodyText"/>
        <w:spacing w:line="249" w:lineRule="auto"/>
        <w:ind w:firstLine="199"/>
      </w:pPr>
      <w:r>
        <w:t>However, our inability to classify stress above chance contrasts with studies reporting higher robustness for stress detection</w:t>
      </w:r>
      <w:r>
        <w:rPr>
          <w:spacing w:val="-4"/>
        </w:rPr>
        <w:t xml:space="preserve"> </w:t>
      </w:r>
      <w:r>
        <w:t>than</w:t>
      </w:r>
      <w:r>
        <w:rPr>
          <w:spacing w:val="-4"/>
        </w:rPr>
        <w:t xml:space="preserve"> </w:t>
      </w:r>
      <w:r>
        <w:t>for</w:t>
      </w:r>
      <w:r>
        <w:rPr>
          <w:spacing w:val="-3"/>
        </w:rPr>
        <w:t xml:space="preserve"> </w:t>
      </w:r>
      <w:r>
        <w:t>MWL</w:t>
      </w:r>
      <w:r>
        <w:rPr>
          <w:spacing w:val="-4"/>
        </w:rPr>
        <w:t xml:space="preserve"> </w:t>
      </w:r>
      <w:r>
        <w:t>detection.</w:t>
      </w:r>
      <w:r>
        <w:rPr>
          <w:spacing w:val="-4"/>
        </w:rPr>
        <w:t xml:space="preserve"> </w:t>
      </w:r>
      <w:r>
        <w:t>For</w:t>
      </w:r>
      <w:r>
        <w:rPr>
          <w:spacing w:val="-3"/>
        </w:rPr>
        <w:t xml:space="preserve"> </w:t>
      </w:r>
      <w:r>
        <w:t>example,</w:t>
      </w:r>
      <w:r>
        <w:rPr>
          <w:spacing w:val="-4"/>
        </w:rPr>
        <w:t xml:space="preserve"> </w:t>
      </w:r>
      <w:del w:id="67" w:author="Coyle, Damien" w:date="2026-01-09T16:43:00Z" w16du:dateUtc="2026-01-09T16:43:00Z">
        <w:r w:rsidDel="00DC4C24">
          <w:delText>[20]</w:delText>
        </w:r>
        <w:r w:rsidDel="00DC4C24">
          <w:rPr>
            <w:spacing w:val="-4"/>
          </w:rPr>
          <w:delText xml:space="preserve"> </w:delText>
        </w:r>
        <w:r w:rsidDel="00DC4C24">
          <w:rPr>
            <w:spacing w:val="-2"/>
          </w:rPr>
          <w:delText>achieved</w:delText>
        </w:r>
      </w:del>
    </w:p>
    <w:p w14:paraId="4038DB3D" w14:textId="2462BF6C" w:rsidR="005E5D1A" w:rsidRDefault="00000000">
      <w:pPr>
        <w:pStyle w:val="BodyText"/>
        <w:spacing w:line="196" w:lineRule="auto"/>
      </w:pPr>
      <w:r>
        <w:rPr>
          <w:rFonts w:ascii="Lucida Sans Unicode" w:hAnsi="Lucida Sans Unicode"/>
        </w:rPr>
        <w:t>≈</w:t>
      </w:r>
      <w:r>
        <w:t xml:space="preserve">62% accuracy for stress (vs. </w:t>
      </w:r>
      <w:r>
        <w:rPr>
          <w:rFonts w:ascii="Lucida Sans Unicode" w:hAnsi="Lucida Sans Unicode"/>
        </w:rPr>
        <w:t>≈</w:t>
      </w:r>
      <w:r>
        <w:t xml:space="preserve">45% for MWL) </w:t>
      </w:r>
      <w:ins w:id="68" w:author="Coyle, Damien" w:date="2026-01-09T16:43:00Z" w16du:dateUtc="2026-01-09T16:43:00Z">
        <w:r w:rsidR="006472B0">
          <w:t xml:space="preserve">was achieved in </w:t>
        </w:r>
        <w:r w:rsidR="006472B0">
          <w:t>[20]</w:t>
        </w:r>
        <w:r w:rsidR="006472B0">
          <w:rPr>
            <w:spacing w:val="-4"/>
          </w:rPr>
          <w:t xml:space="preserve"> </w:t>
        </w:r>
      </w:ins>
      <w:r>
        <w:t>in a com-parable 2</w:t>
      </w:r>
      <w:r>
        <w:rPr>
          <w:rFonts w:ascii="Lucida Sans Unicode" w:hAnsi="Lucida Sans Unicode"/>
        </w:rPr>
        <w:t>×</w:t>
      </w:r>
      <w:r>
        <w:t>3 design. This divergence is likely attributable to the</w:t>
      </w:r>
      <w:r>
        <w:rPr>
          <w:spacing w:val="43"/>
        </w:rPr>
        <w:t xml:space="preserve"> </w:t>
      </w:r>
      <w:r>
        <w:rPr>
          <w:i/>
        </w:rPr>
        <w:t>modality</w:t>
      </w:r>
      <w:r>
        <w:rPr>
          <w:i/>
          <w:spacing w:val="43"/>
        </w:rPr>
        <w:t xml:space="preserve"> </w:t>
      </w:r>
      <w:r>
        <w:t>of</w:t>
      </w:r>
      <w:r>
        <w:rPr>
          <w:spacing w:val="44"/>
        </w:rPr>
        <w:t xml:space="preserve"> </w:t>
      </w:r>
      <w:r>
        <w:t>the</w:t>
      </w:r>
      <w:r>
        <w:rPr>
          <w:spacing w:val="43"/>
        </w:rPr>
        <w:t xml:space="preserve"> </w:t>
      </w:r>
      <w:r>
        <w:t>stressor.</w:t>
      </w:r>
      <w:r>
        <w:rPr>
          <w:spacing w:val="44"/>
        </w:rPr>
        <w:t xml:space="preserve"> </w:t>
      </w:r>
      <w:r>
        <w:t>Whereas</w:t>
      </w:r>
      <w:r>
        <w:rPr>
          <w:spacing w:val="43"/>
        </w:rPr>
        <w:t xml:space="preserve"> </w:t>
      </w:r>
      <w:r>
        <w:t>Parent</w:t>
      </w:r>
      <w:r>
        <w:rPr>
          <w:spacing w:val="44"/>
        </w:rPr>
        <w:t xml:space="preserve"> </w:t>
      </w:r>
      <w:r>
        <w:t>et</w:t>
      </w:r>
      <w:r>
        <w:rPr>
          <w:spacing w:val="43"/>
        </w:rPr>
        <w:t xml:space="preserve"> </w:t>
      </w:r>
      <w:r>
        <w:t>al.</w:t>
      </w:r>
      <w:ins w:id="69" w:author="Coyle, Damien" w:date="2026-01-09T16:44:00Z" w16du:dateUtc="2026-01-09T16:44:00Z">
        <w:r w:rsidR="006472B0">
          <w:t xml:space="preserve"> [ ] </w:t>
        </w:r>
      </w:ins>
      <w:r>
        <w:rPr>
          <w:spacing w:val="44"/>
        </w:rPr>
        <w:t xml:space="preserve"> </w:t>
      </w:r>
      <w:r>
        <w:rPr>
          <w:spacing w:val="-2"/>
        </w:rPr>
        <w:t>utilised</w:t>
      </w:r>
    </w:p>
    <w:p w14:paraId="4038DB3E" w14:textId="77777777" w:rsidR="005E5D1A" w:rsidRDefault="00000000">
      <w:pPr>
        <w:pStyle w:val="BodyText"/>
        <w:spacing w:before="16" w:line="249" w:lineRule="auto"/>
      </w:pPr>
      <w:r>
        <w:t>a physical threat (unpredictable noise blasts) which elicits a primitive, high-magnitude defensive reflex, our study utilised social-evaluative threat. Responses to social evaluation are inherently more idiosyncratic, cognitively mediated, and de-pendent on individual susceptibility to social stressors than responses to physical threat [</w:t>
      </w:r>
      <w:r>
        <w:rPr>
          <w:b/>
        </w:rPr>
        <w:t>?</w:t>
      </w:r>
      <w:r>
        <w:t>]. Our results indicate that</w:t>
      </w:r>
      <w:r>
        <w:rPr>
          <w:spacing w:val="80"/>
        </w:rPr>
        <w:t xml:space="preserve"> </w:t>
      </w:r>
      <w:r>
        <w:t>while physical threat signatures may generalise well across subjects,</w:t>
      </w:r>
      <w:r>
        <w:rPr>
          <w:spacing w:val="-10"/>
        </w:rPr>
        <w:t xml:space="preserve"> </w:t>
      </w:r>
      <w:r>
        <w:t>the</w:t>
      </w:r>
      <w:r>
        <w:rPr>
          <w:spacing w:val="-10"/>
        </w:rPr>
        <w:t xml:space="preserve"> </w:t>
      </w:r>
      <w:r>
        <w:t>subtler</w:t>
      </w:r>
      <w:r>
        <w:rPr>
          <w:spacing w:val="-10"/>
        </w:rPr>
        <w:t xml:space="preserve"> </w:t>
      </w:r>
      <w:r>
        <w:t>physiological</w:t>
      </w:r>
      <w:r>
        <w:rPr>
          <w:spacing w:val="-10"/>
        </w:rPr>
        <w:t xml:space="preserve"> </w:t>
      </w:r>
      <w:r>
        <w:t>correlates</w:t>
      </w:r>
      <w:r>
        <w:rPr>
          <w:spacing w:val="-10"/>
        </w:rPr>
        <w:t xml:space="preserve"> </w:t>
      </w:r>
      <w:r>
        <w:t>of</w:t>
      </w:r>
      <w:r>
        <w:rPr>
          <w:spacing w:val="-10"/>
        </w:rPr>
        <w:t xml:space="preserve"> </w:t>
      </w:r>
      <w:r>
        <w:t>social</w:t>
      </w:r>
      <w:r>
        <w:rPr>
          <w:spacing w:val="-10"/>
        </w:rPr>
        <w:t xml:space="preserve"> </w:t>
      </w:r>
      <w:r>
        <w:t>stress</w:t>
      </w:r>
      <w:r>
        <w:rPr>
          <w:spacing w:val="-10"/>
        </w:rPr>
        <w:t xml:space="preserve"> </w:t>
      </w:r>
      <w:r>
        <w:t xml:space="preserve">are significantly harder to capture in a LOSO framework without </w:t>
      </w:r>
      <w:r>
        <w:rPr>
          <w:spacing w:val="-2"/>
        </w:rPr>
        <w:t>personalisation.</w:t>
      </w:r>
    </w:p>
    <w:p w14:paraId="4038DB3F" w14:textId="38486FA3" w:rsidR="005E5D1A" w:rsidRDefault="00000000">
      <w:pPr>
        <w:pStyle w:val="BodyText"/>
        <w:spacing w:line="249" w:lineRule="auto"/>
        <w:ind w:firstLine="199"/>
      </w:pPr>
      <w:r>
        <w:t>Furthermore, the discrepancy between our EEG results and those of [22], who successfully classified stress using spectral EEG features, likely stems from task dynamics. Their proto-col employed the Montreal Imaging Stress Task (MIST), a sedentary, non-verbal task. In contrast, the VR-TSST requires continuous speech production and visual exploration. Speech entails profound electromyographic (EMG) activity that spec-trally overlaps with beta-band stress markers [56]. Crucially, this contamination affects stress and MWL biomarkers asym-metrically</w:t>
      </w:r>
      <w:ins w:id="70" w:author="Coyle, Damien" w:date="2026-01-09T16:47:00Z" w16du:dateUtc="2026-01-09T16:47:00Z">
        <w:r w:rsidR="00C74B7B">
          <w:t xml:space="preserve"> [] </w:t>
        </w:r>
      </w:ins>
      <w:r>
        <w:t>. Mental workload is primarily indexed by frontal theta (4–8 Hz) and parietal alpha (8–13 Hz) [57], frequency bands that are relatively distinct from the predominant high-frequency spectrum of muscle activity (</w:t>
      </w:r>
      <w:r>
        <w:rPr>
          <w:rFonts w:ascii="Bookman Old Style" w:hAnsi="Bookman Old Style"/>
          <w:i/>
        </w:rPr>
        <w:t>&gt;</w:t>
      </w:r>
      <w:r>
        <w:t>20 Hz). Conversely, EEG</w:t>
      </w:r>
      <w:r>
        <w:rPr>
          <w:spacing w:val="-7"/>
        </w:rPr>
        <w:t xml:space="preserve"> </w:t>
      </w:r>
      <w:r>
        <w:t>stress</w:t>
      </w:r>
      <w:r>
        <w:rPr>
          <w:spacing w:val="-7"/>
        </w:rPr>
        <w:t xml:space="preserve"> </w:t>
      </w:r>
      <w:r>
        <w:t>markers</w:t>
      </w:r>
      <w:r>
        <w:rPr>
          <w:spacing w:val="-7"/>
        </w:rPr>
        <w:t xml:space="preserve"> </w:t>
      </w:r>
      <w:r>
        <w:t>typically</w:t>
      </w:r>
      <w:r>
        <w:rPr>
          <w:spacing w:val="-7"/>
        </w:rPr>
        <w:t xml:space="preserve"> </w:t>
      </w:r>
      <w:r>
        <w:t>involve</w:t>
      </w:r>
      <w:r>
        <w:rPr>
          <w:spacing w:val="-7"/>
        </w:rPr>
        <w:t xml:space="preserve"> </w:t>
      </w:r>
      <w:r>
        <w:t>beta</w:t>
      </w:r>
      <w:r>
        <w:rPr>
          <w:spacing w:val="-7"/>
        </w:rPr>
        <w:t xml:space="preserve"> </w:t>
      </w:r>
      <w:r>
        <w:t>and</w:t>
      </w:r>
      <w:r>
        <w:rPr>
          <w:spacing w:val="-7"/>
        </w:rPr>
        <w:t xml:space="preserve"> </w:t>
      </w:r>
      <w:r>
        <w:t>gamma</w:t>
      </w:r>
      <w:r>
        <w:rPr>
          <w:spacing w:val="-7"/>
        </w:rPr>
        <w:t xml:space="preserve"> </w:t>
      </w:r>
      <w:r>
        <w:t>activity, which are effectively masked by EMG. Consequently, our MWL</w:t>
      </w:r>
      <w:r>
        <w:rPr>
          <w:spacing w:val="-5"/>
        </w:rPr>
        <w:t xml:space="preserve"> </w:t>
      </w:r>
      <w:r>
        <w:t>classifiers</w:t>
      </w:r>
      <w:r>
        <w:rPr>
          <w:spacing w:val="-5"/>
        </w:rPr>
        <w:t xml:space="preserve"> </w:t>
      </w:r>
      <w:r>
        <w:t>could</w:t>
      </w:r>
      <w:r>
        <w:rPr>
          <w:spacing w:val="-5"/>
        </w:rPr>
        <w:t xml:space="preserve"> </w:t>
      </w:r>
      <w:r>
        <w:t>leverage</w:t>
      </w:r>
      <w:r>
        <w:rPr>
          <w:spacing w:val="-5"/>
        </w:rPr>
        <w:t xml:space="preserve"> </w:t>
      </w:r>
      <w:r>
        <w:t>preserved</w:t>
      </w:r>
      <w:r>
        <w:rPr>
          <w:spacing w:val="-5"/>
        </w:rPr>
        <w:t xml:space="preserve"> </w:t>
      </w:r>
      <w:r>
        <w:t>low-frequency</w:t>
      </w:r>
      <w:r>
        <w:rPr>
          <w:spacing w:val="-5"/>
        </w:rPr>
        <w:t xml:space="preserve"> </w:t>
      </w:r>
      <w:r>
        <w:t>neu-ral information, attaining superior performance to our stress models despite the challenging recording environment.</w:t>
      </w:r>
    </w:p>
    <w:p w14:paraId="4038DB40" w14:textId="77777777" w:rsidR="005E5D1A" w:rsidRDefault="00000000">
      <w:pPr>
        <w:pStyle w:val="ListParagraph"/>
        <w:numPr>
          <w:ilvl w:val="1"/>
          <w:numId w:val="2"/>
        </w:numPr>
        <w:tabs>
          <w:tab w:val="left" w:pos="722"/>
        </w:tabs>
        <w:spacing w:line="208" w:lineRule="exact"/>
        <w:ind w:left="722" w:hanging="264"/>
        <w:rPr>
          <w:sz w:val="20"/>
        </w:rPr>
      </w:pPr>
      <w:r>
        <w:rPr>
          <w:i/>
          <w:sz w:val="20"/>
        </w:rPr>
        <w:t>Physiological</w:t>
      </w:r>
      <w:r>
        <w:rPr>
          <w:i/>
          <w:spacing w:val="35"/>
          <w:sz w:val="20"/>
        </w:rPr>
        <w:t xml:space="preserve"> </w:t>
      </w:r>
      <w:r>
        <w:rPr>
          <w:i/>
          <w:sz w:val="20"/>
        </w:rPr>
        <w:t>Divergence</w:t>
      </w:r>
      <w:r>
        <w:rPr>
          <w:i/>
          <w:spacing w:val="35"/>
          <w:sz w:val="20"/>
        </w:rPr>
        <w:t xml:space="preserve"> </w:t>
      </w:r>
      <w:r>
        <w:rPr>
          <w:i/>
          <w:sz w:val="20"/>
        </w:rPr>
        <w:t>and</w:t>
      </w:r>
      <w:r>
        <w:rPr>
          <w:i/>
          <w:spacing w:val="35"/>
          <w:sz w:val="20"/>
        </w:rPr>
        <w:t xml:space="preserve"> </w:t>
      </w:r>
      <w:r>
        <w:rPr>
          <w:i/>
          <w:sz w:val="20"/>
        </w:rPr>
        <w:t>Masking</w:t>
      </w:r>
      <w:r>
        <w:rPr>
          <w:i/>
          <w:spacing w:val="35"/>
          <w:sz w:val="20"/>
        </w:rPr>
        <w:t xml:space="preserve"> </w:t>
      </w:r>
      <w:r>
        <w:rPr>
          <w:i/>
          <w:sz w:val="20"/>
        </w:rPr>
        <w:t>Effects:</w:t>
      </w:r>
      <w:r>
        <w:rPr>
          <w:i/>
          <w:spacing w:val="65"/>
          <w:sz w:val="20"/>
        </w:rPr>
        <w:t xml:space="preserve"> </w:t>
      </w:r>
      <w:r>
        <w:rPr>
          <w:spacing w:val="-4"/>
          <w:sz w:val="20"/>
        </w:rPr>
        <w:t>Phys-</w:t>
      </w:r>
    </w:p>
    <w:p w14:paraId="4038DB41" w14:textId="49CB7359" w:rsidR="005E5D1A" w:rsidRDefault="00000000">
      <w:pPr>
        <w:pStyle w:val="BodyText"/>
        <w:spacing w:before="1" w:line="249" w:lineRule="auto"/>
      </w:pPr>
      <w:r>
        <w:t>iologically, our results contribute to ongoing debates about arousal ”masking” when stress and MWL co-occur. Prior</w:t>
      </w:r>
      <w:r>
        <w:rPr>
          <w:spacing w:val="40"/>
        </w:rPr>
        <w:t xml:space="preserve"> </w:t>
      </w:r>
      <w:r>
        <w:t>work has suggested that high MWL can attenuate or obscure stress-related autonomic signatures, including electrodermal responses, by elevating sympathetic arousal and reducing the available dynamic range for stress-specific variance [</w:t>
      </w:r>
      <w:r>
        <w:rPr>
          <w:b/>
        </w:rPr>
        <w:t>?</w:t>
      </w:r>
      <w:r>
        <w:t xml:space="preserve">], [28]. For example, </w:t>
      </w:r>
      <w:del w:id="71" w:author="Coyle, Damien" w:date="2026-01-09T16:48:00Z" w16du:dateUtc="2026-01-09T16:48:00Z">
        <w:r w:rsidDel="0067402D">
          <w:delText xml:space="preserve">[55] reported that </w:delText>
        </w:r>
      </w:del>
      <w:r>
        <w:t>high cognitive load can blunt autonomic responses to threat</w:t>
      </w:r>
      <w:ins w:id="72" w:author="Coyle, Damien" w:date="2026-01-09T16:48:00Z" w16du:dateUtc="2026-01-09T16:48:00Z">
        <w:r w:rsidR="0067402D">
          <w:t xml:space="preserve"> as reported in </w:t>
        </w:r>
        <w:r w:rsidR="0067402D">
          <w:t>[55]</w:t>
        </w:r>
      </w:ins>
      <w:r>
        <w:t>.</w:t>
      </w:r>
    </w:p>
    <w:p w14:paraId="4038DB42" w14:textId="77777777" w:rsidR="005E5D1A" w:rsidRDefault="00000000">
      <w:pPr>
        <w:pStyle w:val="BodyText"/>
        <w:spacing w:line="249" w:lineRule="auto"/>
        <w:ind w:firstLine="199"/>
      </w:pPr>
      <w:r>
        <w:t xml:space="preserve">In our data, we found limited support for </w:t>
      </w:r>
      <w:r>
        <w:rPr>
          <w:i/>
        </w:rPr>
        <w:t xml:space="preserve">complete </w:t>
      </w:r>
      <w:r>
        <w:t>masking in the immersive VR-TSST context. Although cardiovascular and</w:t>
      </w:r>
      <w:r>
        <w:rPr>
          <w:spacing w:val="-7"/>
        </w:rPr>
        <w:t xml:space="preserve"> </w:t>
      </w:r>
      <w:r>
        <w:t>pupillary</w:t>
      </w:r>
      <w:r>
        <w:rPr>
          <w:spacing w:val="-7"/>
        </w:rPr>
        <w:t xml:space="preserve"> </w:t>
      </w:r>
      <w:r>
        <w:t>measures</w:t>
      </w:r>
      <w:r>
        <w:rPr>
          <w:spacing w:val="-7"/>
        </w:rPr>
        <w:t xml:space="preserve"> </w:t>
      </w:r>
      <w:r>
        <w:t>appeared</w:t>
      </w:r>
      <w:r>
        <w:rPr>
          <w:spacing w:val="-7"/>
        </w:rPr>
        <w:t xml:space="preserve"> </w:t>
      </w:r>
      <w:r>
        <w:t>less</w:t>
      </w:r>
      <w:r>
        <w:rPr>
          <w:spacing w:val="-7"/>
        </w:rPr>
        <w:t xml:space="preserve"> </w:t>
      </w:r>
      <w:r>
        <w:t>consistently</w:t>
      </w:r>
      <w:r>
        <w:rPr>
          <w:spacing w:val="-7"/>
        </w:rPr>
        <w:t xml:space="preserve"> </w:t>
      </w:r>
      <w:r>
        <w:t>aligned</w:t>
      </w:r>
      <w:r>
        <w:rPr>
          <w:spacing w:val="-7"/>
        </w:rPr>
        <w:t xml:space="preserve"> </w:t>
      </w:r>
      <w:r>
        <w:t>with subjective</w:t>
      </w:r>
      <w:r>
        <w:rPr>
          <w:spacing w:val="23"/>
        </w:rPr>
        <w:t xml:space="preserve"> </w:t>
      </w:r>
      <w:r>
        <w:t>stress</w:t>
      </w:r>
      <w:r>
        <w:rPr>
          <w:spacing w:val="24"/>
        </w:rPr>
        <w:t xml:space="preserve"> </w:t>
      </w:r>
      <w:r>
        <w:t>under</w:t>
      </w:r>
      <w:r>
        <w:rPr>
          <w:spacing w:val="24"/>
        </w:rPr>
        <w:t xml:space="preserve"> </w:t>
      </w:r>
      <w:r>
        <w:t>high</w:t>
      </w:r>
      <w:r>
        <w:rPr>
          <w:spacing w:val="24"/>
        </w:rPr>
        <w:t xml:space="preserve"> </w:t>
      </w:r>
      <w:r>
        <w:t>MWL,</w:t>
      </w:r>
      <w:r>
        <w:rPr>
          <w:spacing w:val="24"/>
        </w:rPr>
        <w:t xml:space="preserve"> </w:t>
      </w:r>
      <w:r>
        <w:t>tonic</w:t>
      </w:r>
      <w:r>
        <w:rPr>
          <w:spacing w:val="23"/>
        </w:rPr>
        <w:t xml:space="preserve"> </w:t>
      </w:r>
      <w:r>
        <w:t>EDA</w:t>
      </w:r>
      <w:r>
        <w:rPr>
          <w:spacing w:val="24"/>
        </w:rPr>
        <w:t xml:space="preserve"> </w:t>
      </w:r>
      <w:r>
        <w:t>remained</w:t>
      </w:r>
      <w:r>
        <w:rPr>
          <w:spacing w:val="24"/>
        </w:rPr>
        <w:t xml:space="preserve"> </w:t>
      </w:r>
      <w:r>
        <w:rPr>
          <w:spacing w:val="-5"/>
        </w:rPr>
        <w:t>the</w:t>
      </w:r>
    </w:p>
    <w:p w14:paraId="4038DB43" w14:textId="77777777" w:rsidR="005E5D1A" w:rsidRDefault="00000000">
      <w:pPr>
        <w:pStyle w:val="BodyText"/>
        <w:spacing w:before="159" w:line="249" w:lineRule="auto"/>
        <w:ind w:left="199" w:right="977"/>
      </w:pPr>
      <w:r>
        <w:br w:type="column"/>
      </w:r>
      <w:r>
        <w:t>most</w:t>
      </w:r>
      <w:r>
        <w:rPr>
          <w:spacing w:val="-4"/>
        </w:rPr>
        <w:t xml:space="preserve"> </w:t>
      </w:r>
      <w:r>
        <w:rPr>
          <w:i/>
        </w:rPr>
        <w:t>consistently</w:t>
      </w:r>
      <w:r>
        <w:rPr>
          <w:i/>
          <w:spacing w:val="-4"/>
        </w:rPr>
        <w:t xml:space="preserve"> </w:t>
      </w:r>
      <w:r>
        <w:rPr>
          <w:i/>
        </w:rPr>
        <w:t xml:space="preserve">stress-linked </w:t>
      </w:r>
      <w:r>
        <w:t>peripheral</w:t>
      </w:r>
      <w:r>
        <w:rPr>
          <w:spacing w:val="-4"/>
        </w:rPr>
        <w:t xml:space="preserve"> </w:t>
      </w:r>
      <w:r>
        <w:t>feature</w:t>
      </w:r>
      <w:r>
        <w:rPr>
          <w:spacing w:val="-4"/>
        </w:rPr>
        <w:t xml:space="preserve"> </w:t>
      </w:r>
      <w:r>
        <w:t>across</w:t>
      </w:r>
      <w:r>
        <w:rPr>
          <w:spacing w:val="-4"/>
        </w:rPr>
        <w:t xml:space="preserve"> </w:t>
      </w:r>
      <w:r>
        <w:t xml:space="preserve">MWL levels in the stratified analyses. Importantly, we interpret this as cross-context </w:t>
      </w:r>
      <w:r>
        <w:rPr>
          <w:i/>
        </w:rPr>
        <w:t xml:space="preserve">diagnostic consistency </w:t>
      </w:r>
      <w:r>
        <w:t>rather than superior measurement reliability per se, given that between-subject variability remained substantial even after baseline correction. One plausible explanation for the relative resilience of tonic EDA is that immersive, social-evaluative threat may evoke sympathetic arousal that persists alongside cognitive load, yielding a pattern closer to additive co-activation than to full masking. Under this interpretation, tonic EDA may retain practical utility for stress monitoring during demanding tasks in VR, while acknowledging that other peripheral channels may be more vulnerable to MWL-related confounding.</w:t>
      </w:r>
    </w:p>
    <w:p w14:paraId="4038DB44" w14:textId="77777777" w:rsidR="005E5D1A" w:rsidRDefault="005E5D1A">
      <w:pPr>
        <w:pStyle w:val="BodyText"/>
        <w:spacing w:before="133"/>
        <w:ind w:left="0"/>
        <w:jc w:val="left"/>
      </w:pPr>
    </w:p>
    <w:p w14:paraId="4038DB45" w14:textId="77777777" w:rsidR="005E5D1A" w:rsidRDefault="00000000">
      <w:pPr>
        <w:pStyle w:val="ListParagraph"/>
        <w:numPr>
          <w:ilvl w:val="0"/>
          <w:numId w:val="2"/>
        </w:numPr>
        <w:tabs>
          <w:tab w:val="left" w:pos="491"/>
        </w:tabs>
        <w:ind w:left="491" w:hanging="292"/>
        <w:jc w:val="left"/>
        <w:rPr>
          <w:i/>
          <w:sz w:val="20"/>
        </w:rPr>
      </w:pPr>
      <w:r>
        <w:rPr>
          <w:i/>
          <w:sz w:val="20"/>
        </w:rPr>
        <w:t>Methodological</w:t>
      </w:r>
      <w:r>
        <w:rPr>
          <w:i/>
          <w:spacing w:val="10"/>
          <w:sz w:val="20"/>
        </w:rPr>
        <w:t xml:space="preserve"> </w:t>
      </w:r>
      <w:r>
        <w:rPr>
          <w:i/>
          <w:sz w:val="20"/>
        </w:rPr>
        <w:t>and</w:t>
      </w:r>
      <w:r>
        <w:rPr>
          <w:i/>
          <w:spacing w:val="10"/>
          <w:sz w:val="20"/>
        </w:rPr>
        <w:t xml:space="preserve"> </w:t>
      </w:r>
      <w:r>
        <w:rPr>
          <w:i/>
          <w:sz w:val="20"/>
        </w:rPr>
        <w:t>Conceptual</w:t>
      </w:r>
      <w:r>
        <w:rPr>
          <w:i/>
          <w:spacing w:val="10"/>
          <w:sz w:val="20"/>
        </w:rPr>
        <w:t xml:space="preserve"> </w:t>
      </w:r>
      <w:r>
        <w:rPr>
          <w:i/>
          <w:spacing w:val="-2"/>
          <w:sz w:val="20"/>
        </w:rPr>
        <w:t>Limitations</w:t>
      </w:r>
    </w:p>
    <w:p w14:paraId="061DDD64" w14:textId="77777777" w:rsidR="001D4C59" w:rsidRDefault="001D4C59" w:rsidP="001D4C59">
      <w:pPr>
        <w:pStyle w:val="Heading4"/>
        <w:rPr>
          <w:ins w:id="73" w:author="Coyle, Damien" w:date="2026-01-09T16:56:00Z" w16du:dateUtc="2026-01-09T16:56:00Z"/>
        </w:rPr>
      </w:pPr>
      <w:ins w:id="74" w:author="Coyle, Damien" w:date="2026-01-09T16:56:00Z" w16du:dateUtc="2026-01-09T16:56:00Z">
        <w:r>
          <w:t>Methodological Limitations</w:t>
        </w:r>
      </w:ins>
    </w:p>
    <w:p w14:paraId="42C2F7D4" w14:textId="77777777" w:rsidR="001D4C59" w:rsidRDefault="001D4C59" w:rsidP="001D4C59">
      <w:pPr>
        <w:pStyle w:val="NormalWeb"/>
        <w:rPr>
          <w:ins w:id="75" w:author="Coyle, Damien" w:date="2026-01-09T16:56:00Z" w16du:dateUtc="2026-01-09T16:56:00Z"/>
        </w:rPr>
      </w:pPr>
      <w:ins w:id="76" w:author="Coyle, Damien" w:date="2026-01-09T16:56:00Z" w16du:dateUtc="2026-01-09T16:56:00Z">
        <w:r>
          <w:t>Several methodological constraints should be considered when interpreting the present findings and in planning future work. First, because respiratory signals were not recorded, the derived HRV metrics may reflect respiratory influences in addition to autonomic modulation, reducing the specificity with which sympathetic and parasympathetic activity can be inferred. Future studies should incorporate respiratory monitoring to enable more precise autonomic decomposition.</w:t>
        </w:r>
      </w:ins>
    </w:p>
    <w:p w14:paraId="4CAA6A30" w14:textId="77777777" w:rsidR="001D4C59" w:rsidRDefault="001D4C59" w:rsidP="001D4C59">
      <w:pPr>
        <w:pStyle w:val="NormalWeb"/>
        <w:rPr>
          <w:ins w:id="77" w:author="Coyle, Damien" w:date="2026-01-09T16:56:00Z" w16du:dateUtc="2026-01-09T16:56:00Z"/>
        </w:rPr>
      </w:pPr>
      <w:ins w:id="78" w:author="Coyle, Damien" w:date="2026-01-09T16:56:00Z" w16du:dateUtc="2026-01-09T16:56:00Z">
        <w:r>
          <w:t>Although independent component analysis (ICA)–based artefact rejection substantially attenuated ocular and muscular contamination in the EEG data, residual electromyographic (EMG) activity—particularly within frontal β-band features—may have contributed to the observed neural estimates. The inclusion of dedicated EMG channels in subsequent experiments would facilitate more reliable separation of cortical and muscular sources.</w:t>
        </w:r>
      </w:ins>
    </w:p>
    <w:p w14:paraId="40B89C0A" w14:textId="77777777" w:rsidR="001D4C59" w:rsidRDefault="001D4C59" w:rsidP="001D4C59">
      <w:pPr>
        <w:pStyle w:val="NormalWeb"/>
        <w:rPr>
          <w:ins w:id="79" w:author="Coyle, Damien" w:date="2026-01-09T16:56:00Z" w16du:dateUtc="2026-01-09T16:56:00Z"/>
        </w:rPr>
      </w:pPr>
      <w:ins w:id="80" w:author="Coyle, Damien" w:date="2026-01-09T16:56:00Z" w16du:dateUtc="2026-01-09T16:56:00Z">
        <w:r>
          <w:t>With respect to subjective measures, reliance on single post-condition self-reports limited the temporal resolution at which perceived stress and mental workload (MWL) fluctuations could be captured. This constraint weakens alignment between subjective experience and physiological dynamics and reduces sensitivity to moment-to-moment variation. In addition, the subtlety of the experimental manipulations resulted in low variance in subjective ratings, and the absence of a true neutral baseline condition implies that even the “low-stress/low-MWL” state likely involved mild cognitive or affective activation. Together, these factors reduce label contrast and may impede model learnability, thereby limiting robustness when generalising to more heterogeneous or extreme conditions.</w:t>
        </w:r>
      </w:ins>
    </w:p>
    <w:p w14:paraId="0546F4FE" w14:textId="77777777" w:rsidR="001D4C59" w:rsidRDefault="001D4C59" w:rsidP="001D4C59">
      <w:pPr>
        <w:pStyle w:val="NormalWeb"/>
        <w:rPr>
          <w:ins w:id="81" w:author="Coyle, Damien" w:date="2026-01-09T16:56:00Z" w16du:dateUtc="2026-01-09T16:56:00Z"/>
        </w:rPr>
      </w:pPr>
      <w:ins w:id="82" w:author="Coyle, Damien" w:date="2026-01-09T16:56:00Z" w16du:dateUtc="2026-01-09T16:56:00Z">
        <w:r>
          <w:t xml:space="preserve">Data volume also represents a constraint. Each participant contributed approximately 12 minutes of usable data, restricting within-participant variability, limiting feature stability over time, and potentially degrading model performance when deployed in longer or more diverse immersive scenarios. </w:t>
        </w:r>
        <w:r>
          <w:lastRenderedPageBreak/>
          <w:t>Finally, although the sample size (N = 44) is comparable to related VR-based psychophysiological studies, it remains modest for machine-learning applications, constraining the precision of generalisation estimates and the assessment of feature reliability.</w:t>
        </w:r>
      </w:ins>
    </w:p>
    <w:p w14:paraId="0E316115" w14:textId="77777777" w:rsidR="001D4C59" w:rsidRDefault="001D4C59" w:rsidP="001D4C59">
      <w:pPr>
        <w:pStyle w:val="Heading4"/>
        <w:rPr>
          <w:ins w:id="83" w:author="Coyle, Damien" w:date="2026-01-09T16:56:00Z" w16du:dateUtc="2026-01-09T16:56:00Z"/>
        </w:rPr>
      </w:pPr>
      <w:ins w:id="84" w:author="Coyle, Damien" w:date="2026-01-09T16:56:00Z" w16du:dateUtc="2026-01-09T16:56:00Z">
        <w:r>
          <w:t>Conceptual Limitations</w:t>
        </w:r>
      </w:ins>
    </w:p>
    <w:p w14:paraId="17662DEF" w14:textId="77777777" w:rsidR="001D4C59" w:rsidRDefault="001D4C59" w:rsidP="001D4C59">
      <w:pPr>
        <w:pStyle w:val="NormalWeb"/>
        <w:rPr>
          <w:ins w:id="85" w:author="Coyle, Damien" w:date="2026-01-09T16:56:00Z" w16du:dateUtc="2026-01-09T16:56:00Z"/>
        </w:rPr>
      </w:pPr>
      <w:ins w:id="86" w:author="Coyle, Damien" w:date="2026-01-09T16:56:00Z" w16du:dateUtc="2026-01-09T16:56:00Z">
        <w:r>
          <w:t>Conceptually, the present work focused on static inference rather than adaptive or closed-loop feedback. Model interpretability and generalisation were assessed offline, without real-time environmental modulation based on inferred states. While stress and MWL were systematically varied, these dimensions do not fully encompass the richness of cognitive–affective dynamics encountered in naturalistic settings, where task demands, motivation, affect, and context fluctuate continuously.</w:t>
        </w:r>
      </w:ins>
    </w:p>
    <w:p w14:paraId="45FCF25B" w14:textId="77777777" w:rsidR="001D4C59" w:rsidRDefault="001D4C59" w:rsidP="001D4C59">
      <w:pPr>
        <w:pStyle w:val="NormalWeb"/>
        <w:rPr>
          <w:ins w:id="87" w:author="Coyle, Damien" w:date="2026-01-09T16:56:00Z" w16du:dateUtc="2026-01-09T16:56:00Z"/>
        </w:rPr>
      </w:pPr>
      <w:ins w:id="88" w:author="Coyle, Damien" w:date="2026-01-09T16:56:00Z" w16du:dateUtc="2026-01-09T16:56:00Z">
        <w:r>
          <w:t>Extending the proposed framework to continuous, context-dependent, and closed-loop environments will be essential for establishing causal validity, improving ecological generalisability, and progressing toward practical adaptive systems capable of responding dynamically to human cognitive and affective states.</w:t>
        </w:r>
      </w:ins>
    </w:p>
    <w:p w14:paraId="4038DB46" w14:textId="2AB73D88" w:rsidR="005E5D1A" w:rsidDel="001D4C59" w:rsidRDefault="00000000" w:rsidP="001D4C59">
      <w:pPr>
        <w:pStyle w:val="Heading1"/>
        <w:spacing w:before="93"/>
        <w:rPr>
          <w:del w:id="89" w:author="Coyle, Damien" w:date="2026-01-09T16:56:00Z" w16du:dateUtc="2026-01-09T16:56:00Z"/>
        </w:rPr>
      </w:pPr>
      <w:del w:id="90" w:author="Coyle, Damien" w:date="2026-01-09T16:56:00Z" w16du:dateUtc="2026-01-09T16:56:00Z">
        <w:r w:rsidDel="001D4C59">
          <w:delText>Methodological</w:delText>
        </w:r>
        <w:r w:rsidDel="001D4C59">
          <w:rPr>
            <w:spacing w:val="10"/>
          </w:rPr>
          <w:delText xml:space="preserve"> </w:delText>
        </w:r>
        <w:r w:rsidDel="001D4C59">
          <w:rPr>
            <w:spacing w:val="-2"/>
          </w:rPr>
          <w:delText>Limitations</w:delText>
        </w:r>
      </w:del>
    </w:p>
    <w:p w14:paraId="4038DB47" w14:textId="23E2DB13" w:rsidR="005E5D1A" w:rsidDel="001D4C59" w:rsidRDefault="00000000" w:rsidP="001D4C59">
      <w:pPr>
        <w:pStyle w:val="BodyText"/>
        <w:spacing w:before="15" w:line="249" w:lineRule="auto"/>
        <w:ind w:left="199" w:right="977" w:firstLine="199"/>
        <w:rPr>
          <w:del w:id="91" w:author="Coyle, Damien" w:date="2026-01-09T16:56:00Z" w16du:dateUtc="2026-01-09T16:56:00Z"/>
        </w:rPr>
        <w:pPrChange w:id="92" w:author="Coyle, Damien" w:date="2026-01-09T16:56:00Z" w16du:dateUtc="2026-01-09T16:56:00Z">
          <w:pPr>
            <w:pStyle w:val="BodyText"/>
            <w:spacing w:before="15" w:line="249" w:lineRule="auto"/>
            <w:ind w:left="199" w:right="977" w:firstLine="199"/>
            <w:jc w:val="right"/>
          </w:pPr>
        </w:pPrChange>
      </w:pPr>
      <w:del w:id="93" w:author="Coyle, Damien" w:date="2026-01-09T16:56:00Z" w16du:dateUtc="2026-01-09T16:56:00Z">
        <w:r w:rsidDel="001D4C59">
          <w:delText>We</w:delText>
        </w:r>
        <w:r w:rsidDel="001D4C59">
          <w:rPr>
            <w:spacing w:val="40"/>
          </w:rPr>
          <w:delText xml:space="preserve"> </w:delText>
        </w:r>
        <w:r w:rsidDel="001D4C59">
          <w:delText>acknowledge</w:delText>
        </w:r>
        <w:r w:rsidDel="001D4C59">
          <w:rPr>
            <w:spacing w:val="40"/>
          </w:rPr>
          <w:delText xml:space="preserve"> </w:delText>
        </w:r>
        <w:r w:rsidDel="001D4C59">
          <w:delText>several</w:delText>
        </w:r>
        <w:r w:rsidDel="001D4C59">
          <w:rPr>
            <w:spacing w:val="40"/>
          </w:rPr>
          <w:delText xml:space="preserve"> </w:delText>
        </w:r>
        <w:r w:rsidDel="001D4C59">
          <w:delText>methodological</w:delText>
        </w:r>
        <w:r w:rsidDel="001D4C59">
          <w:rPr>
            <w:spacing w:val="40"/>
          </w:rPr>
          <w:delText xml:space="preserve"> </w:delText>
        </w:r>
        <w:r w:rsidDel="001D4C59">
          <w:delText>constraints</w:delText>
        </w:r>
        <w:r w:rsidDel="001D4C59">
          <w:rPr>
            <w:spacing w:val="40"/>
          </w:rPr>
          <w:delText xml:space="preserve"> </w:delText>
        </w:r>
        <w:r w:rsidDel="001D4C59">
          <w:delText>that must be</w:delText>
        </w:r>
        <w:r w:rsidDel="001D4C59">
          <w:rPr>
            <w:spacing w:val="19"/>
          </w:rPr>
          <w:delText xml:space="preserve"> </w:delText>
        </w:r>
        <w:r w:rsidDel="001D4C59">
          <w:delText>considered when</w:delText>
        </w:r>
        <w:r w:rsidDel="001D4C59">
          <w:rPr>
            <w:spacing w:val="19"/>
          </w:rPr>
          <w:delText xml:space="preserve"> </w:delText>
        </w:r>
        <w:r w:rsidDel="001D4C59">
          <w:delText>interpreting</w:delText>
        </w:r>
        <w:r w:rsidDel="001D4C59">
          <w:rPr>
            <w:spacing w:val="19"/>
          </w:rPr>
          <w:delText xml:space="preserve"> </w:delText>
        </w:r>
        <w:r w:rsidDel="001D4C59">
          <w:delText>our findings</w:delText>
        </w:r>
        <w:r w:rsidDel="001D4C59">
          <w:rPr>
            <w:spacing w:val="19"/>
          </w:rPr>
          <w:delText xml:space="preserve"> </w:delText>
        </w:r>
        <w:r w:rsidDel="001D4C59">
          <w:delText>and plan-ning</w:delText>
        </w:r>
        <w:r w:rsidDel="001D4C59">
          <w:rPr>
            <w:spacing w:val="40"/>
          </w:rPr>
          <w:delText xml:space="preserve"> </w:delText>
        </w:r>
        <w:r w:rsidDel="001D4C59">
          <w:delText>future</w:delText>
        </w:r>
        <w:r w:rsidDel="001D4C59">
          <w:rPr>
            <w:spacing w:val="40"/>
          </w:rPr>
          <w:delText xml:space="preserve"> </w:delText>
        </w:r>
        <w:r w:rsidDel="001D4C59">
          <w:delText>work.</w:delText>
        </w:r>
        <w:r w:rsidDel="001D4C59">
          <w:rPr>
            <w:spacing w:val="40"/>
          </w:rPr>
          <w:delText xml:space="preserve"> </w:delText>
        </w:r>
        <w:r w:rsidDel="001D4C59">
          <w:delText>Because</w:delText>
        </w:r>
        <w:r w:rsidDel="001D4C59">
          <w:rPr>
            <w:spacing w:val="40"/>
          </w:rPr>
          <w:delText xml:space="preserve"> </w:delText>
        </w:r>
        <w:r w:rsidDel="001D4C59">
          <w:delText>we</w:delText>
        </w:r>
        <w:r w:rsidDel="001D4C59">
          <w:rPr>
            <w:spacing w:val="40"/>
          </w:rPr>
          <w:delText xml:space="preserve"> </w:delText>
        </w:r>
        <w:r w:rsidDel="001D4C59">
          <w:delText>did</w:delText>
        </w:r>
        <w:r w:rsidDel="001D4C59">
          <w:rPr>
            <w:spacing w:val="40"/>
          </w:rPr>
          <w:delText xml:space="preserve"> </w:delText>
        </w:r>
        <w:r w:rsidDel="001D4C59">
          <w:delText>not</w:delText>
        </w:r>
        <w:r w:rsidDel="001D4C59">
          <w:rPr>
            <w:spacing w:val="40"/>
          </w:rPr>
          <w:delText xml:space="preserve"> </w:delText>
        </w:r>
        <w:r w:rsidDel="001D4C59">
          <w:delText>record</w:delText>
        </w:r>
        <w:r w:rsidDel="001D4C59">
          <w:rPr>
            <w:spacing w:val="40"/>
          </w:rPr>
          <w:delText xml:space="preserve"> </w:delText>
        </w:r>
        <w:r w:rsidDel="001D4C59">
          <w:delText>respiratory signals,</w:delText>
        </w:r>
        <w:r w:rsidDel="001D4C59">
          <w:rPr>
            <w:spacing w:val="-10"/>
          </w:rPr>
          <w:delText xml:space="preserve"> </w:delText>
        </w:r>
        <w:r w:rsidDel="001D4C59">
          <w:delText>our</w:delText>
        </w:r>
        <w:r w:rsidDel="001D4C59">
          <w:rPr>
            <w:spacing w:val="-10"/>
          </w:rPr>
          <w:delText xml:space="preserve"> </w:delText>
        </w:r>
        <w:r w:rsidDel="001D4C59">
          <w:delText>HRV</w:delText>
        </w:r>
        <w:r w:rsidDel="001D4C59">
          <w:rPr>
            <w:spacing w:val="-10"/>
          </w:rPr>
          <w:delText xml:space="preserve"> </w:delText>
        </w:r>
        <w:r w:rsidDel="001D4C59">
          <w:delText>metrics</w:delText>
        </w:r>
        <w:r w:rsidDel="001D4C59">
          <w:rPr>
            <w:spacing w:val="-10"/>
          </w:rPr>
          <w:delText xml:space="preserve"> </w:delText>
        </w:r>
        <w:r w:rsidDel="001D4C59">
          <w:delText>may</w:delText>
        </w:r>
        <w:r w:rsidDel="001D4C59">
          <w:rPr>
            <w:spacing w:val="-10"/>
          </w:rPr>
          <w:delText xml:space="preserve"> </w:delText>
        </w:r>
        <w:r w:rsidDel="001D4C59">
          <w:delText>include</w:delText>
        </w:r>
        <w:r w:rsidDel="001D4C59">
          <w:rPr>
            <w:spacing w:val="-10"/>
          </w:rPr>
          <w:delText xml:space="preserve"> </w:delText>
        </w:r>
        <w:r w:rsidDel="001D4C59">
          <w:delText>respiratory</w:delText>
        </w:r>
        <w:r w:rsidDel="001D4C59">
          <w:rPr>
            <w:spacing w:val="-10"/>
          </w:rPr>
          <w:delText xml:space="preserve"> </w:delText>
        </w:r>
        <w:r w:rsidDel="001D4C59">
          <w:delText>influences</w:delText>
        </w:r>
        <w:r w:rsidDel="001D4C59">
          <w:rPr>
            <w:spacing w:val="-10"/>
          </w:rPr>
          <w:delText xml:space="preserve"> </w:delText>
        </w:r>
        <w:r w:rsidDel="001D4C59">
          <w:delText>in addition to autonomic changes, which could reduce the speci-ficity</w:delText>
        </w:r>
        <w:r w:rsidDel="001D4C59">
          <w:rPr>
            <w:spacing w:val="40"/>
          </w:rPr>
          <w:delText xml:space="preserve"> </w:delText>
        </w:r>
        <w:r w:rsidDel="001D4C59">
          <w:delText>of</w:delText>
        </w:r>
        <w:r w:rsidDel="001D4C59">
          <w:rPr>
            <w:spacing w:val="40"/>
          </w:rPr>
          <w:delText xml:space="preserve"> </w:delText>
        </w:r>
        <w:r w:rsidDel="001D4C59">
          <w:delText>our</w:delText>
        </w:r>
        <w:r w:rsidDel="001D4C59">
          <w:rPr>
            <w:spacing w:val="40"/>
          </w:rPr>
          <w:delText xml:space="preserve"> </w:delText>
        </w:r>
        <w:r w:rsidDel="001D4C59">
          <w:delText>inferences</w:delText>
        </w:r>
        <w:r w:rsidDel="001D4C59">
          <w:rPr>
            <w:spacing w:val="40"/>
          </w:rPr>
          <w:delText xml:space="preserve"> </w:delText>
        </w:r>
        <w:r w:rsidDel="001D4C59">
          <w:delText>about</w:delText>
        </w:r>
        <w:r w:rsidDel="001D4C59">
          <w:rPr>
            <w:spacing w:val="40"/>
          </w:rPr>
          <w:delText xml:space="preserve"> </w:delText>
        </w:r>
        <w:r w:rsidDel="001D4C59">
          <w:delText>sympathetic/parasympathetic activation.</w:delText>
        </w:r>
        <w:r w:rsidDel="001D4C59">
          <w:rPr>
            <w:spacing w:val="16"/>
          </w:rPr>
          <w:delText xml:space="preserve"> </w:delText>
        </w:r>
        <w:r w:rsidDel="001D4C59">
          <w:delText>Although</w:delText>
        </w:r>
        <w:r w:rsidDel="001D4C59">
          <w:rPr>
            <w:spacing w:val="16"/>
          </w:rPr>
          <w:delText xml:space="preserve"> </w:delText>
        </w:r>
        <w:r w:rsidDel="001D4C59">
          <w:delText>independent-component-analysis</w:delText>
        </w:r>
        <w:r w:rsidDel="001D4C59">
          <w:rPr>
            <w:spacing w:val="16"/>
          </w:rPr>
          <w:delText xml:space="preserve"> </w:delText>
        </w:r>
        <w:r w:rsidDel="001D4C59">
          <w:delText>(ICA)-based artefact rejection substantially reduced ocular and mus-cular</w:delText>
        </w:r>
        <w:r w:rsidDel="001D4C59">
          <w:rPr>
            <w:spacing w:val="-1"/>
          </w:rPr>
          <w:delText xml:space="preserve"> </w:delText>
        </w:r>
        <w:r w:rsidDel="001D4C59">
          <w:delText>contamination</w:delText>
        </w:r>
        <w:r w:rsidDel="001D4C59">
          <w:rPr>
            <w:spacing w:val="-1"/>
          </w:rPr>
          <w:delText xml:space="preserve"> </w:delText>
        </w:r>
        <w:r w:rsidDel="001D4C59">
          <w:delText>in</w:delText>
        </w:r>
        <w:r w:rsidDel="001D4C59">
          <w:rPr>
            <w:spacing w:val="-1"/>
          </w:rPr>
          <w:delText xml:space="preserve"> </w:delText>
        </w:r>
        <w:r w:rsidDel="001D4C59">
          <w:delText>the</w:delText>
        </w:r>
        <w:r w:rsidDel="001D4C59">
          <w:rPr>
            <w:spacing w:val="-1"/>
          </w:rPr>
          <w:delText xml:space="preserve"> </w:delText>
        </w:r>
        <w:r w:rsidDel="001D4C59">
          <w:delText>EEG</w:delText>
        </w:r>
        <w:r w:rsidDel="001D4C59">
          <w:rPr>
            <w:spacing w:val="-1"/>
          </w:rPr>
          <w:delText xml:space="preserve"> </w:delText>
        </w:r>
        <w:r w:rsidDel="001D4C59">
          <w:delText>signals,</w:delText>
        </w:r>
        <w:r w:rsidDel="001D4C59">
          <w:rPr>
            <w:spacing w:val="-1"/>
          </w:rPr>
          <w:delText xml:space="preserve"> </w:delText>
        </w:r>
        <w:r w:rsidDel="001D4C59">
          <w:delText>residual</w:delText>
        </w:r>
        <w:r w:rsidDel="001D4C59">
          <w:rPr>
            <w:spacing w:val="-1"/>
          </w:rPr>
          <w:delText xml:space="preserve"> </w:delText>
        </w:r>
        <w:r w:rsidDel="001D4C59">
          <w:delText>electromyog-raphy</w:delText>
        </w:r>
        <w:r w:rsidDel="001D4C59">
          <w:rPr>
            <w:spacing w:val="-13"/>
          </w:rPr>
          <w:delText xml:space="preserve"> </w:delText>
        </w:r>
        <w:r w:rsidDel="001D4C59">
          <w:delText>(EMG)</w:delText>
        </w:r>
        <w:r w:rsidDel="001D4C59">
          <w:rPr>
            <w:spacing w:val="-12"/>
          </w:rPr>
          <w:delText xml:space="preserve"> </w:delText>
        </w:r>
        <w:r w:rsidDel="001D4C59">
          <w:delText>activity—especially</w:delText>
        </w:r>
        <w:r w:rsidDel="001D4C59">
          <w:rPr>
            <w:spacing w:val="-13"/>
          </w:rPr>
          <w:delText xml:space="preserve"> </w:delText>
        </w:r>
        <w:r w:rsidDel="001D4C59">
          <w:delText>in</w:delText>
        </w:r>
        <w:r w:rsidDel="001D4C59">
          <w:rPr>
            <w:spacing w:val="-12"/>
          </w:rPr>
          <w:delText xml:space="preserve"> </w:delText>
        </w:r>
        <w:r w:rsidDel="001D4C59">
          <w:delText>the</w:delText>
        </w:r>
        <w:r w:rsidDel="001D4C59">
          <w:rPr>
            <w:spacing w:val="-13"/>
          </w:rPr>
          <w:delText xml:space="preserve"> </w:delText>
        </w:r>
        <w:r w:rsidDel="001D4C59">
          <w:delText>frontal</w:delText>
        </w:r>
        <w:r w:rsidDel="001D4C59">
          <w:rPr>
            <w:spacing w:val="-12"/>
          </w:rPr>
          <w:delText xml:space="preserve"> </w:delText>
        </w:r>
        <w:r w:rsidDel="001D4C59">
          <w:rPr>
            <w:rFonts w:ascii="Bookman Old Style" w:hAnsi="Bookman Old Style"/>
            <w:i/>
          </w:rPr>
          <w:delText>β</w:delText>
        </w:r>
        <w:r w:rsidDel="001D4C59">
          <w:delText>-bands—may still have influenced our neural-feature estimates; incorporat-ing</w:delText>
        </w:r>
        <w:r w:rsidDel="001D4C59">
          <w:rPr>
            <w:spacing w:val="40"/>
          </w:rPr>
          <w:delText xml:space="preserve"> </w:delText>
        </w:r>
        <w:r w:rsidDel="001D4C59">
          <w:delText>dedicated</w:delText>
        </w:r>
        <w:r w:rsidDel="001D4C59">
          <w:rPr>
            <w:spacing w:val="40"/>
          </w:rPr>
          <w:delText xml:space="preserve"> </w:delText>
        </w:r>
        <w:r w:rsidDel="001D4C59">
          <w:delText>EMG</w:delText>
        </w:r>
        <w:r w:rsidDel="001D4C59">
          <w:rPr>
            <w:spacing w:val="40"/>
          </w:rPr>
          <w:delText xml:space="preserve"> </w:delText>
        </w:r>
        <w:r w:rsidDel="001D4C59">
          <w:delText>channels</w:delText>
        </w:r>
        <w:r w:rsidDel="001D4C59">
          <w:rPr>
            <w:spacing w:val="40"/>
          </w:rPr>
          <w:delText xml:space="preserve"> </w:delText>
        </w:r>
        <w:r w:rsidDel="001D4C59">
          <w:delText>in</w:delText>
        </w:r>
        <w:r w:rsidDel="001D4C59">
          <w:rPr>
            <w:spacing w:val="40"/>
          </w:rPr>
          <w:delText xml:space="preserve"> </w:delText>
        </w:r>
        <w:r w:rsidDel="001D4C59">
          <w:delText>subsequent</w:delText>
        </w:r>
        <w:r w:rsidDel="001D4C59">
          <w:rPr>
            <w:spacing w:val="40"/>
          </w:rPr>
          <w:delText xml:space="preserve"> </w:delText>
        </w:r>
        <w:r w:rsidDel="001D4C59">
          <w:delText>studies</w:delText>
        </w:r>
        <w:r w:rsidDel="001D4C59">
          <w:rPr>
            <w:spacing w:val="40"/>
          </w:rPr>
          <w:delText xml:space="preserve"> </w:delText>
        </w:r>
        <w:r w:rsidDel="001D4C59">
          <w:delText>would enable more precise isolation of cortical vs. muscular sources. Regarding subjective measures, our reliance on single post-condition self-reports limits the temporal resolution at which we</w:delText>
        </w:r>
        <w:r w:rsidDel="001D4C59">
          <w:rPr>
            <w:spacing w:val="-9"/>
          </w:rPr>
          <w:delText xml:space="preserve"> </w:delText>
        </w:r>
        <w:r w:rsidDel="001D4C59">
          <w:delText>capture</w:delText>
        </w:r>
        <w:r w:rsidDel="001D4C59">
          <w:rPr>
            <w:spacing w:val="-9"/>
          </w:rPr>
          <w:delText xml:space="preserve"> </w:delText>
        </w:r>
        <w:r w:rsidDel="001D4C59">
          <w:delText>fluctuations</w:delText>
        </w:r>
        <w:r w:rsidDel="001D4C59">
          <w:rPr>
            <w:spacing w:val="-9"/>
          </w:rPr>
          <w:delText xml:space="preserve"> </w:delText>
        </w:r>
        <w:r w:rsidDel="001D4C59">
          <w:delText>in</w:delText>
        </w:r>
        <w:r w:rsidDel="001D4C59">
          <w:rPr>
            <w:spacing w:val="-9"/>
          </w:rPr>
          <w:delText xml:space="preserve"> </w:delText>
        </w:r>
        <w:r w:rsidDel="001D4C59">
          <w:delText>perceived</w:delText>
        </w:r>
        <w:r w:rsidDel="001D4C59">
          <w:rPr>
            <w:spacing w:val="-9"/>
          </w:rPr>
          <w:delText xml:space="preserve"> </w:delText>
        </w:r>
        <w:r w:rsidDel="001D4C59">
          <w:delText>stress</w:delText>
        </w:r>
        <w:r w:rsidDel="001D4C59">
          <w:rPr>
            <w:spacing w:val="-9"/>
          </w:rPr>
          <w:delText xml:space="preserve"> </w:delText>
        </w:r>
        <w:r w:rsidDel="001D4C59">
          <w:delText>and</w:delText>
        </w:r>
        <w:r w:rsidDel="001D4C59">
          <w:rPr>
            <w:spacing w:val="-9"/>
          </w:rPr>
          <w:delText xml:space="preserve"> </w:delText>
        </w:r>
        <w:r w:rsidDel="001D4C59">
          <w:delText>MWL,</w:delText>
        </w:r>
        <w:r w:rsidDel="001D4C59">
          <w:rPr>
            <w:spacing w:val="-9"/>
          </w:rPr>
          <w:delText xml:space="preserve"> </w:delText>
        </w:r>
        <w:r w:rsidDel="001D4C59">
          <w:delText>weaken-ing</w:delText>
        </w:r>
        <w:r w:rsidDel="001D4C59">
          <w:rPr>
            <w:spacing w:val="-3"/>
          </w:rPr>
          <w:delText xml:space="preserve"> </w:delText>
        </w:r>
        <w:r w:rsidDel="001D4C59">
          <w:delText>our</w:delText>
        </w:r>
        <w:r w:rsidDel="001D4C59">
          <w:rPr>
            <w:spacing w:val="-3"/>
          </w:rPr>
          <w:delText xml:space="preserve"> </w:delText>
        </w:r>
        <w:r w:rsidDel="001D4C59">
          <w:delText>ability</w:delText>
        </w:r>
        <w:r w:rsidDel="001D4C59">
          <w:rPr>
            <w:spacing w:val="-3"/>
          </w:rPr>
          <w:delText xml:space="preserve"> </w:delText>
        </w:r>
        <w:r w:rsidDel="001D4C59">
          <w:delText>to</w:delText>
        </w:r>
        <w:r w:rsidDel="001D4C59">
          <w:rPr>
            <w:spacing w:val="-3"/>
          </w:rPr>
          <w:delText xml:space="preserve"> </w:delText>
        </w:r>
        <w:r w:rsidDel="001D4C59">
          <w:delText>align</w:delText>
        </w:r>
        <w:r w:rsidDel="001D4C59">
          <w:rPr>
            <w:spacing w:val="-3"/>
          </w:rPr>
          <w:delText xml:space="preserve"> </w:delText>
        </w:r>
        <w:r w:rsidDel="001D4C59">
          <w:delText>subjective</w:delText>
        </w:r>
        <w:r w:rsidDel="001D4C59">
          <w:rPr>
            <w:spacing w:val="-3"/>
          </w:rPr>
          <w:delText xml:space="preserve"> </w:delText>
        </w:r>
        <w:r w:rsidDel="001D4C59">
          <w:delText>dynamics</w:delText>
        </w:r>
        <w:r w:rsidDel="001D4C59">
          <w:rPr>
            <w:spacing w:val="-3"/>
          </w:rPr>
          <w:delText xml:space="preserve"> </w:delText>
        </w:r>
        <w:r w:rsidDel="001D4C59">
          <w:delText>with</w:delText>
        </w:r>
        <w:r w:rsidDel="001D4C59">
          <w:rPr>
            <w:spacing w:val="-3"/>
          </w:rPr>
          <w:delText xml:space="preserve"> </w:delText>
        </w:r>
        <w:r w:rsidDel="001D4C59">
          <w:delText>physiological changes and thereby reducing the sensitivity of our models to moment-to-moment</w:delText>
        </w:r>
        <w:r w:rsidDel="001D4C59">
          <w:rPr>
            <w:spacing w:val="28"/>
          </w:rPr>
          <w:delText xml:space="preserve"> </w:delText>
        </w:r>
        <w:r w:rsidDel="001D4C59">
          <w:delText>variation.</w:delText>
        </w:r>
        <w:r w:rsidDel="001D4C59">
          <w:rPr>
            <w:spacing w:val="28"/>
          </w:rPr>
          <w:delText xml:space="preserve"> </w:delText>
        </w:r>
        <w:r w:rsidDel="001D4C59">
          <w:delText>Moreover,</w:delText>
        </w:r>
        <w:r w:rsidDel="001D4C59">
          <w:rPr>
            <w:spacing w:val="28"/>
          </w:rPr>
          <w:delText xml:space="preserve"> </w:delText>
        </w:r>
        <w:r w:rsidDel="001D4C59">
          <w:delText>the</w:delText>
        </w:r>
        <w:r w:rsidDel="001D4C59">
          <w:rPr>
            <w:spacing w:val="28"/>
          </w:rPr>
          <w:delText xml:space="preserve"> </w:delText>
        </w:r>
        <w:r w:rsidDel="001D4C59">
          <w:delText>subtlety</w:delText>
        </w:r>
        <w:r w:rsidDel="001D4C59">
          <w:rPr>
            <w:spacing w:val="28"/>
          </w:rPr>
          <w:delText xml:space="preserve"> </w:delText>
        </w:r>
        <w:r w:rsidDel="001D4C59">
          <w:delText>of</w:delText>
        </w:r>
        <w:r w:rsidDel="001D4C59">
          <w:rPr>
            <w:spacing w:val="28"/>
          </w:rPr>
          <w:delText xml:space="preserve"> </w:delText>
        </w:r>
        <w:r w:rsidDel="001D4C59">
          <w:delText>our manipulations</w:delText>
        </w:r>
        <w:r w:rsidDel="001D4C59">
          <w:rPr>
            <w:spacing w:val="24"/>
          </w:rPr>
          <w:delText xml:space="preserve"> </w:delText>
        </w:r>
        <w:r w:rsidDel="001D4C59">
          <w:delText>resulted</w:delText>
        </w:r>
        <w:r w:rsidDel="001D4C59">
          <w:rPr>
            <w:spacing w:val="24"/>
          </w:rPr>
          <w:delText xml:space="preserve"> </w:delText>
        </w:r>
        <w:r w:rsidDel="001D4C59">
          <w:delText>in</w:delText>
        </w:r>
        <w:r w:rsidDel="001D4C59">
          <w:rPr>
            <w:spacing w:val="24"/>
          </w:rPr>
          <w:delText xml:space="preserve"> </w:delText>
        </w:r>
        <w:r w:rsidDel="001D4C59">
          <w:delText>low</w:delText>
        </w:r>
        <w:r w:rsidDel="001D4C59">
          <w:rPr>
            <w:spacing w:val="24"/>
          </w:rPr>
          <w:delText xml:space="preserve"> </w:delText>
        </w:r>
        <w:r w:rsidDel="001D4C59">
          <w:delText>variance</w:delText>
        </w:r>
        <w:r w:rsidDel="001D4C59">
          <w:rPr>
            <w:spacing w:val="24"/>
          </w:rPr>
          <w:delText xml:space="preserve"> </w:delText>
        </w:r>
        <w:r w:rsidDel="001D4C59">
          <w:delText>in</w:delText>
        </w:r>
        <w:r w:rsidDel="001D4C59">
          <w:rPr>
            <w:spacing w:val="24"/>
          </w:rPr>
          <w:delText xml:space="preserve"> </w:delText>
        </w:r>
        <w:r w:rsidDel="001D4C59">
          <w:delText>subjective</w:delText>
        </w:r>
        <w:r w:rsidDel="001D4C59">
          <w:rPr>
            <w:spacing w:val="24"/>
          </w:rPr>
          <w:delText xml:space="preserve"> </w:delText>
        </w:r>
        <w:r w:rsidDel="001D4C59">
          <w:delText>ratings, and</w:delText>
        </w:r>
        <w:r w:rsidDel="001D4C59">
          <w:rPr>
            <w:spacing w:val="40"/>
          </w:rPr>
          <w:delText xml:space="preserve"> </w:delText>
        </w:r>
        <w:r w:rsidDel="001D4C59">
          <w:delText>the</w:delText>
        </w:r>
        <w:r w:rsidDel="001D4C59">
          <w:rPr>
            <w:spacing w:val="40"/>
          </w:rPr>
          <w:delText xml:space="preserve"> </w:delText>
        </w:r>
        <w:r w:rsidDel="001D4C59">
          <w:delText>absence</w:delText>
        </w:r>
        <w:r w:rsidDel="001D4C59">
          <w:rPr>
            <w:spacing w:val="40"/>
          </w:rPr>
          <w:delText xml:space="preserve"> </w:delText>
        </w:r>
        <w:r w:rsidDel="001D4C59">
          <w:delText>of</w:delText>
        </w:r>
        <w:r w:rsidDel="001D4C59">
          <w:rPr>
            <w:spacing w:val="40"/>
          </w:rPr>
          <w:delText xml:space="preserve"> </w:delText>
        </w:r>
        <w:r w:rsidDel="001D4C59">
          <w:delText>a</w:delText>
        </w:r>
        <w:r w:rsidDel="001D4C59">
          <w:rPr>
            <w:spacing w:val="40"/>
          </w:rPr>
          <w:delText xml:space="preserve"> </w:delText>
        </w:r>
        <w:r w:rsidDel="001D4C59">
          <w:delText>genuine</w:delText>
        </w:r>
        <w:r w:rsidDel="001D4C59">
          <w:rPr>
            <w:spacing w:val="40"/>
          </w:rPr>
          <w:delText xml:space="preserve"> </w:delText>
        </w:r>
        <w:r w:rsidDel="001D4C59">
          <w:delText>neutral</w:delText>
        </w:r>
        <w:r w:rsidDel="001D4C59">
          <w:rPr>
            <w:spacing w:val="40"/>
          </w:rPr>
          <w:delText xml:space="preserve"> </w:delText>
        </w:r>
        <w:r w:rsidDel="001D4C59">
          <w:delText>baseline</w:delText>
        </w:r>
        <w:r w:rsidDel="001D4C59">
          <w:rPr>
            <w:spacing w:val="40"/>
          </w:rPr>
          <w:delText xml:space="preserve"> </w:delText>
        </w:r>
        <w:r w:rsidDel="001D4C59">
          <w:delText>condition</w:delText>
        </w:r>
        <w:r w:rsidDel="001D4C59">
          <w:rPr>
            <w:spacing w:val="80"/>
          </w:rPr>
          <w:delText xml:space="preserve"> </w:delText>
        </w:r>
        <w:r w:rsidDel="001D4C59">
          <w:delText xml:space="preserve">means even our “low–stress/low MWL” state likely involved mild activation—both factors diminish label contrast and </w:delText>
        </w:r>
        <w:r w:rsidDel="001D4C59">
          <w:delText>may hamper</w:delText>
        </w:r>
        <w:r w:rsidDel="001D4C59">
          <w:rPr>
            <w:spacing w:val="24"/>
          </w:rPr>
          <w:delText xml:space="preserve"> </w:delText>
        </w:r>
        <w:r w:rsidDel="001D4C59">
          <w:delText>model</w:delText>
        </w:r>
        <w:r w:rsidDel="001D4C59">
          <w:rPr>
            <w:spacing w:val="24"/>
          </w:rPr>
          <w:delText xml:space="preserve"> </w:delText>
        </w:r>
        <w:r w:rsidDel="001D4C59">
          <w:delText>learnability,</w:delText>
        </w:r>
        <w:r w:rsidDel="001D4C59">
          <w:rPr>
            <w:spacing w:val="24"/>
          </w:rPr>
          <w:delText xml:space="preserve"> </w:delText>
        </w:r>
        <w:r w:rsidDel="001D4C59">
          <w:delText>reducing</w:delText>
        </w:r>
        <w:r w:rsidDel="001D4C59">
          <w:rPr>
            <w:spacing w:val="24"/>
          </w:rPr>
          <w:delText xml:space="preserve"> </w:delText>
        </w:r>
        <w:r w:rsidDel="001D4C59">
          <w:delText>model</w:delText>
        </w:r>
        <w:r w:rsidDel="001D4C59">
          <w:rPr>
            <w:spacing w:val="24"/>
          </w:rPr>
          <w:delText xml:space="preserve"> </w:delText>
        </w:r>
        <w:r w:rsidDel="001D4C59">
          <w:delText>robustness</w:delText>
        </w:r>
        <w:r w:rsidDel="001D4C59">
          <w:rPr>
            <w:spacing w:val="24"/>
          </w:rPr>
          <w:delText xml:space="preserve"> </w:delText>
        </w:r>
        <w:r w:rsidDel="001D4C59">
          <w:delText>when applied</w:delText>
        </w:r>
        <w:r w:rsidDel="001D4C59">
          <w:rPr>
            <w:spacing w:val="20"/>
          </w:rPr>
          <w:delText xml:space="preserve"> </w:delText>
        </w:r>
        <w:r w:rsidDel="001D4C59">
          <w:delText>to</w:delText>
        </w:r>
        <w:r w:rsidDel="001D4C59">
          <w:rPr>
            <w:spacing w:val="20"/>
          </w:rPr>
          <w:delText xml:space="preserve"> </w:delText>
        </w:r>
        <w:r w:rsidDel="001D4C59">
          <w:delText>more</w:delText>
        </w:r>
        <w:r w:rsidDel="001D4C59">
          <w:rPr>
            <w:spacing w:val="20"/>
          </w:rPr>
          <w:delText xml:space="preserve"> </w:delText>
        </w:r>
        <w:r w:rsidDel="001D4C59">
          <w:delText>diverse</w:delText>
        </w:r>
        <w:r w:rsidDel="001D4C59">
          <w:rPr>
            <w:spacing w:val="21"/>
          </w:rPr>
          <w:delText xml:space="preserve"> </w:delText>
        </w:r>
        <w:r w:rsidDel="001D4C59">
          <w:delText>or</w:delText>
        </w:r>
        <w:r w:rsidDel="001D4C59">
          <w:rPr>
            <w:spacing w:val="20"/>
          </w:rPr>
          <w:delText xml:space="preserve"> </w:delText>
        </w:r>
        <w:r w:rsidDel="001D4C59">
          <w:delText>extreme</w:delText>
        </w:r>
        <w:r w:rsidDel="001D4C59">
          <w:rPr>
            <w:spacing w:val="20"/>
          </w:rPr>
          <w:delText xml:space="preserve"> </w:delText>
        </w:r>
        <w:r w:rsidDel="001D4C59">
          <w:delText>conditions.</w:delText>
        </w:r>
        <w:r w:rsidDel="001D4C59">
          <w:rPr>
            <w:spacing w:val="20"/>
          </w:rPr>
          <w:delText xml:space="preserve"> </w:delText>
        </w:r>
        <w:r w:rsidDel="001D4C59">
          <w:delText>Additionally, each</w:delText>
        </w:r>
        <w:r w:rsidDel="001D4C59">
          <w:rPr>
            <w:spacing w:val="34"/>
          </w:rPr>
          <w:delText xml:space="preserve"> </w:delText>
        </w:r>
        <w:r w:rsidDel="001D4C59">
          <w:delText>participant</w:delText>
        </w:r>
        <w:r w:rsidDel="001D4C59">
          <w:rPr>
            <w:spacing w:val="34"/>
          </w:rPr>
          <w:delText xml:space="preserve"> </w:delText>
        </w:r>
        <w:r w:rsidDel="001D4C59">
          <w:delText>contributed</w:delText>
        </w:r>
        <w:r w:rsidDel="001D4C59">
          <w:rPr>
            <w:spacing w:val="34"/>
          </w:rPr>
          <w:delText xml:space="preserve"> </w:delText>
        </w:r>
        <w:r w:rsidDel="001D4C59">
          <w:delText>only</w:delText>
        </w:r>
        <w:r w:rsidDel="001D4C59">
          <w:rPr>
            <w:spacing w:val="34"/>
          </w:rPr>
          <w:delText xml:space="preserve"> </w:delText>
        </w:r>
        <w:r w:rsidDel="001D4C59">
          <w:delText>approximately</w:delText>
        </w:r>
        <w:r w:rsidDel="001D4C59">
          <w:rPr>
            <w:spacing w:val="34"/>
          </w:rPr>
          <w:delText xml:space="preserve"> </w:delText>
        </w:r>
        <w:r w:rsidDel="001D4C59">
          <w:delText>12</w:delText>
        </w:r>
        <w:r w:rsidDel="001D4C59">
          <w:rPr>
            <w:spacing w:val="34"/>
          </w:rPr>
          <w:delText xml:space="preserve"> </w:delText>
        </w:r>
        <w:r w:rsidDel="001D4C59">
          <w:delText>minutes of</w:delText>
        </w:r>
        <w:r w:rsidDel="001D4C59">
          <w:rPr>
            <w:spacing w:val="27"/>
          </w:rPr>
          <w:delText xml:space="preserve"> </w:delText>
        </w:r>
        <w:r w:rsidDel="001D4C59">
          <w:delText>data,</w:delText>
        </w:r>
        <w:r w:rsidDel="001D4C59">
          <w:rPr>
            <w:spacing w:val="27"/>
          </w:rPr>
          <w:delText xml:space="preserve"> </w:delText>
        </w:r>
        <w:r w:rsidDel="001D4C59">
          <w:delText>limiting</w:delText>
        </w:r>
        <w:r w:rsidDel="001D4C59">
          <w:rPr>
            <w:spacing w:val="27"/>
          </w:rPr>
          <w:delText xml:space="preserve"> </w:delText>
        </w:r>
        <w:r w:rsidDel="001D4C59">
          <w:delText>the</w:delText>
        </w:r>
        <w:r w:rsidDel="001D4C59">
          <w:rPr>
            <w:spacing w:val="27"/>
          </w:rPr>
          <w:delText xml:space="preserve"> </w:delText>
        </w:r>
        <w:r w:rsidDel="001D4C59">
          <w:delText>total</w:delText>
        </w:r>
        <w:r w:rsidDel="001D4C59">
          <w:rPr>
            <w:spacing w:val="27"/>
          </w:rPr>
          <w:delText xml:space="preserve"> </w:delText>
        </w:r>
        <w:r w:rsidDel="001D4C59">
          <w:delText>training-data</w:delText>
        </w:r>
        <w:r w:rsidDel="001D4C59">
          <w:rPr>
            <w:spacing w:val="27"/>
          </w:rPr>
          <w:delText xml:space="preserve"> </w:delText>
        </w:r>
        <w:r w:rsidDel="001D4C59">
          <w:delText>volume,</w:delText>
        </w:r>
        <w:r w:rsidDel="001D4C59">
          <w:rPr>
            <w:spacing w:val="27"/>
          </w:rPr>
          <w:delText xml:space="preserve"> </w:delText>
        </w:r>
        <w:r w:rsidDel="001D4C59">
          <w:delText>constraining within-participant</w:delText>
        </w:r>
        <w:r w:rsidDel="001D4C59">
          <w:rPr>
            <w:spacing w:val="29"/>
          </w:rPr>
          <w:delText xml:space="preserve"> </w:delText>
        </w:r>
        <w:r w:rsidDel="001D4C59">
          <w:delText>variability</w:delText>
        </w:r>
        <w:r w:rsidDel="001D4C59">
          <w:rPr>
            <w:spacing w:val="29"/>
          </w:rPr>
          <w:delText xml:space="preserve"> </w:delText>
        </w:r>
        <w:r w:rsidDel="001D4C59">
          <w:delText>and</w:delText>
        </w:r>
        <w:r w:rsidDel="001D4C59">
          <w:rPr>
            <w:spacing w:val="29"/>
          </w:rPr>
          <w:delText xml:space="preserve"> </w:delText>
        </w:r>
        <w:r w:rsidDel="001D4C59">
          <w:delText>feature</w:delText>
        </w:r>
        <w:r w:rsidDel="001D4C59">
          <w:rPr>
            <w:spacing w:val="29"/>
          </w:rPr>
          <w:delText xml:space="preserve"> </w:delText>
        </w:r>
        <w:r w:rsidDel="001D4C59">
          <w:delText>stability</w:delText>
        </w:r>
        <w:r w:rsidDel="001D4C59">
          <w:rPr>
            <w:spacing w:val="29"/>
          </w:rPr>
          <w:delText xml:space="preserve"> </w:delText>
        </w:r>
        <w:r w:rsidDel="001D4C59">
          <w:delText>over</w:delText>
        </w:r>
        <w:r w:rsidDel="001D4C59">
          <w:rPr>
            <w:spacing w:val="29"/>
          </w:rPr>
          <w:delText xml:space="preserve"> </w:delText>
        </w:r>
        <w:r w:rsidDel="001D4C59">
          <w:delText>time, and</w:delText>
        </w:r>
        <w:r w:rsidDel="001D4C59">
          <w:rPr>
            <w:spacing w:val="49"/>
          </w:rPr>
          <w:delText xml:space="preserve"> </w:delText>
        </w:r>
        <w:r w:rsidDel="001D4C59">
          <w:delText>potentially</w:delText>
        </w:r>
        <w:r w:rsidDel="001D4C59">
          <w:rPr>
            <w:spacing w:val="50"/>
          </w:rPr>
          <w:delText xml:space="preserve"> </w:delText>
        </w:r>
        <w:r w:rsidDel="001D4C59">
          <w:delText>causing</w:delText>
        </w:r>
        <w:r w:rsidDel="001D4C59">
          <w:rPr>
            <w:spacing w:val="50"/>
          </w:rPr>
          <w:delText xml:space="preserve"> </w:delText>
        </w:r>
        <w:r w:rsidDel="001D4C59">
          <w:delText>our</w:delText>
        </w:r>
        <w:r w:rsidDel="001D4C59">
          <w:rPr>
            <w:spacing w:val="50"/>
          </w:rPr>
          <w:delText xml:space="preserve"> </w:delText>
        </w:r>
        <w:r w:rsidDel="001D4C59">
          <w:delText>models</w:delText>
        </w:r>
        <w:r w:rsidDel="001D4C59">
          <w:rPr>
            <w:spacing w:val="50"/>
          </w:rPr>
          <w:delText xml:space="preserve"> </w:delText>
        </w:r>
        <w:r w:rsidDel="001D4C59">
          <w:delText>to</w:delText>
        </w:r>
        <w:r w:rsidDel="001D4C59">
          <w:rPr>
            <w:spacing w:val="49"/>
          </w:rPr>
          <w:delText xml:space="preserve"> </w:delText>
        </w:r>
        <w:r w:rsidDel="001D4C59">
          <w:delText>under-perform</w:delText>
        </w:r>
        <w:r w:rsidDel="001D4C59">
          <w:rPr>
            <w:spacing w:val="50"/>
          </w:rPr>
          <w:delText xml:space="preserve"> </w:delText>
        </w:r>
        <w:r w:rsidDel="001D4C59">
          <w:rPr>
            <w:spacing w:val="-4"/>
          </w:rPr>
          <w:delText>once</w:delText>
        </w:r>
      </w:del>
    </w:p>
    <w:p w14:paraId="4038DB48" w14:textId="395C50A6" w:rsidR="005E5D1A" w:rsidDel="001D4C59" w:rsidRDefault="00000000">
      <w:pPr>
        <w:pStyle w:val="BodyText"/>
        <w:spacing w:line="256" w:lineRule="auto"/>
        <w:ind w:left="398" w:right="977" w:hanging="200"/>
        <w:rPr>
          <w:del w:id="94" w:author="Coyle, Damien" w:date="2026-01-09T16:56:00Z" w16du:dateUtc="2026-01-09T16:56:00Z"/>
        </w:rPr>
      </w:pPr>
      <w:del w:id="95" w:author="Coyle, Damien" w:date="2026-01-09T16:56:00Z" w16du:dateUtc="2026-01-09T16:56:00Z">
        <w:r w:rsidDel="001D4C59">
          <w:delText>deployed in longer or more varied immersive settings.</w:delText>
        </w:r>
        <w:r w:rsidDel="001D4C59">
          <w:rPr>
            <w:spacing w:val="80"/>
          </w:rPr>
          <w:delText xml:space="preserve"> </w:delText>
        </w:r>
        <w:r w:rsidDel="001D4C59">
          <w:delText>Finally,</w:delText>
        </w:r>
        <w:r w:rsidDel="001D4C59">
          <w:rPr>
            <w:spacing w:val="11"/>
          </w:rPr>
          <w:delText xml:space="preserve"> </w:delText>
        </w:r>
        <w:r w:rsidDel="001D4C59">
          <w:delText>while</w:delText>
        </w:r>
        <w:r w:rsidDel="001D4C59">
          <w:rPr>
            <w:spacing w:val="11"/>
          </w:rPr>
          <w:delText xml:space="preserve"> </w:delText>
        </w:r>
        <w:r w:rsidDel="001D4C59">
          <w:delText>our</w:delText>
        </w:r>
        <w:r w:rsidDel="001D4C59">
          <w:rPr>
            <w:spacing w:val="11"/>
          </w:rPr>
          <w:delText xml:space="preserve"> </w:delText>
        </w:r>
        <w:r w:rsidDel="001D4C59">
          <w:delText>sample</w:delText>
        </w:r>
        <w:r w:rsidDel="001D4C59">
          <w:rPr>
            <w:spacing w:val="11"/>
          </w:rPr>
          <w:delText xml:space="preserve"> </w:delText>
        </w:r>
        <w:r w:rsidDel="001D4C59">
          <w:delText>size</w:delText>
        </w:r>
        <w:r w:rsidDel="001D4C59">
          <w:rPr>
            <w:spacing w:val="11"/>
          </w:rPr>
          <w:delText xml:space="preserve"> </w:delText>
        </w:r>
        <w:r w:rsidDel="001D4C59">
          <w:delText>(N=44)</w:delText>
        </w:r>
        <w:r w:rsidDel="001D4C59">
          <w:rPr>
            <w:spacing w:val="11"/>
          </w:rPr>
          <w:delText xml:space="preserve"> </w:delText>
        </w:r>
        <w:r w:rsidDel="001D4C59">
          <w:delText>is</w:delText>
        </w:r>
        <w:r w:rsidDel="001D4C59">
          <w:rPr>
            <w:spacing w:val="11"/>
          </w:rPr>
          <w:delText xml:space="preserve"> </w:delText>
        </w:r>
        <w:r w:rsidDel="001D4C59">
          <w:delText>comparable</w:delText>
        </w:r>
        <w:r w:rsidDel="001D4C59">
          <w:rPr>
            <w:spacing w:val="11"/>
          </w:rPr>
          <w:delText xml:space="preserve"> </w:delText>
        </w:r>
        <w:r w:rsidDel="001D4C59">
          <w:delText>to</w:delText>
        </w:r>
        <w:r w:rsidDel="001D4C59">
          <w:rPr>
            <w:spacing w:val="11"/>
          </w:rPr>
          <w:delText xml:space="preserve"> </w:delText>
        </w:r>
        <w:r w:rsidDel="001D4C59">
          <w:rPr>
            <w:spacing w:val="-5"/>
          </w:rPr>
          <w:delText>re-</w:delText>
        </w:r>
      </w:del>
    </w:p>
    <w:p w14:paraId="4038DB49" w14:textId="3928DA85" w:rsidR="005E5D1A" w:rsidDel="001D4C59" w:rsidRDefault="00000000">
      <w:pPr>
        <w:pStyle w:val="BodyText"/>
        <w:spacing w:line="249" w:lineRule="auto"/>
        <w:ind w:left="199" w:right="977"/>
        <w:rPr>
          <w:del w:id="96" w:author="Coyle, Damien" w:date="2026-01-09T16:56:00Z" w16du:dateUtc="2026-01-09T16:56:00Z"/>
        </w:rPr>
      </w:pPr>
      <w:del w:id="97" w:author="Coyle, Damien" w:date="2026-01-09T16:56:00Z" w16du:dateUtc="2026-01-09T16:56:00Z">
        <w:r w:rsidDel="001D4C59">
          <w:delText>lated</w:delText>
        </w:r>
        <w:r w:rsidDel="001D4C59">
          <w:rPr>
            <w:spacing w:val="-1"/>
          </w:rPr>
          <w:delText xml:space="preserve"> </w:delText>
        </w:r>
        <w:r w:rsidDel="001D4C59">
          <w:delText>VR-physiological</w:delText>
        </w:r>
        <w:r w:rsidDel="001D4C59">
          <w:rPr>
            <w:spacing w:val="-1"/>
          </w:rPr>
          <w:delText xml:space="preserve"> </w:delText>
        </w:r>
        <w:r w:rsidDel="001D4C59">
          <w:delText>studies,</w:delText>
        </w:r>
        <w:r w:rsidDel="001D4C59">
          <w:rPr>
            <w:spacing w:val="-1"/>
          </w:rPr>
          <w:delText xml:space="preserve"> </w:delText>
        </w:r>
        <w:r w:rsidDel="001D4C59">
          <w:delText>it</w:delText>
        </w:r>
        <w:r w:rsidDel="001D4C59">
          <w:rPr>
            <w:spacing w:val="-1"/>
          </w:rPr>
          <w:delText xml:space="preserve"> </w:delText>
        </w:r>
        <w:r w:rsidDel="001D4C59">
          <w:delText>remains</w:delText>
        </w:r>
        <w:r w:rsidDel="001D4C59">
          <w:rPr>
            <w:spacing w:val="-1"/>
          </w:rPr>
          <w:delText xml:space="preserve"> </w:delText>
        </w:r>
        <w:r w:rsidDel="001D4C59">
          <w:delText>limited</w:delText>
        </w:r>
        <w:r w:rsidDel="001D4C59">
          <w:rPr>
            <w:spacing w:val="-1"/>
          </w:rPr>
          <w:delText xml:space="preserve"> </w:delText>
        </w:r>
        <w:r w:rsidDel="001D4C59">
          <w:delText>for</w:delText>
        </w:r>
        <w:r w:rsidDel="001D4C59">
          <w:rPr>
            <w:spacing w:val="-1"/>
          </w:rPr>
          <w:delText xml:space="preserve"> </w:delText>
        </w:r>
        <w:r w:rsidDel="001D4C59">
          <w:delText>machine learning, constraining the assessment of feature stability and the precision of generalisation estimates.</w:delText>
        </w:r>
      </w:del>
    </w:p>
    <w:p w14:paraId="4038DB4A" w14:textId="29770EF0" w:rsidR="005E5D1A" w:rsidDel="001D4C59" w:rsidRDefault="00000000">
      <w:pPr>
        <w:pStyle w:val="Heading1"/>
        <w:rPr>
          <w:del w:id="98" w:author="Coyle, Damien" w:date="2026-01-09T16:56:00Z" w16du:dateUtc="2026-01-09T16:56:00Z"/>
        </w:rPr>
      </w:pPr>
      <w:del w:id="99" w:author="Coyle, Damien" w:date="2026-01-09T16:56:00Z" w16du:dateUtc="2026-01-09T16:56:00Z">
        <w:r w:rsidDel="001D4C59">
          <w:delText>Conceptual</w:delText>
        </w:r>
        <w:r w:rsidDel="001D4C59">
          <w:rPr>
            <w:spacing w:val="14"/>
          </w:rPr>
          <w:delText xml:space="preserve"> </w:delText>
        </w:r>
        <w:r w:rsidDel="001D4C59">
          <w:rPr>
            <w:spacing w:val="-2"/>
          </w:rPr>
          <w:delText>Limitations.</w:delText>
        </w:r>
      </w:del>
    </w:p>
    <w:p w14:paraId="4038DB4B" w14:textId="0560ECBA" w:rsidR="005E5D1A" w:rsidDel="001D4C59" w:rsidRDefault="00000000">
      <w:pPr>
        <w:pStyle w:val="BodyText"/>
        <w:spacing w:before="12" w:line="249" w:lineRule="auto"/>
        <w:ind w:left="199" w:right="977" w:firstLine="199"/>
        <w:rPr>
          <w:del w:id="100" w:author="Coyle, Damien" w:date="2026-01-09T16:56:00Z" w16du:dateUtc="2026-01-09T16:56:00Z"/>
        </w:rPr>
      </w:pPr>
      <w:del w:id="101" w:author="Coyle, Damien" w:date="2026-01-09T16:56:00Z" w16du:dateUtc="2026-01-09T16:56:00Z">
        <w:r w:rsidDel="001D4C59">
          <w:delText>The present analysis focused on static inference rather than adaptive feedback; model interpretability and generalisation were evaluated offline, without real-time environmental adap-tation. Although stress and MWL were both varied, these fac-tors may not capture the full spectrum of cognitive–affective interactions</w:delText>
        </w:r>
        <w:r w:rsidDel="001D4C59">
          <w:rPr>
            <w:spacing w:val="1"/>
          </w:rPr>
          <w:delText xml:space="preserve"> </w:delText>
        </w:r>
        <w:r w:rsidDel="001D4C59">
          <w:delText>that</w:delText>
        </w:r>
        <w:r w:rsidDel="001D4C59">
          <w:rPr>
            <w:spacing w:val="1"/>
          </w:rPr>
          <w:delText xml:space="preserve"> </w:delText>
        </w:r>
        <w:r w:rsidDel="001D4C59">
          <w:delText>occur</w:delText>
        </w:r>
        <w:r w:rsidDel="001D4C59">
          <w:rPr>
            <w:spacing w:val="2"/>
          </w:rPr>
          <w:delText xml:space="preserve"> </w:delText>
        </w:r>
        <w:r w:rsidDel="001D4C59">
          <w:delText>in</w:delText>
        </w:r>
        <w:r w:rsidDel="001D4C59">
          <w:rPr>
            <w:spacing w:val="1"/>
          </w:rPr>
          <w:delText xml:space="preserve"> </w:delText>
        </w:r>
        <w:r w:rsidDel="001D4C59">
          <w:delText>naturalistic</w:delText>
        </w:r>
        <w:r w:rsidDel="001D4C59">
          <w:rPr>
            <w:spacing w:val="2"/>
          </w:rPr>
          <w:delText xml:space="preserve"> </w:delText>
        </w:r>
        <w:r w:rsidDel="001D4C59">
          <w:delText>settings,</w:delText>
        </w:r>
        <w:r w:rsidDel="001D4C59">
          <w:rPr>
            <w:spacing w:val="1"/>
          </w:rPr>
          <w:delText xml:space="preserve"> </w:delText>
        </w:r>
        <w:r w:rsidDel="001D4C59">
          <w:delText>where</w:delText>
        </w:r>
        <w:r w:rsidDel="001D4C59">
          <w:rPr>
            <w:spacing w:val="2"/>
          </w:rPr>
          <w:delText xml:space="preserve"> </w:delText>
        </w:r>
        <w:r w:rsidDel="001D4C59">
          <w:rPr>
            <w:spacing w:val="-2"/>
          </w:rPr>
          <w:delText>demands,</w:delText>
        </w:r>
      </w:del>
    </w:p>
    <w:p w14:paraId="4038DB4C" w14:textId="72664980" w:rsidR="005E5D1A" w:rsidDel="001D4C59" w:rsidRDefault="005E5D1A">
      <w:pPr>
        <w:pStyle w:val="BodyText"/>
        <w:spacing w:line="249" w:lineRule="auto"/>
        <w:rPr>
          <w:del w:id="102" w:author="Coyle, Damien" w:date="2026-01-09T16:56:00Z" w16du:dateUtc="2026-01-09T16:56:00Z"/>
        </w:rPr>
        <w:sectPr w:rsidR="005E5D1A" w:rsidDel="001D4C59">
          <w:pgSz w:w="12240" w:h="15840"/>
          <w:pgMar w:top="940" w:right="0" w:bottom="280" w:left="720" w:header="495" w:footer="0" w:gutter="0"/>
          <w:cols w:num="2" w:space="720" w:equalWidth="0">
            <w:col w:w="5281" w:space="40"/>
            <w:col w:w="6199"/>
          </w:cols>
        </w:sectPr>
      </w:pPr>
    </w:p>
    <w:p w14:paraId="4038DB4D" w14:textId="591E9A9A" w:rsidR="005E5D1A" w:rsidRDefault="00000000">
      <w:pPr>
        <w:pStyle w:val="BodyText"/>
        <w:spacing w:before="159" w:line="249" w:lineRule="auto"/>
      </w:pPr>
      <w:del w:id="103" w:author="Coyle, Damien" w:date="2026-01-09T16:56:00Z" w16du:dateUtc="2026-01-09T16:56:00Z">
        <w:r w:rsidDel="001D4C59">
          <w:lastRenderedPageBreak/>
          <w:delText>motivation, and affect fluctuate continuously. Extending this framework to continuous, context-varying, and closed-loop environments will be essential for establishing causal validity, enhancing ecological generalisability, and advancing toward practical adaptive systems.</w:delText>
        </w:r>
      </w:del>
    </w:p>
    <w:p w14:paraId="4038DB4E" w14:textId="77777777" w:rsidR="005E5D1A" w:rsidRDefault="005E5D1A">
      <w:pPr>
        <w:pStyle w:val="BodyText"/>
        <w:spacing w:before="84"/>
        <w:ind w:left="0"/>
        <w:jc w:val="left"/>
      </w:pPr>
    </w:p>
    <w:p w14:paraId="4038DB4F" w14:textId="77777777" w:rsidR="005E5D1A" w:rsidRDefault="00000000">
      <w:pPr>
        <w:pStyle w:val="ListParagraph"/>
        <w:numPr>
          <w:ilvl w:val="0"/>
          <w:numId w:val="2"/>
        </w:numPr>
        <w:tabs>
          <w:tab w:val="left" w:pos="551"/>
        </w:tabs>
        <w:spacing w:before="1"/>
        <w:ind w:left="551" w:hanging="292"/>
        <w:jc w:val="both"/>
        <w:rPr>
          <w:i/>
          <w:sz w:val="20"/>
        </w:rPr>
      </w:pPr>
      <w:r>
        <w:rPr>
          <w:i/>
          <w:sz w:val="20"/>
        </w:rPr>
        <w:t>Theoretical</w:t>
      </w:r>
      <w:r>
        <w:rPr>
          <w:i/>
          <w:spacing w:val="10"/>
          <w:sz w:val="20"/>
        </w:rPr>
        <w:t xml:space="preserve"> </w:t>
      </w:r>
      <w:r>
        <w:rPr>
          <w:i/>
          <w:sz w:val="20"/>
        </w:rPr>
        <w:t>and</w:t>
      </w:r>
      <w:r>
        <w:rPr>
          <w:i/>
          <w:spacing w:val="10"/>
          <w:sz w:val="20"/>
        </w:rPr>
        <w:t xml:space="preserve"> </w:t>
      </w:r>
      <w:r>
        <w:rPr>
          <w:i/>
          <w:sz w:val="20"/>
        </w:rPr>
        <w:t>Applied</w:t>
      </w:r>
      <w:r>
        <w:rPr>
          <w:i/>
          <w:spacing w:val="10"/>
          <w:sz w:val="20"/>
        </w:rPr>
        <w:t xml:space="preserve"> </w:t>
      </w:r>
      <w:r>
        <w:rPr>
          <w:i/>
          <w:spacing w:val="-2"/>
          <w:sz w:val="20"/>
        </w:rPr>
        <w:t>Implications</w:t>
      </w:r>
    </w:p>
    <w:p w14:paraId="4038DB50" w14:textId="77777777" w:rsidR="005E5D1A" w:rsidRDefault="00000000">
      <w:pPr>
        <w:pStyle w:val="BodyText"/>
        <w:spacing w:before="72" w:line="249" w:lineRule="auto"/>
        <w:ind w:firstLine="199"/>
      </w:pPr>
      <w:r>
        <w:t>The present results suggest that stress and MWL may be partially distinguishable using multimodal signals, with EEG features</w:t>
      </w:r>
      <w:r>
        <w:rPr>
          <w:spacing w:val="-7"/>
        </w:rPr>
        <w:t xml:space="preserve"> </w:t>
      </w:r>
      <w:r>
        <w:t>driving</w:t>
      </w:r>
      <w:r>
        <w:rPr>
          <w:spacing w:val="-7"/>
        </w:rPr>
        <w:t xml:space="preserve"> </w:t>
      </w:r>
      <w:r>
        <w:t>MWL</w:t>
      </w:r>
      <w:r>
        <w:rPr>
          <w:spacing w:val="-7"/>
        </w:rPr>
        <w:t xml:space="preserve"> </w:t>
      </w:r>
      <w:r>
        <w:t>prediction</w:t>
      </w:r>
      <w:r>
        <w:rPr>
          <w:spacing w:val="-7"/>
        </w:rPr>
        <w:t xml:space="preserve"> </w:t>
      </w:r>
      <w:r>
        <w:t>and</w:t>
      </w:r>
      <w:r>
        <w:rPr>
          <w:spacing w:val="-7"/>
        </w:rPr>
        <w:t xml:space="preserve"> </w:t>
      </w:r>
      <w:r>
        <w:t>autonomic</w:t>
      </w:r>
      <w:r>
        <w:rPr>
          <w:spacing w:val="-7"/>
        </w:rPr>
        <w:t xml:space="preserve"> </w:t>
      </w:r>
      <w:r>
        <w:t>cues</w:t>
      </w:r>
      <w:r>
        <w:rPr>
          <w:spacing w:val="-7"/>
        </w:rPr>
        <w:t xml:space="preserve"> </w:t>
      </w:r>
      <w:r>
        <w:t>showing univariate sensitivity to stress. While classification perfor-mance was modest, the observed divergence between tonic EDA (associated with stress) and multivariate EEG patterns (predictive of MWL) points to a potential complementary utility. For example, future adaptive systems might explore using autonomic arousal metrics to contextualise EEG-based MWL</w:t>
      </w:r>
      <w:r>
        <w:rPr>
          <w:spacing w:val="40"/>
        </w:rPr>
        <w:t xml:space="preserve"> </w:t>
      </w:r>
      <w:r>
        <w:t>estimation,</w:t>
      </w:r>
      <w:r>
        <w:rPr>
          <w:spacing w:val="40"/>
        </w:rPr>
        <w:t xml:space="preserve"> </w:t>
      </w:r>
      <w:r>
        <w:t>potentially</w:t>
      </w:r>
      <w:r>
        <w:rPr>
          <w:spacing w:val="40"/>
        </w:rPr>
        <w:t xml:space="preserve"> </w:t>
      </w:r>
      <w:r>
        <w:t>reducing</w:t>
      </w:r>
      <w:r>
        <w:rPr>
          <w:spacing w:val="40"/>
        </w:rPr>
        <w:t xml:space="preserve"> </w:t>
      </w:r>
      <w:r>
        <w:t>false</w:t>
      </w:r>
      <w:r>
        <w:rPr>
          <w:spacing w:val="40"/>
        </w:rPr>
        <w:t xml:space="preserve"> </w:t>
      </w:r>
      <w:r>
        <w:t>positives</w:t>
      </w:r>
      <w:r>
        <w:rPr>
          <w:spacing w:val="40"/>
        </w:rPr>
        <w:t xml:space="preserve"> </w:t>
      </w:r>
      <w:r>
        <w:t>dur-ing high-stress events. Future work should extend validation beyond laboratory stressors and test generalisability across task structures and individuals, using time-resolved labels and added behavioural/respiratory measures where appropriate.</w:t>
      </w:r>
    </w:p>
    <w:p w14:paraId="4038DB51" w14:textId="77777777" w:rsidR="005E5D1A" w:rsidRDefault="005E5D1A">
      <w:pPr>
        <w:pStyle w:val="BodyText"/>
        <w:spacing w:before="39"/>
        <w:ind w:left="0"/>
        <w:jc w:val="left"/>
      </w:pPr>
    </w:p>
    <w:p w14:paraId="4038DB52" w14:textId="77777777" w:rsidR="005E5D1A" w:rsidRDefault="00000000">
      <w:pPr>
        <w:pStyle w:val="ListParagraph"/>
        <w:numPr>
          <w:ilvl w:val="0"/>
          <w:numId w:val="8"/>
        </w:numPr>
        <w:tabs>
          <w:tab w:val="left" w:pos="2320"/>
        </w:tabs>
        <w:ind w:left="2320" w:hanging="266"/>
        <w:jc w:val="left"/>
        <w:rPr>
          <w:sz w:val="20"/>
        </w:rPr>
      </w:pPr>
      <w:r>
        <w:rPr>
          <w:smallCaps/>
          <w:spacing w:val="-2"/>
          <w:sz w:val="20"/>
        </w:rPr>
        <w:t>Conclusion</w:t>
      </w:r>
    </w:p>
    <w:p w14:paraId="372B3B34" w14:textId="77777777" w:rsidR="00883621" w:rsidRDefault="00883621" w:rsidP="00883621">
      <w:pPr>
        <w:pStyle w:val="BodyText"/>
        <w:spacing w:before="73" w:line="249" w:lineRule="auto"/>
        <w:ind w:firstLine="199"/>
        <w:rPr>
          <w:ins w:id="104" w:author="Coyle, Damien" w:date="2026-01-09T16:58:00Z" w16du:dateUtc="2026-01-09T16:58:00Z"/>
        </w:rPr>
      </w:pPr>
      <w:ins w:id="105" w:author="Coyle, Damien" w:date="2026-01-09T16:58:00Z" w16du:dateUtc="2026-01-09T16:58:00Z">
        <w:r>
          <w:t>This study investigated stress and mental workload (MWL) within a combined VR-TSST paradigm using multimodal physiological sensing and subject-independent modelling. The results demonstrate state-specific and modality-dependent physiological signatures. Social-evaluative stress was most consistently expressed through peripheral autonomic activation, with tonic electrodermal activity (EDA) showing the strongest and most MWL-robust association with subjective stress across analyses. In contrast, cardiovascular and pupillary measures were less consistently informative under high MWL.</w:t>
        </w:r>
      </w:ins>
    </w:p>
    <w:p w14:paraId="42194343" w14:textId="77777777" w:rsidR="00883621" w:rsidRDefault="00883621" w:rsidP="00883621">
      <w:pPr>
        <w:pStyle w:val="BodyText"/>
        <w:spacing w:before="73" w:line="249" w:lineRule="auto"/>
        <w:ind w:firstLine="199"/>
        <w:rPr>
          <w:ins w:id="106" w:author="Coyle, Damien" w:date="2026-01-09T16:58:00Z" w16du:dateUtc="2026-01-09T16:58:00Z"/>
        </w:rPr>
      </w:pPr>
      <w:ins w:id="107" w:author="Coyle, Damien" w:date="2026-01-09T16:58:00Z" w16du:dateUtc="2026-01-09T16:58:00Z">
        <w:r>
          <w:t>MWL, by comparison, showed limited expression in individual peripheral physiological features within the modalities examined, but was reliably captured by EEG-derived markers. In particular, ratio-based EEG features (Theta/Beta and Alpha/Beta) exhibited consistent sensitivity to MWL across conditions.</w:t>
        </w:r>
      </w:ins>
    </w:p>
    <w:p w14:paraId="4038DB53" w14:textId="60B46EF4" w:rsidR="005E5D1A" w:rsidDel="00883621" w:rsidRDefault="00883621" w:rsidP="00883621">
      <w:pPr>
        <w:pStyle w:val="BodyText"/>
        <w:spacing w:before="73" w:line="249" w:lineRule="auto"/>
        <w:ind w:firstLine="199"/>
        <w:rPr>
          <w:del w:id="108" w:author="Coyle, Damien" w:date="2026-01-09T16:58:00Z" w16du:dateUtc="2026-01-09T16:58:00Z"/>
        </w:rPr>
      </w:pPr>
      <w:ins w:id="109" w:author="Coyle, Damien" w:date="2026-01-09T16:58:00Z" w16du:dateUtc="2026-01-09T16:58:00Z">
        <w:r>
          <w:t>Together, these findings caution against reliance on generic peripheral stress templates in cognitively demanding contexts and instead support the use of hybrid inference architectures that combine EEG-based indicators for MWL estimation with autonomic measures—especially EDA—for stress monitoring. Addressing the limitations of brief recording durations and static labelling will be critical in future work; longitudinal designs and time-resolved annotation are needed to advance toward adaptive, closed-loop systems capable of reliable operation in ecologically valid environments.</w:t>
        </w:r>
      </w:ins>
      <w:del w:id="110" w:author="Coyle, Damien" w:date="2026-01-09T16:58:00Z" w16du:dateUtc="2026-01-09T16:58:00Z">
        <w:r w:rsidR="00000000" w:rsidDel="00883621">
          <w:delText>This</w:delText>
        </w:r>
        <w:r w:rsidR="00000000" w:rsidDel="00883621">
          <w:rPr>
            <w:spacing w:val="40"/>
          </w:rPr>
          <w:delText xml:space="preserve"> </w:delText>
        </w:r>
        <w:r w:rsidR="00000000" w:rsidDel="00883621">
          <w:delText>study</w:delText>
        </w:r>
        <w:r w:rsidR="00000000" w:rsidDel="00883621">
          <w:rPr>
            <w:spacing w:val="40"/>
          </w:rPr>
          <w:delText xml:space="preserve"> </w:delText>
        </w:r>
        <w:r w:rsidR="00000000" w:rsidDel="00883621">
          <w:delText>examined</w:delText>
        </w:r>
        <w:r w:rsidR="00000000" w:rsidDel="00883621">
          <w:rPr>
            <w:spacing w:val="40"/>
          </w:rPr>
          <w:delText xml:space="preserve"> </w:delText>
        </w:r>
        <w:r w:rsidR="00000000" w:rsidDel="00883621">
          <w:delText>stress</w:delText>
        </w:r>
        <w:r w:rsidR="00000000" w:rsidDel="00883621">
          <w:rPr>
            <w:spacing w:val="40"/>
          </w:rPr>
          <w:delText xml:space="preserve"> </w:delText>
        </w:r>
        <w:r w:rsidR="00000000" w:rsidDel="00883621">
          <w:delText>and</w:delText>
        </w:r>
        <w:r w:rsidR="00000000" w:rsidDel="00883621">
          <w:rPr>
            <w:spacing w:val="40"/>
          </w:rPr>
          <w:delText xml:space="preserve"> </w:delText>
        </w:r>
        <w:r w:rsidR="00000000" w:rsidDel="00883621">
          <w:delText>MWL</w:delText>
        </w:r>
        <w:r w:rsidR="00000000" w:rsidDel="00883621">
          <w:rPr>
            <w:spacing w:val="40"/>
          </w:rPr>
          <w:delText xml:space="preserve"> </w:delText>
        </w:r>
        <w:r w:rsidR="00000000" w:rsidDel="00883621">
          <w:delText>in</w:delText>
        </w:r>
        <w:r w:rsidR="00000000" w:rsidDel="00883621">
          <w:rPr>
            <w:spacing w:val="40"/>
          </w:rPr>
          <w:delText xml:space="preserve"> </w:delText>
        </w:r>
        <w:r w:rsidR="00000000" w:rsidDel="00883621">
          <w:delText>a</w:delText>
        </w:r>
        <w:r w:rsidR="00000000" w:rsidDel="00883621">
          <w:rPr>
            <w:spacing w:val="40"/>
          </w:rPr>
          <w:delText xml:space="preserve"> </w:delText>
        </w:r>
        <w:r w:rsidR="00000000" w:rsidDel="00883621">
          <w:delText>combined VR-TSST using multimodal sensing and subject-independent modelling. Our results reveal divergent physiological profiles for each state. Social-evaluative stress was most consistently reflected in peripheral arousal, with tonic EDA showing the clearest and most MWL-robust linkage to subjective stress across analyses, whereas cardiovascular and pupillary indices were less consistently informative when MWL was high. In contrast,</w:delText>
        </w:r>
        <w:r w:rsidR="00000000" w:rsidDel="00883621">
          <w:rPr>
            <w:spacing w:val="-1"/>
          </w:rPr>
          <w:delText xml:space="preserve"> </w:delText>
        </w:r>
        <w:r w:rsidR="00000000" w:rsidDel="00883621">
          <w:delText>MWL</w:delText>
        </w:r>
        <w:r w:rsidR="00000000" w:rsidDel="00883621">
          <w:rPr>
            <w:spacing w:val="-1"/>
          </w:rPr>
          <w:delText xml:space="preserve"> </w:delText>
        </w:r>
        <w:r w:rsidR="00000000" w:rsidDel="00883621">
          <w:delText>showed</w:delText>
        </w:r>
        <w:r w:rsidR="00000000" w:rsidDel="00883621">
          <w:rPr>
            <w:spacing w:val="-1"/>
          </w:rPr>
          <w:delText xml:space="preserve"> </w:delText>
        </w:r>
        <w:r w:rsidR="00000000" w:rsidDel="00883621">
          <w:delText>limited</w:delText>
        </w:r>
        <w:r w:rsidR="00000000" w:rsidDel="00883621">
          <w:rPr>
            <w:spacing w:val="-1"/>
          </w:rPr>
          <w:delText xml:space="preserve"> </w:delText>
        </w:r>
        <w:r w:rsidR="00000000" w:rsidDel="00883621">
          <w:delText>expression</w:delText>
        </w:r>
        <w:r w:rsidR="00000000" w:rsidDel="00883621">
          <w:rPr>
            <w:spacing w:val="-1"/>
          </w:rPr>
          <w:delText xml:space="preserve"> </w:delText>
        </w:r>
        <w:r w:rsidR="00000000" w:rsidDel="00883621">
          <w:delText>in</w:delText>
        </w:r>
        <w:r w:rsidR="00000000" w:rsidDel="00883621">
          <w:rPr>
            <w:spacing w:val="-1"/>
          </w:rPr>
          <w:delText xml:space="preserve"> </w:delText>
        </w:r>
        <w:r w:rsidR="00000000" w:rsidDel="00883621">
          <w:delText>single</w:delText>
        </w:r>
        <w:r w:rsidR="00000000" w:rsidDel="00883621">
          <w:rPr>
            <w:spacing w:val="-1"/>
          </w:rPr>
          <w:delText xml:space="preserve"> </w:delText>
        </w:r>
        <w:r w:rsidR="00000000" w:rsidDel="00883621">
          <w:delText>raw</w:delText>
        </w:r>
        <w:r w:rsidR="00000000" w:rsidDel="00883621">
          <w:rPr>
            <w:spacing w:val="-1"/>
          </w:rPr>
          <w:delText xml:space="preserve"> </w:delText>
        </w:r>
        <w:r w:rsidR="00000000" w:rsidDel="00883621">
          <w:delText>phys-iological features but was evident in EEG-derived markers: ratio-based</w:delText>
        </w:r>
        <w:r w:rsidR="00000000" w:rsidDel="00883621">
          <w:rPr>
            <w:spacing w:val="-9"/>
          </w:rPr>
          <w:delText xml:space="preserve"> </w:delText>
        </w:r>
        <w:r w:rsidR="00000000" w:rsidDel="00883621">
          <w:delText>EEG</w:delText>
        </w:r>
        <w:r w:rsidR="00000000" w:rsidDel="00883621">
          <w:rPr>
            <w:spacing w:val="-9"/>
          </w:rPr>
          <w:delText xml:space="preserve"> </w:delText>
        </w:r>
        <w:r w:rsidR="00000000" w:rsidDel="00883621">
          <w:delText>features</w:delText>
        </w:r>
        <w:r w:rsidR="00000000" w:rsidDel="00883621">
          <w:rPr>
            <w:spacing w:val="-9"/>
          </w:rPr>
          <w:delText xml:space="preserve"> </w:delText>
        </w:r>
        <w:r w:rsidR="00000000" w:rsidDel="00883621">
          <w:delText>(Theta/Beta</w:delText>
        </w:r>
        <w:r w:rsidR="00000000" w:rsidDel="00883621">
          <w:rPr>
            <w:spacing w:val="-9"/>
          </w:rPr>
          <w:delText xml:space="preserve"> </w:delText>
        </w:r>
        <w:r w:rsidR="00000000" w:rsidDel="00883621">
          <w:delText>and</w:delText>
        </w:r>
        <w:r w:rsidR="00000000" w:rsidDel="00883621">
          <w:rPr>
            <w:spacing w:val="-9"/>
          </w:rPr>
          <w:delText xml:space="preserve"> </w:delText>
        </w:r>
        <w:r w:rsidR="00000000" w:rsidDel="00883621">
          <w:delText>Alpha/Beta)</w:delText>
        </w:r>
        <w:r w:rsidR="00000000" w:rsidDel="00883621">
          <w:rPr>
            <w:spacing w:val="-9"/>
          </w:rPr>
          <w:delText xml:space="preserve"> </w:delText>
        </w:r>
        <w:r w:rsidR="00000000" w:rsidDel="00883621">
          <w:delText>showed reliable MWL sensitivity. Taken together, these findings cau-tion against relying on generic peripheral templates for stress inference in high-demand contexts, while highlighting the value of hybrid architectures that combine EEG for MWL estimation with autonomic measures (especially EDA) for stress monitoring. Future research should address the limi-tations of brief recording durations and static labelling by exploring longitudinal designs and time-resolved annotation, ultimately advancing towards adaptive systems capable of robust operation in real-world environments.</w:delText>
        </w:r>
      </w:del>
    </w:p>
    <w:p w14:paraId="4038DB54" w14:textId="77777777" w:rsidR="005E5D1A" w:rsidRDefault="005E5D1A">
      <w:pPr>
        <w:pStyle w:val="BodyText"/>
        <w:spacing w:before="39"/>
        <w:ind w:left="0"/>
        <w:jc w:val="left"/>
      </w:pPr>
    </w:p>
    <w:p w14:paraId="4038DB55" w14:textId="77777777" w:rsidR="005E5D1A" w:rsidRDefault="00000000">
      <w:pPr>
        <w:pStyle w:val="BodyText"/>
        <w:jc w:val="center"/>
      </w:pPr>
      <w:r>
        <w:rPr>
          <w:smallCaps/>
        </w:rPr>
        <w:t>Data</w:t>
      </w:r>
      <w:r>
        <w:rPr>
          <w:smallCaps/>
          <w:spacing w:val="3"/>
        </w:rPr>
        <w:t xml:space="preserve"> </w:t>
      </w:r>
      <w:r>
        <w:rPr>
          <w:smallCaps/>
          <w:spacing w:val="-2"/>
        </w:rPr>
        <w:t>Availability</w:t>
      </w:r>
    </w:p>
    <w:p w14:paraId="4038DB56" w14:textId="77777777" w:rsidR="005E5D1A" w:rsidRDefault="00000000">
      <w:pPr>
        <w:pStyle w:val="BodyText"/>
        <w:spacing w:before="73" w:line="249" w:lineRule="auto"/>
        <w:ind w:firstLine="199"/>
      </w:pPr>
      <w:r>
        <w:t>The dataset and code supporting the findings of this study will be made publicly available upon publication.</w:t>
      </w:r>
    </w:p>
    <w:p w14:paraId="4038DB57" w14:textId="77777777" w:rsidR="005E5D1A" w:rsidRDefault="005E5D1A">
      <w:pPr>
        <w:pStyle w:val="BodyText"/>
        <w:spacing w:before="40"/>
        <w:ind w:left="0"/>
        <w:jc w:val="left"/>
      </w:pPr>
    </w:p>
    <w:p w14:paraId="4038DB58" w14:textId="77777777" w:rsidR="005E5D1A" w:rsidRDefault="00000000">
      <w:pPr>
        <w:pStyle w:val="BodyText"/>
        <w:jc w:val="center"/>
      </w:pPr>
      <w:r>
        <w:rPr>
          <w:smallCaps/>
          <w:spacing w:val="-2"/>
        </w:rPr>
        <w:t>References</w:t>
      </w:r>
    </w:p>
    <w:p w14:paraId="4038DB59" w14:textId="77777777" w:rsidR="005E5D1A" w:rsidRDefault="00000000">
      <w:pPr>
        <w:pStyle w:val="ListParagraph"/>
        <w:numPr>
          <w:ilvl w:val="0"/>
          <w:numId w:val="1"/>
        </w:numPr>
        <w:tabs>
          <w:tab w:val="left" w:pos="622"/>
          <w:tab w:val="left" w:pos="624"/>
        </w:tabs>
        <w:spacing w:before="109" w:line="232" w:lineRule="auto"/>
        <w:jc w:val="both"/>
        <w:rPr>
          <w:sz w:val="16"/>
        </w:rPr>
      </w:pPr>
      <w:r>
        <w:rPr>
          <w:sz w:val="16"/>
        </w:rPr>
        <w:t xml:space="preserve">S. H. Fairclough, “Fundamentals of physiological computing,” </w:t>
      </w:r>
      <w:r>
        <w:rPr>
          <w:i/>
          <w:sz w:val="16"/>
        </w:rPr>
        <w:t>Interact-ing with Computers</w:t>
      </w:r>
      <w:r>
        <w:rPr>
          <w:sz w:val="16"/>
        </w:rPr>
        <w:t>, vol. 21, no. 1, pp. 133–145, Jan. 2009.</w:t>
      </w:r>
    </w:p>
    <w:p w14:paraId="4038DB5A" w14:textId="77777777" w:rsidR="005E5D1A" w:rsidRDefault="00000000">
      <w:pPr>
        <w:pStyle w:val="ListParagraph"/>
        <w:numPr>
          <w:ilvl w:val="0"/>
          <w:numId w:val="1"/>
        </w:numPr>
        <w:tabs>
          <w:tab w:val="left" w:pos="622"/>
          <w:tab w:val="left" w:pos="624"/>
        </w:tabs>
        <w:spacing w:before="1" w:line="232" w:lineRule="auto"/>
        <w:jc w:val="both"/>
        <w:rPr>
          <w:sz w:val="16"/>
        </w:rPr>
      </w:pPr>
      <w:r>
        <w:rPr>
          <w:sz w:val="16"/>
        </w:rPr>
        <w:t>F. Dehais, A. Lafont, R. Roy, and S. Fairclough, “A Neuroergonomics</w:t>
      </w:r>
      <w:r>
        <w:rPr>
          <w:spacing w:val="40"/>
          <w:sz w:val="16"/>
        </w:rPr>
        <w:t xml:space="preserve"> </w:t>
      </w:r>
      <w:r>
        <w:rPr>
          <w:sz w:val="16"/>
        </w:rPr>
        <w:t>Approach to Mental Workload, Engagement and Human Performance,”</w:t>
      </w:r>
      <w:r>
        <w:rPr>
          <w:spacing w:val="40"/>
          <w:sz w:val="16"/>
        </w:rPr>
        <w:t xml:space="preserve"> </w:t>
      </w:r>
      <w:r>
        <w:rPr>
          <w:i/>
          <w:sz w:val="16"/>
        </w:rPr>
        <w:t>Frontiers in Neuroscience</w:t>
      </w:r>
      <w:r>
        <w:rPr>
          <w:sz w:val="16"/>
        </w:rPr>
        <w:t>, vol. 14, Apr. 2020.</w:t>
      </w:r>
    </w:p>
    <w:p w14:paraId="4038DB5B" w14:textId="77777777" w:rsidR="005E5D1A" w:rsidRDefault="00000000">
      <w:pPr>
        <w:pStyle w:val="ListParagraph"/>
        <w:numPr>
          <w:ilvl w:val="0"/>
          <w:numId w:val="1"/>
        </w:numPr>
        <w:tabs>
          <w:tab w:val="left" w:pos="622"/>
          <w:tab w:val="left" w:pos="624"/>
        </w:tabs>
        <w:spacing w:before="3" w:line="232" w:lineRule="auto"/>
        <w:jc w:val="both"/>
        <w:rPr>
          <w:sz w:val="16"/>
        </w:rPr>
      </w:pPr>
      <w:r>
        <w:rPr>
          <w:sz w:val="16"/>
        </w:rPr>
        <w:t>M. Alimardani and K. Hiraki, “Passive Brain-Computer Interfaces for</w:t>
      </w:r>
      <w:r>
        <w:rPr>
          <w:spacing w:val="40"/>
          <w:sz w:val="16"/>
        </w:rPr>
        <w:t xml:space="preserve"> </w:t>
      </w:r>
      <w:r>
        <w:rPr>
          <w:sz w:val="16"/>
        </w:rPr>
        <w:t xml:space="preserve">Enhanced Human-Robot Interaction,” </w:t>
      </w:r>
      <w:r>
        <w:rPr>
          <w:i/>
          <w:sz w:val="16"/>
        </w:rPr>
        <w:t>Frontiers in Robotics and AI</w:t>
      </w:r>
      <w:r>
        <w:rPr>
          <w:sz w:val="16"/>
        </w:rPr>
        <w:t>,</w:t>
      </w:r>
      <w:r>
        <w:rPr>
          <w:spacing w:val="80"/>
          <w:sz w:val="16"/>
        </w:rPr>
        <w:t xml:space="preserve"> </w:t>
      </w:r>
      <w:r>
        <w:rPr>
          <w:sz w:val="16"/>
        </w:rPr>
        <w:t>vol. 7, p. 125, Oct. 2020.</w:t>
      </w:r>
    </w:p>
    <w:p w14:paraId="4038DB5C" w14:textId="77777777" w:rsidR="005E5D1A" w:rsidRDefault="00000000">
      <w:pPr>
        <w:pStyle w:val="BodyText"/>
        <w:spacing w:before="16"/>
        <w:ind w:left="0"/>
        <w:jc w:val="left"/>
        <w:rPr>
          <w:sz w:val="16"/>
        </w:rPr>
      </w:pPr>
      <w:r>
        <w:br w:type="column"/>
      </w:r>
    </w:p>
    <w:p w14:paraId="4038DB5D" w14:textId="77777777" w:rsidR="005E5D1A" w:rsidRDefault="00000000">
      <w:pPr>
        <w:pStyle w:val="ListParagraph"/>
        <w:numPr>
          <w:ilvl w:val="0"/>
          <w:numId w:val="1"/>
        </w:numPr>
        <w:tabs>
          <w:tab w:val="left" w:pos="562"/>
          <w:tab w:val="left" w:pos="564"/>
        </w:tabs>
        <w:spacing w:before="1" w:line="232" w:lineRule="auto"/>
        <w:ind w:left="564" w:right="977"/>
        <w:jc w:val="both"/>
        <w:rPr>
          <w:sz w:val="16"/>
        </w:rPr>
      </w:pPr>
      <w:r>
        <w:rPr>
          <w:sz w:val="16"/>
        </w:rPr>
        <w:t>J.</w:t>
      </w:r>
      <w:r>
        <w:rPr>
          <w:spacing w:val="40"/>
          <w:sz w:val="16"/>
        </w:rPr>
        <w:t xml:space="preserve"> </w:t>
      </w:r>
      <w:r>
        <w:rPr>
          <w:sz w:val="16"/>
        </w:rPr>
        <w:t>A.</w:t>
      </w:r>
      <w:r>
        <w:rPr>
          <w:spacing w:val="40"/>
          <w:sz w:val="16"/>
        </w:rPr>
        <w:t xml:space="preserve"> </w:t>
      </w:r>
      <w:r>
        <w:rPr>
          <w:sz w:val="16"/>
        </w:rPr>
        <w:t>Mark,</w:t>
      </w:r>
      <w:r>
        <w:rPr>
          <w:spacing w:val="40"/>
          <w:sz w:val="16"/>
        </w:rPr>
        <w:t xml:space="preserve"> </w:t>
      </w:r>
      <w:r>
        <w:rPr>
          <w:sz w:val="16"/>
        </w:rPr>
        <w:t>A.</w:t>
      </w:r>
      <w:r>
        <w:rPr>
          <w:spacing w:val="40"/>
          <w:sz w:val="16"/>
        </w:rPr>
        <w:t xml:space="preserve"> </w:t>
      </w:r>
      <w:r>
        <w:rPr>
          <w:sz w:val="16"/>
        </w:rPr>
        <w:t>Curtin,</w:t>
      </w:r>
      <w:r>
        <w:rPr>
          <w:spacing w:val="40"/>
          <w:sz w:val="16"/>
        </w:rPr>
        <w:t xml:space="preserve"> </w:t>
      </w:r>
      <w:r>
        <w:rPr>
          <w:sz w:val="16"/>
        </w:rPr>
        <w:t>A.</w:t>
      </w:r>
      <w:r>
        <w:rPr>
          <w:spacing w:val="40"/>
          <w:sz w:val="16"/>
        </w:rPr>
        <w:t xml:space="preserve"> </w:t>
      </w:r>
      <w:r>
        <w:rPr>
          <w:sz w:val="16"/>
        </w:rPr>
        <w:t>E.</w:t>
      </w:r>
      <w:r>
        <w:rPr>
          <w:spacing w:val="40"/>
          <w:sz w:val="16"/>
        </w:rPr>
        <w:t xml:space="preserve"> </w:t>
      </w:r>
      <w:r>
        <w:rPr>
          <w:sz w:val="16"/>
        </w:rPr>
        <w:t>Kraft,</w:t>
      </w:r>
      <w:r>
        <w:rPr>
          <w:spacing w:val="40"/>
          <w:sz w:val="16"/>
        </w:rPr>
        <w:t xml:space="preserve"> </w:t>
      </w:r>
      <w:r>
        <w:rPr>
          <w:sz w:val="16"/>
        </w:rPr>
        <w:t>M.</w:t>
      </w:r>
      <w:r>
        <w:rPr>
          <w:spacing w:val="40"/>
          <w:sz w:val="16"/>
        </w:rPr>
        <w:t xml:space="preserve"> </w:t>
      </w:r>
      <w:r>
        <w:rPr>
          <w:sz w:val="16"/>
        </w:rPr>
        <w:t>D.</w:t>
      </w:r>
      <w:r>
        <w:rPr>
          <w:spacing w:val="40"/>
          <w:sz w:val="16"/>
        </w:rPr>
        <w:t xml:space="preserve"> </w:t>
      </w:r>
      <w:r>
        <w:rPr>
          <w:sz w:val="16"/>
        </w:rPr>
        <w:t>Ziegler,</w:t>
      </w:r>
      <w:r>
        <w:rPr>
          <w:spacing w:val="40"/>
          <w:sz w:val="16"/>
        </w:rPr>
        <w:t xml:space="preserve"> </w:t>
      </w:r>
      <w:r>
        <w:rPr>
          <w:sz w:val="16"/>
        </w:rPr>
        <w:t>and</w:t>
      </w:r>
      <w:r>
        <w:rPr>
          <w:spacing w:val="40"/>
          <w:sz w:val="16"/>
        </w:rPr>
        <w:t xml:space="preserve"> </w:t>
      </w:r>
      <w:r>
        <w:rPr>
          <w:sz w:val="16"/>
        </w:rPr>
        <w:t>H.</w:t>
      </w:r>
      <w:r>
        <w:rPr>
          <w:spacing w:val="40"/>
          <w:sz w:val="16"/>
        </w:rPr>
        <w:t xml:space="preserve"> </w:t>
      </w:r>
      <w:r>
        <w:rPr>
          <w:sz w:val="16"/>
        </w:rPr>
        <w:t>Ayaz,</w:t>
      </w:r>
      <w:r>
        <w:rPr>
          <w:spacing w:val="40"/>
          <w:sz w:val="16"/>
        </w:rPr>
        <w:t xml:space="preserve"> </w:t>
      </w:r>
      <w:r>
        <w:rPr>
          <w:sz w:val="16"/>
        </w:rPr>
        <w:t>“Mental</w:t>
      </w:r>
      <w:r>
        <w:rPr>
          <w:spacing w:val="40"/>
          <w:sz w:val="16"/>
        </w:rPr>
        <w:t xml:space="preserve"> </w:t>
      </w:r>
      <w:r>
        <w:rPr>
          <w:sz w:val="16"/>
        </w:rPr>
        <w:t>workload</w:t>
      </w:r>
      <w:r>
        <w:rPr>
          <w:spacing w:val="40"/>
          <w:sz w:val="16"/>
        </w:rPr>
        <w:t xml:space="preserve"> </w:t>
      </w:r>
      <w:r>
        <w:rPr>
          <w:sz w:val="16"/>
        </w:rPr>
        <w:t>assessment</w:t>
      </w:r>
      <w:r>
        <w:rPr>
          <w:spacing w:val="40"/>
          <w:sz w:val="16"/>
        </w:rPr>
        <w:t xml:space="preserve"> </w:t>
      </w:r>
      <w:r>
        <w:rPr>
          <w:sz w:val="16"/>
        </w:rPr>
        <w:t>by</w:t>
      </w:r>
      <w:r>
        <w:rPr>
          <w:spacing w:val="40"/>
          <w:sz w:val="16"/>
        </w:rPr>
        <w:t xml:space="preserve"> </w:t>
      </w:r>
      <w:r>
        <w:rPr>
          <w:sz w:val="16"/>
        </w:rPr>
        <w:t>monitoring</w:t>
      </w:r>
      <w:r>
        <w:rPr>
          <w:spacing w:val="40"/>
          <w:sz w:val="16"/>
        </w:rPr>
        <w:t xml:space="preserve"> </w:t>
      </w:r>
      <w:r>
        <w:rPr>
          <w:sz w:val="16"/>
        </w:rPr>
        <w:t>brain,</w:t>
      </w:r>
      <w:r>
        <w:rPr>
          <w:spacing w:val="40"/>
          <w:sz w:val="16"/>
        </w:rPr>
        <w:t xml:space="preserve"> </w:t>
      </w:r>
      <w:r>
        <w:rPr>
          <w:sz w:val="16"/>
        </w:rPr>
        <w:t>heart,</w:t>
      </w:r>
      <w:r>
        <w:rPr>
          <w:spacing w:val="40"/>
          <w:sz w:val="16"/>
        </w:rPr>
        <w:t xml:space="preserve"> </w:t>
      </w:r>
      <w:r>
        <w:rPr>
          <w:sz w:val="16"/>
        </w:rPr>
        <w:t>and</w:t>
      </w:r>
      <w:r>
        <w:rPr>
          <w:spacing w:val="40"/>
          <w:sz w:val="16"/>
        </w:rPr>
        <w:t xml:space="preserve"> </w:t>
      </w:r>
      <w:r>
        <w:rPr>
          <w:sz w:val="16"/>
        </w:rPr>
        <w:t>eye</w:t>
      </w:r>
      <w:r>
        <w:rPr>
          <w:spacing w:val="40"/>
          <w:sz w:val="16"/>
        </w:rPr>
        <w:t xml:space="preserve"> </w:t>
      </w:r>
      <w:r>
        <w:rPr>
          <w:sz w:val="16"/>
        </w:rPr>
        <w:t>with</w:t>
      </w:r>
      <w:r>
        <w:rPr>
          <w:spacing w:val="26"/>
          <w:sz w:val="16"/>
        </w:rPr>
        <w:t xml:space="preserve"> </w:t>
      </w:r>
      <w:r>
        <w:rPr>
          <w:sz w:val="16"/>
        </w:rPr>
        <w:t>six</w:t>
      </w:r>
      <w:r>
        <w:rPr>
          <w:spacing w:val="26"/>
          <w:sz w:val="16"/>
        </w:rPr>
        <w:t xml:space="preserve"> </w:t>
      </w:r>
      <w:r>
        <w:rPr>
          <w:sz w:val="16"/>
        </w:rPr>
        <w:t>biomedical</w:t>
      </w:r>
      <w:r>
        <w:rPr>
          <w:spacing w:val="26"/>
          <w:sz w:val="16"/>
        </w:rPr>
        <w:t xml:space="preserve"> </w:t>
      </w:r>
      <w:r>
        <w:rPr>
          <w:sz w:val="16"/>
        </w:rPr>
        <w:t>modalities</w:t>
      </w:r>
      <w:r>
        <w:rPr>
          <w:spacing w:val="26"/>
          <w:sz w:val="16"/>
        </w:rPr>
        <w:t xml:space="preserve"> </w:t>
      </w:r>
      <w:r>
        <w:rPr>
          <w:sz w:val="16"/>
        </w:rPr>
        <w:t>during</w:t>
      </w:r>
      <w:r>
        <w:rPr>
          <w:spacing w:val="26"/>
          <w:sz w:val="16"/>
        </w:rPr>
        <w:t xml:space="preserve"> </w:t>
      </w:r>
      <w:r>
        <w:rPr>
          <w:sz w:val="16"/>
        </w:rPr>
        <w:t>six</w:t>
      </w:r>
      <w:r>
        <w:rPr>
          <w:spacing w:val="26"/>
          <w:sz w:val="16"/>
        </w:rPr>
        <w:t xml:space="preserve"> </w:t>
      </w:r>
      <w:r>
        <w:rPr>
          <w:sz w:val="16"/>
        </w:rPr>
        <w:t>cognitive</w:t>
      </w:r>
      <w:r>
        <w:rPr>
          <w:spacing w:val="26"/>
          <w:sz w:val="16"/>
        </w:rPr>
        <w:t xml:space="preserve"> </w:t>
      </w:r>
      <w:r>
        <w:rPr>
          <w:sz w:val="16"/>
        </w:rPr>
        <w:t>tasks,”</w:t>
      </w:r>
      <w:r>
        <w:rPr>
          <w:spacing w:val="26"/>
          <w:sz w:val="16"/>
        </w:rPr>
        <w:t xml:space="preserve"> </w:t>
      </w:r>
      <w:r>
        <w:rPr>
          <w:i/>
          <w:sz w:val="16"/>
        </w:rPr>
        <w:t>Frontiers</w:t>
      </w:r>
      <w:r>
        <w:rPr>
          <w:i/>
          <w:spacing w:val="40"/>
          <w:sz w:val="16"/>
        </w:rPr>
        <w:t xml:space="preserve"> </w:t>
      </w:r>
      <w:r>
        <w:rPr>
          <w:i/>
          <w:sz w:val="16"/>
        </w:rPr>
        <w:t>in Neuroergonomics</w:t>
      </w:r>
      <w:r>
        <w:rPr>
          <w:sz w:val="16"/>
        </w:rPr>
        <w:t>, vol. 5, p. 1345507, Mar. 2024.</w:t>
      </w:r>
    </w:p>
    <w:p w14:paraId="4038DB5E" w14:textId="77777777" w:rsidR="005E5D1A" w:rsidRDefault="00000000">
      <w:pPr>
        <w:pStyle w:val="ListParagraph"/>
        <w:numPr>
          <w:ilvl w:val="0"/>
          <w:numId w:val="1"/>
        </w:numPr>
        <w:tabs>
          <w:tab w:val="left" w:pos="284"/>
        </w:tabs>
        <w:spacing w:before="9" w:line="182" w:lineRule="exact"/>
        <w:ind w:left="284" w:right="977" w:hanging="284"/>
        <w:rPr>
          <w:sz w:val="16"/>
        </w:rPr>
      </w:pPr>
      <w:r>
        <w:rPr>
          <w:sz w:val="16"/>
        </w:rPr>
        <w:t>P.</w:t>
      </w:r>
      <w:r>
        <w:rPr>
          <w:spacing w:val="56"/>
          <w:sz w:val="16"/>
        </w:rPr>
        <w:t xml:space="preserve"> </w:t>
      </w:r>
      <w:r>
        <w:rPr>
          <w:sz w:val="16"/>
        </w:rPr>
        <w:t>Arico`,</w:t>
      </w:r>
      <w:r>
        <w:rPr>
          <w:spacing w:val="56"/>
          <w:sz w:val="16"/>
        </w:rPr>
        <w:t xml:space="preserve"> </w:t>
      </w:r>
      <w:r>
        <w:rPr>
          <w:sz w:val="16"/>
        </w:rPr>
        <w:t>G.</w:t>
      </w:r>
      <w:r>
        <w:rPr>
          <w:spacing w:val="57"/>
          <w:sz w:val="16"/>
        </w:rPr>
        <w:t xml:space="preserve"> </w:t>
      </w:r>
      <w:r>
        <w:rPr>
          <w:sz w:val="16"/>
        </w:rPr>
        <w:t>Borghini,</w:t>
      </w:r>
      <w:r>
        <w:rPr>
          <w:spacing w:val="56"/>
          <w:sz w:val="16"/>
        </w:rPr>
        <w:t xml:space="preserve"> </w:t>
      </w:r>
      <w:r>
        <w:rPr>
          <w:sz w:val="16"/>
        </w:rPr>
        <w:t>G.</w:t>
      </w:r>
      <w:r>
        <w:rPr>
          <w:spacing w:val="56"/>
          <w:sz w:val="16"/>
        </w:rPr>
        <w:t xml:space="preserve"> </w:t>
      </w:r>
      <w:r>
        <w:rPr>
          <w:sz w:val="16"/>
        </w:rPr>
        <w:t>Di</w:t>
      </w:r>
      <w:r>
        <w:rPr>
          <w:spacing w:val="57"/>
          <w:sz w:val="16"/>
        </w:rPr>
        <w:t xml:space="preserve"> </w:t>
      </w:r>
      <w:r>
        <w:rPr>
          <w:sz w:val="16"/>
        </w:rPr>
        <w:t>Flumeri,</w:t>
      </w:r>
      <w:r>
        <w:rPr>
          <w:spacing w:val="56"/>
          <w:sz w:val="16"/>
        </w:rPr>
        <w:t xml:space="preserve"> </w:t>
      </w:r>
      <w:r>
        <w:rPr>
          <w:sz w:val="16"/>
        </w:rPr>
        <w:t>A.</w:t>
      </w:r>
      <w:r>
        <w:rPr>
          <w:spacing w:val="56"/>
          <w:sz w:val="16"/>
        </w:rPr>
        <w:t xml:space="preserve"> </w:t>
      </w:r>
      <w:r>
        <w:rPr>
          <w:sz w:val="16"/>
        </w:rPr>
        <w:t>Colosimo,</w:t>
      </w:r>
      <w:r>
        <w:rPr>
          <w:spacing w:val="57"/>
          <w:sz w:val="16"/>
        </w:rPr>
        <w:t xml:space="preserve"> </w:t>
      </w:r>
      <w:r>
        <w:rPr>
          <w:sz w:val="16"/>
        </w:rPr>
        <w:t>S.</w:t>
      </w:r>
      <w:r>
        <w:rPr>
          <w:spacing w:val="56"/>
          <w:sz w:val="16"/>
        </w:rPr>
        <w:t xml:space="preserve"> </w:t>
      </w:r>
      <w:r>
        <w:rPr>
          <w:spacing w:val="-2"/>
          <w:sz w:val="16"/>
        </w:rPr>
        <w:t>Bonelli,</w:t>
      </w:r>
    </w:p>
    <w:p w14:paraId="4038DB5F" w14:textId="77777777" w:rsidR="005E5D1A" w:rsidRDefault="00000000">
      <w:pPr>
        <w:spacing w:line="179" w:lineRule="exact"/>
        <w:ind w:right="977"/>
        <w:jc w:val="right"/>
        <w:rPr>
          <w:sz w:val="16"/>
        </w:rPr>
      </w:pPr>
      <w:r>
        <w:rPr>
          <w:sz w:val="16"/>
        </w:rPr>
        <w:t>A.</w:t>
      </w:r>
      <w:r>
        <w:rPr>
          <w:spacing w:val="41"/>
          <w:sz w:val="16"/>
        </w:rPr>
        <w:t xml:space="preserve"> </w:t>
      </w:r>
      <w:r>
        <w:rPr>
          <w:sz w:val="16"/>
        </w:rPr>
        <w:t>Golfetti,</w:t>
      </w:r>
      <w:r>
        <w:rPr>
          <w:spacing w:val="42"/>
          <w:sz w:val="16"/>
        </w:rPr>
        <w:t xml:space="preserve"> </w:t>
      </w:r>
      <w:r>
        <w:rPr>
          <w:sz w:val="16"/>
        </w:rPr>
        <w:t>S.</w:t>
      </w:r>
      <w:r>
        <w:rPr>
          <w:spacing w:val="42"/>
          <w:sz w:val="16"/>
        </w:rPr>
        <w:t xml:space="preserve"> </w:t>
      </w:r>
      <w:r>
        <w:rPr>
          <w:sz w:val="16"/>
        </w:rPr>
        <w:t>Pozzi,</w:t>
      </w:r>
      <w:r>
        <w:rPr>
          <w:spacing w:val="42"/>
          <w:sz w:val="16"/>
        </w:rPr>
        <w:t xml:space="preserve"> </w:t>
      </w:r>
      <w:r>
        <w:rPr>
          <w:sz w:val="16"/>
        </w:rPr>
        <w:t>J.-P.</w:t>
      </w:r>
      <w:r>
        <w:rPr>
          <w:spacing w:val="42"/>
          <w:sz w:val="16"/>
        </w:rPr>
        <w:t xml:space="preserve"> </w:t>
      </w:r>
      <w:r>
        <w:rPr>
          <w:sz w:val="16"/>
        </w:rPr>
        <w:t>Imbert,</w:t>
      </w:r>
      <w:r>
        <w:rPr>
          <w:spacing w:val="41"/>
          <w:sz w:val="16"/>
        </w:rPr>
        <w:t xml:space="preserve"> </w:t>
      </w:r>
      <w:r>
        <w:rPr>
          <w:sz w:val="16"/>
        </w:rPr>
        <w:t>G.</w:t>
      </w:r>
      <w:r>
        <w:rPr>
          <w:spacing w:val="42"/>
          <w:sz w:val="16"/>
        </w:rPr>
        <w:t xml:space="preserve"> </w:t>
      </w:r>
      <w:r>
        <w:rPr>
          <w:sz w:val="16"/>
        </w:rPr>
        <w:t>Granger,</w:t>
      </w:r>
      <w:r>
        <w:rPr>
          <w:spacing w:val="42"/>
          <w:sz w:val="16"/>
        </w:rPr>
        <w:t xml:space="preserve"> </w:t>
      </w:r>
      <w:r>
        <w:rPr>
          <w:sz w:val="16"/>
        </w:rPr>
        <w:t>R.</w:t>
      </w:r>
      <w:r>
        <w:rPr>
          <w:spacing w:val="42"/>
          <w:sz w:val="16"/>
        </w:rPr>
        <w:t xml:space="preserve"> </w:t>
      </w:r>
      <w:r>
        <w:rPr>
          <w:sz w:val="16"/>
        </w:rPr>
        <w:t>Benhacene,</w:t>
      </w:r>
      <w:r>
        <w:rPr>
          <w:spacing w:val="42"/>
          <w:sz w:val="16"/>
        </w:rPr>
        <w:t xml:space="preserve"> </w:t>
      </w:r>
      <w:r>
        <w:rPr>
          <w:spacing w:val="-5"/>
          <w:sz w:val="16"/>
        </w:rPr>
        <w:t>and</w:t>
      </w:r>
    </w:p>
    <w:p w14:paraId="4038DB60" w14:textId="77777777" w:rsidR="005E5D1A" w:rsidRDefault="00000000">
      <w:pPr>
        <w:spacing w:before="2" w:line="232" w:lineRule="auto"/>
        <w:ind w:left="564" w:right="977"/>
        <w:jc w:val="both"/>
        <w:rPr>
          <w:sz w:val="16"/>
        </w:rPr>
      </w:pPr>
      <w:r>
        <w:rPr>
          <w:sz w:val="16"/>
        </w:rPr>
        <w:t>F. Babiloni, “Adaptive Automation Triggered by EEG-Based Mental</w:t>
      </w:r>
      <w:r>
        <w:rPr>
          <w:spacing w:val="40"/>
          <w:sz w:val="16"/>
        </w:rPr>
        <w:t xml:space="preserve"> </w:t>
      </w:r>
      <w:r>
        <w:rPr>
          <w:sz w:val="16"/>
        </w:rPr>
        <w:t>Workload Index: A Passive Brain-Computer Interface Application in</w:t>
      </w:r>
      <w:r>
        <w:rPr>
          <w:spacing w:val="40"/>
          <w:sz w:val="16"/>
        </w:rPr>
        <w:t xml:space="preserve"> </w:t>
      </w:r>
      <w:r>
        <w:rPr>
          <w:sz w:val="16"/>
        </w:rPr>
        <w:t>Realistic</w:t>
      </w:r>
      <w:r>
        <w:rPr>
          <w:spacing w:val="-1"/>
          <w:sz w:val="16"/>
        </w:rPr>
        <w:t xml:space="preserve"> </w:t>
      </w:r>
      <w:r>
        <w:rPr>
          <w:sz w:val="16"/>
        </w:rPr>
        <w:t>Air</w:t>
      </w:r>
      <w:r>
        <w:rPr>
          <w:spacing w:val="-1"/>
          <w:sz w:val="16"/>
        </w:rPr>
        <w:t xml:space="preserve"> </w:t>
      </w:r>
      <w:r>
        <w:rPr>
          <w:sz w:val="16"/>
        </w:rPr>
        <w:t>Traffic</w:t>
      </w:r>
      <w:r>
        <w:rPr>
          <w:spacing w:val="-1"/>
          <w:sz w:val="16"/>
        </w:rPr>
        <w:t xml:space="preserve"> </w:t>
      </w:r>
      <w:r>
        <w:rPr>
          <w:sz w:val="16"/>
        </w:rPr>
        <w:t>Control</w:t>
      </w:r>
      <w:r>
        <w:rPr>
          <w:spacing w:val="-1"/>
          <w:sz w:val="16"/>
        </w:rPr>
        <w:t xml:space="preserve"> </w:t>
      </w:r>
      <w:r>
        <w:rPr>
          <w:sz w:val="16"/>
        </w:rPr>
        <w:t>Environment,”</w:t>
      </w:r>
      <w:r>
        <w:rPr>
          <w:spacing w:val="-1"/>
          <w:sz w:val="16"/>
        </w:rPr>
        <w:t xml:space="preserve"> </w:t>
      </w:r>
      <w:r>
        <w:rPr>
          <w:i/>
          <w:sz w:val="16"/>
        </w:rPr>
        <w:t>Frontiers</w:t>
      </w:r>
      <w:r>
        <w:rPr>
          <w:i/>
          <w:spacing w:val="-1"/>
          <w:sz w:val="16"/>
        </w:rPr>
        <w:t xml:space="preserve"> </w:t>
      </w:r>
      <w:r>
        <w:rPr>
          <w:i/>
          <w:sz w:val="16"/>
        </w:rPr>
        <w:t>in</w:t>
      </w:r>
      <w:r>
        <w:rPr>
          <w:i/>
          <w:spacing w:val="-1"/>
          <w:sz w:val="16"/>
        </w:rPr>
        <w:t xml:space="preserve"> </w:t>
      </w:r>
      <w:r>
        <w:rPr>
          <w:i/>
          <w:sz w:val="16"/>
        </w:rPr>
        <w:t>Human</w:t>
      </w:r>
      <w:r>
        <w:rPr>
          <w:i/>
          <w:spacing w:val="-1"/>
          <w:sz w:val="16"/>
        </w:rPr>
        <w:t xml:space="preserve"> </w:t>
      </w:r>
      <w:r>
        <w:rPr>
          <w:i/>
          <w:sz w:val="16"/>
        </w:rPr>
        <w:t>Neuro-science</w:t>
      </w:r>
      <w:r>
        <w:rPr>
          <w:sz w:val="16"/>
        </w:rPr>
        <w:t>, vol. 10, Oct. 2016.</w:t>
      </w:r>
    </w:p>
    <w:p w14:paraId="4038DB61" w14:textId="77777777" w:rsidR="005E5D1A" w:rsidRDefault="00000000">
      <w:pPr>
        <w:pStyle w:val="ListParagraph"/>
        <w:numPr>
          <w:ilvl w:val="0"/>
          <w:numId w:val="1"/>
        </w:numPr>
        <w:tabs>
          <w:tab w:val="left" w:pos="562"/>
        </w:tabs>
        <w:spacing w:before="9" w:line="182" w:lineRule="exact"/>
        <w:ind w:left="562" w:hanging="284"/>
        <w:jc w:val="both"/>
        <w:rPr>
          <w:sz w:val="16"/>
        </w:rPr>
      </w:pPr>
      <w:r>
        <w:rPr>
          <w:sz w:val="16"/>
        </w:rPr>
        <w:t>Q.</w:t>
      </w:r>
      <w:r>
        <w:rPr>
          <w:spacing w:val="21"/>
          <w:sz w:val="16"/>
        </w:rPr>
        <w:t xml:space="preserve"> </w:t>
      </w:r>
      <w:r>
        <w:rPr>
          <w:sz w:val="16"/>
        </w:rPr>
        <w:t>Meteier,</w:t>
      </w:r>
      <w:r>
        <w:rPr>
          <w:spacing w:val="22"/>
          <w:sz w:val="16"/>
        </w:rPr>
        <w:t xml:space="preserve"> </w:t>
      </w:r>
      <w:r>
        <w:rPr>
          <w:sz w:val="16"/>
        </w:rPr>
        <w:t>M.</w:t>
      </w:r>
      <w:r>
        <w:rPr>
          <w:spacing w:val="21"/>
          <w:sz w:val="16"/>
        </w:rPr>
        <w:t xml:space="preserve"> </w:t>
      </w:r>
      <w:r>
        <w:rPr>
          <w:sz w:val="16"/>
        </w:rPr>
        <w:t>Capallera,</w:t>
      </w:r>
      <w:r>
        <w:rPr>
          <w:spacing w:val="22"/>
          <w:sz w:val="16"/>
        </w:rPr>
        <w:t xml:space="preserve"> </w:t>
      </w:r>
      <w:r>
        <w:rPr>
          <w:sz w:val="16"/>
        </w:rPr>
        <w:t>S.</w:t>
      </w:r>
      <w:r>
        <w:rPr>
          <w:spacing w:val="22"/>
          <w:sz w:val="16"/>
        </w:rPr>
        <w:t xml:space="preserve"> </w:t>
      </w:r>
      <w:r>
        <w:rPr>
          <w:sz w:val="16"/>
        </w:rPr>
        <w:t>Ruffieux,</w:t>
      </w:r>
      <w:r>
        <w:rPr>
          <w:spacing w:val="21"/>
          <w:sz w:val="16"/>
        </w:rPr>
        <w:t xml:space="preserve"> </w:t>
      </w:r>
      <w:r>
        <w:rPr>
          <w:sz w:val="16"/>
        </w:rPr>
        <w:t>L.</w:t>
      </w:r>
      <w:r>
        <w:rPr>
          <w:spacing w:val="22"/>
          <w:sz w:val="16"/>
        </w:rPr>
        <w:t xml:space="preserve"> </w:t>
      </w:r>
      <w:r>
        <w:rPr>
          <w:sz w:val="16"/>
        </w:rPr>
        <w:t>Angelini,</w:t>
      </w:r>
      <w:r>
        <w:rPr>
          <w:spacing w:val="22"/>
          <w:sz w:val="16"/>
        </w:rPr>
        <w:t xml:space="preserve"> </w:t>
      </w:r>
      <w:r>
        <w:rPr>
          <w:sz w:val="16"/>
        </w:rPr>
        <w:t>O.</w:t>
      </w:r>
      <w:r>
        <w:rPr>
          <w:spacing w:val="21"/>
          <w:sz w:val="16"/>
        </w:rPr>
        <w:t xml:space="preserve"> </w:t>
      </w:r>
      <w:r>
        <w:rPr>
          <w:sz w:val="16"/>
        </w:rPr>
        <w:t>Abou</w:t>
      </w:r>
      <w:r>
        <w:rPr>
          <w:spacing w:val="22"/>
          <w:sz w:val="16"/>
        </w:rPr>
        <w:t xml:space="preserve"> </w:t>
      </w:r>
      <w:r>
        <w:rPr>
          <w:spacing w:val="-2"/>
          <w:sz w:val="16"/>
        </w:rPr>
        <w:t>Khaled,</w:t>
      </w:r>
    </w:p>
    <w:p w14:paraId="4038DB62" w14:textId="77777777" w:rsidR="005E5D1A" w:rsidRDefault="00000000">
      <w:pPr>
        <w:spacing w:before="2" w:line="232" w:lineRule="auto"/>
        <w:ind w:left="564" w:right="977"/>
        <w:jc w:val="both"/>
        <w:rPr>
          <w:sz w:val="16"/>
        </w:rPr>
      </w:pPr>
      <w:r>
        <w:rPr>
          <w:sz w:val="16"/>
        </w:rPr>
        <w:t>E. Mugellini, M. Widmer, and A. Sonderegger, “Classification of</w:t>
      </w:r>
      <w:r>
        <w:rPr>
          <w:spacing w:val="40"/>
          <w:sz w:val="16"/>
        </w:rPr>
        <w:t xml:space="preserve"> </w:t>
      </w:r>
      <w:r>
        <w:rPr>
          <w:sz w:val="16"/>
        </w:rPr>
        <w:t>Drivers’</w:t>
      </w:r>
      <w:r>
        <w:rPr>
          <w:spacing w:val="-2"/>
          <w:sz w:val="16"/>
        </w:rPr>
        <w:t xml:space="preserve"> </w:t>
      </w:r>
      <w:r>
        <w:rPr>
          <w:sz w:val="16"/>
        </w:rPr>
        <w:t>Workload</w:t>
      </w:r>
      <w:r>
        <w:rPr>
          <w:spacing w:val="-2"/>
          <w:sz w:val="16"/>
        </w:rPr>
        <w:t xml:space="preserve"> </w:t>
      </w:r>
      <w:r>
        <w:rPr>
          <w:sz w:val="16"/>
        </w:rPr>
        <w:t>Using</w:t>
      </w:r>
      <w:r>
        <w:rPr>
          <w:spacing w:val="-2"/>
          <w:sz w:val="16"/>
        </w:rPr>
        <w:t xml:space="preserve"> </w:t>
      </w:r>
      <w:r>
        <w:rPr>
          <w:sz w:val="16"/>
        </w:rPr>
        <w:t>Physiological</w:t>
      </w:r>
      <w:r>
        <w:rPr>
          <w:spacing w:val="-2"/>
          <w:sz w:val="16"/>
        </w:rPr>
        <w:t xml:space="preserve"> </w:t>
      </w:r>
      <w:r>
        <w:rPr>
          <w:sz w:val="16"/>
        </w:rPr>
        <w:t>Signals</w:t>
      </w:r>
      <w:r>
        <w:rPr>
          <w:spacing w:val="-2"/>
          <w:sz w:val="16"/>
        </w:rPr>
        <w:t xml:space="preserve"> </w:t>
      </w:r>
      <w:r>
        <w:rPr>
          <w:sz w:val="16"/>
        </w:rPr>
        <w:t>in</w:t>
      </w:r>
      <w:r>
        <w:rPr>
          <w:spacing w:val="-2"/>
          <w:sz w:val="16"/>
        </w:rPr>
        <w:t xml:space="preserve"> </w:t>
      </w:r>
      <w:r>
        <w:rPr>
          <w:sz w:val="16"/>
        </w:rPr>
        <w:t>Conditional</w:t>
      </w:r>
      <w:r>
        <w:rPr>
          <w:spacing w:val="-2"/>
          <w:sz w:val="16"/>
        </w:rPr>
        <w:t xml:space="preserve"> </w:t>
      </w:r>
      <w:r>
        <w:rPr>
          <w:sz w:val="16"/>
        </w:rPr>
        <w:t xml:space="preserve">Automa-tion,” </w:t>
      </w:r>
      <w:r>
        <w:rPr>
          <w:i/>
          <w:sz w:val="16"/>
        </w:rPr>
        <w:t>Frontiers in Psychology</w:t>
      </w:r>
      <w:r>
        <w:rPr>
          <w:sz w:val="16"/>
        </w:rPr>
        <w:t>, vol. 12, Feb. 2021.</w:t>
      </w:r>
    </w:p>
    <w:p w14:paraId="4038DB63" w14:textId="77777777" w:rsidR="005E5D1A" w:rsidRDefault="00000000">
      <w:pPr>
        <w:pStyle w:val="ListParagraph"/>
        <w:numPr>
          <w:ilvl w:val="0"/>
          <w:numId w:val="1"/>
        </w:numPr>
        <w:tabs>
          <w:tab w:val="left" w:pos="562"/>
        </w:tabs>
        <w:spacing w:before="8" w:line="182" w:lineRule="exact"/>
        <w:ind w:left="562" w:hanging="284"/>
        <w:jc w:val="both"/>
        <w:rPr>
          <w:sz w:val="16"/>
        </w:rPr>
      </w:pPr>
      <w:r>
        <w:rPr>
          <w:sz w:val="16"/>
        </w:rPr>
        <w:t>F.</w:t>
      </w:r>
      <w:r>
        <w:rPr>
          <w:spacing w:val="77"/>
          <w:w w:val="150"/>
          <w:sz w:val="16"/>
        </w:rPr>
        <w:t xml:space="preserve"> </w:t>
      </w:r>
      <w:r>
        <w:rPr>
          <w:sz w:val="16"/>
        </w:rPr>
        <w:t>Dehais,</w:t>
      </w:r>
      <w:r>
        <w:rPr>
          <w:spacing w:val="78"/>
          <w:w w:val="150"/>
          <w:sz w:val="16"/>
        </w:rPr>
        <w:t xml:space="preserve"> </w:t>
      </w:r>
      <w:r>
        <w:rPr>
          <w:sz w:val="16"/>
        </w:rPr>
        <w:t>S.</w:t>
      </w:r>
      <w:r>
        <w:rPr>
          <w:spacing w:val="78"/>
          <w:w w:val="150"/>
          <w:sz w:val="16"/>
        </w:rPr>
        <w:t xml:space="preserve"> </w:t>
      </w:r>
      <w:r>
        <w:rPr>
          <w:sz w:val="16"/>
        </w:rPr>
        <w:t>Ladouce,</w:t>
      </w:r>
      <w:r>
        <w:rPr>
          <w:spacing w:val="77"/>
          <w:w w:val="150"/>
          <w:sz w:val="16"/>
        </w:rPr>
        <w:t xml:space="preserve"> </w:t>
      </w:r>
      <w:r>
        <w:rPr>
          <w:sz w:val="16"/>
        </w:rPr>
        <w:t>L.</w:t>
      </w:r>
      <w:r>
        <w:rPr>
          <w:spacing w:val="78"/>
          <w:w w:val="150"/>
          <w:sz w:val="16"/>
        </w:rPr>
        <w:t xml:space="preserve"> </w:t>
      </w:r>
      <w:r>
        <w:rPr>
          <w:sz w:val="16"/>
        </w:rPr>
        <w:t>Darmet,</w:t>
      </w:r>
      <w:r>
        <w:rPr>
          <w:spacing w:val="78"/>
          <w:w w:val="150"/>
          <w:sz w:val="16"/>
        </w:rPr>
        <w:t xml:space="preserve"> </w:t>
      </w:r>
      <w:r>
        <w:rPr>
          <w:sz w:val="16"/>
        </w:rPr>
        <w:t>T.-V.</w:t>
      </w:r>
      <w:r>
        <w:rPr>
          <w:spacing w:val="77"/>
          <w:w w:val="150"/>
          <w:sz w:val="16"/>
        </w:rPr>
        <w:t xml:space="preserve"> </w:t>
      </w:r>
      <w:r>
        <w:rPr>
          <w:sz w:val="16"/>
        </w:rPr>
        <w:t>Nong,</w:t>
      </w:r>
      <w:r>
        <w:rPr>
          <w:spacing w:val="78"/>
          <w:w w:val="150"/>
          <w:sz w:val="16"/>
        </w:rPr>
        <w:t xml:space="preserve"> </w:t>
      </w:r>
      <w:r>
        <w:rPr>
          <w:sz w:val="16"/>
        </w:rPr>
        <w:t>G.</w:t>
      </w:r>
      <w:r>
        <w:rPr>
          <w:spacing w:val="78"/>
          <w:w w:val="150"/>
          <w:sz w:val="16"/>
        </w:rPr>
        <w:t xml:space="preserve"> </w:t>
      </w:r>
      <w:r>
        <w:rPr>
          <w:spacing w:val="-2"/>
          <w:sz w:val="16"/>
        </w:rPr>
        <w:t>Ferraro,</w:t>
      </w:r>
    </w:p>
    <w:p w14:paraId="4038DB64" w14:textId="77777777" w:rsidR="005E5D1A" w:rsidRDefault="00000000">
      <w:pPr>
        <w:spacing w:before="2" w:line="232" w:lineRule="auto"/>
        <w:ind w:left="564" w:right="977"/>
        <w:jc w:val="both"/>
        <w:rPr>
          <w:sz w:val="16"/>
        </w:rPr>
      </w:pPr>
      <w:r>
        <w:rPr>
          <w:sz w:val="16"/>
        </w:rPr>
        <w:t>J.</w:t>
      </w:r>
      <w:r>
        <w:rPr>
          <w:spacing w:val="-9"/>
          <w:sz w:val="16"/>
        </w:rPr>
        <w:t xml:space="preserve"> </w:t>
      </w:r>
      <w:r>
        <w:rPr>
          <w:sz w:val="16"/>
        </w:rPr>
        <w:t>Torre</w:t>
      </w:r>
      <w:r>
        <w:rPr>
          <w:spacing w:val="-9"/>
          <w:sz w:val="16"/>
        </w:rPr>
        <w:t xml:space="preserve"> </w:t>
      </w:r>
      <w:r>
        <w:rPr>
          <w:sz w:val="16"/>
        </w:rPr>
        <w:t>Tresols,</w:t>
      </w:r>
      <w:r>
        <w:rPr>
          <w:spacing w:val="-9"/>
          <w:sz w:val="16"/>
        </w:rPr>
        <w:t xml:space="preserve"> </w:t>
      </w:r>
      <w:r>
        <w:rPr>
          <w:sz w:val="16"/>
        </w:rPr>
        <w:t>S.</w:t>
      </w:r>
      <w:r>
        <w:rPr>
          <w:spacing w:val="-9"/>
          <w:sz w:val="16"/>
        </w:rPr>
        <w:t xml:space="preserve"> </w:t>
      </w:r>
      <w:r>
        <w:rPr>
          <w:sz w:val="16"/>
        </w:rPr>
        <w:t>Velut,</w:t>
      </w:r>
      <w:r>
        <w:rPr>
          <w:spacing w:val="-9"/>
          <w:sz w:val="16"/>
        </w:rPr>
        <w:t xml:space="preserve"> </w:t>
      </w:r>
      <w:r>
        <w:rPr>
          <w:sz w:val="16"/>
        </w:rPr>
        <w:t>and</w:t>
      </w:r>
      <w:r>
        <w:rPr>
          <w:spacing w:val="-9"/>
          <w:sz w:val="16"/>
        </w:rPr>
        <w:t xml:space="preserve"> </w:t>
      </w:r>
      <w:r>
        <w:rPr>
          <w:sz w:val="16"/>
        </w:rPr>
        <w:t>P.</w:t>
      </w:r>
      <w:r>
        <w:rPr>
          <w:spacing w:val="-9"/>
          <w:sz w:val="16"/>
        </w:rPr>
        <w:t xml:space="preserve"> </w:t>
      </w:r>
      <w:r>
        <w:rPr>
          <w:sz w:val="16"/>
        </w:rPr>
        <w:t>Labedan,</w:t>
      </w:r>
      <w:r>
        <w:rPr>
          <w:spacing w:val="-9"/>
          <w:sz w:val="16"/>
        </w:rPr>
        <w:t xml:space="preserve"> </w:t>
      </w:r>
      <w:r>
        <w:rPr>
          <w:sz w:val="16"/>
        </w:rPr>
        <w:t>“Dual</w:t>
      </w:r>
      <w:r>
        <w:rPr>
          <w:spacing w:val="-9"/>
          <w:sz w:val="16"/>
        </w:rPr>
        <w:t xml:space="preserve"> </w:t>
      </w:r>
      <w:r>
        <w:rPr>
          <w:sz w:val="16"/>
        </w:rPr>
        <w:t>Passive</w:t>
      </w:r>
      <w:r>
        <w:rPr>
          <w:spacing w:val="-9"/>
          <w:sz w:val="16"/>
        </w:rPr>
        <w:t xml:space="preserve"> </w:t>
      </w:r>
      <w:r>
        <w:rPr>
          <w:sz w:val="16"/>
        </w:rPr>
        <w:t>Reactive</w:t>
      </w:r>
      <w:r>
        <w:rPr>
          <w:spacing w:val="-9"/>
          <w:sz w:val="16"/>
        </w:rPr>
        <w:t xml:space="preserve"> </w:t>
      </w:r>
      <w:r>
        <w:rPr>
          <w:sz w:val="16"/>
        </w:rPr>
        <w:t>Brain-Computer</w:t>
      </w:r>
      <w:r>
        <w:rPr>
          <w:spacing w:val="-6"/>
          <w:sz w:val="16"/>
        </w:rPr>
        <w:t xml:space="preserve"> </w:t>
      </w:r>
      <w:r>
        <w:rPr>
          <w:sz w:val="16"/>
        </w:rPr>
        <w:t>Interface:</w:t>
      </w:r>
      <w:r>
        <w:rPr>
          <w:spacing w:val="-6"/>
          <w:sz w:val="16"/>
        </w:rPr>
        <w:t xml:space="preserve"> </w:t>
      </w:r>
      <w:r>
        <w:rPr>
          <w:sz w:val="16"/>
        </w:rPr>
        <w:t>A</w:t>
      </w:r>
      <w:r>
        <w:rPr>
          <w:spacing w:val="-6"/>
          <w:sz w:val="16"/>
        </w:rPr>
        <w:t xml:space="preserve"> </w:t>
      </w:r>
      <w:r>
        <w:rPr>
          <w:sz w:val="16"/>
        </w:rPr>
        <w:t>Novel</w:t>
      </w:r>
      <w:r>
        <w:rPr>
          <w:spacing w:val="-6"/>
          <w:sz w:val="16"/>
        </w:rPr>
        <w:t xml:space="preserve"> </w:t>
      </w:r>
      <w:r>
        <w:rPr>
          <w:sz w:val="16"/>
        </w:rPr>
        <w:t>Approach</w:t>
      </w:r>
      <w:r>
        <w:rPr>
          <w:spacing w:val="-6"/>
          <w:sz w:val="16"/>
        </w:rPr>
        <w:t xml:space="preserve"> </w:t>
      </w:r>
      <w:r>
        <w:rPr>
          <w:sz w:val="16"/>
        </w:rPr>
        <w:t>to</w:t>
      </w:r>
      <w:r>
        <w:rPr>
          <w:spacing w:val="-6"/>
          <w:sz w:val="16"/>
        </w:rPr>
        <w:t xml:space="preserve"> </w:t>
      </w:r>
      <w:r>
        <w:rPr>
          <w:sz w:val="16"/>
        </w:rPr>
        <w:t>Human-Machine</w:t>
      </w:r>
      <w:r>
        <w:rPr>
          <w:spacing w:val="-6"/>
          <w:sz w:val="16"/>
        </w:rPr>
        <w:t xml:space="preserve"> </w:t>
      </w:r>
      <w:r>
        <w:rPr>
          <w:sz w:val="16"/>
        </w:rPr>
        <w:t>Symbiosis,”</w:t>
      </w:r>
      <w:r>
        <w:rPr>
          <w:spacing w:val="40"/>
          <w:sz w:val="16"/>
        </w:rPr>
        <w:t xml:space="preserve"> </w:t>
      </w:r>
      <w:r>
        <w:rPr>
          <w:i/>
          <w:sz w:val="16"/>
        </w:rPr>
        <w:t>Frontiers in Neuroergonomics</w:t>
      </w:r>
      <w:r>
        <w:rPr>
          <w:sz w:val="16"/>
        </w:rPr>
        <w:t>, vol. 3, Apr. 2022.</w:t>
      </w:r>
    </w:p>
    <w:p w14:paraId="4038DB65" w14:textId="77777777" w:rsidR="005E5D1A" w:rsidRDefault="00000000">
      <w:pPr>
        <w:pStyle w:val="ListParagraph"/>
        <w:numPr>
          <w:ilvl w:val="0"/>
          <w:numId w:val="1"/>
        </w:numPr>
        <w:tabs>
          <w:tab w:val="left" w:pos="562"/>
          <w:tab w:val="left" w:pos="564"/>
        </w:tabs>
        <w:spacing w:before="13" w:line="232" w:lineRule="auto"/>
        <w:ind w:left="564" w:right="977"/>
        <w:jc w:val="both"/>
        <w:rPr>
          <w:sz w:val="16"/>
        </w:rPr>
      </w:pPr>
      <w:r>
        <w:rPr>
          <w:sz w:val="16"/>
        </w:rPr>
        <w:t>G. Masi, G. Amprimo, C. Ferraris, and L. Priano, “Stress and Workload</w:t>
      </w:r>
      <w:r>
        <w:rPr>
          <w:spacing w:val="40"/>
          <w:sz w:val="16"/>
        </w:rPr>
        <w:t xml:space="preserve"> </w:t>
      </w:r>
      <w:r>
        <w:rPr>
          <w:sz w:val="16"/>
        </w:rPr>
        <w:t>Assessment</w:t>
      </w:r>
      <w:r>
        <w:rPr>
          <w:spacing w:val="-8"/>
          <w:sz w:val="16"/>
        </w:rPr>
        <w:t xml:space="preserve"> </w:t>
      </w:r>
      <w:r>
        <w:rPr>
          <w:sz w:val="16"/>
        </w:rPr>
        <w:t>in</w:t>
      </w:r>
      <w:r>
        <w:rPr>
          <w:spacing w:val="-8"/>
          <w:sz w:val="16"/>
        </w:rPr>
        <w:t xml:space="preserve"> </w:t>
      </w:r>
      <w:r>
        <w:rPr>
          <w:sz w:val="16"/>
        </w:rPr>
        <w:t>Aviation—A</w:t>
      </w:r>
      <w:r>
        <w:rPr>
          <w:spacing w:val="-8"/>
          <w:sz w:val="16"/>
        </w:rPr>
        <w:t xml:space="preserve"> </w:t>
      </w:r>
      <w:r>
        <w:rPr>
          <w:sz w:val="16"/>
        </w:rPr>
        <w:t>Narrative</w:t>
      </w:r>
      <w:r>
        <w:rPr>
          <w:spacing w:val="-8"/>
          <w:sz w:val="16"/>
        </w:rPr>
        <w:t xml:space="preserve"> </w:t>
      </w:r>
      <w:r>
        <w:rPr>
          <w:sz w:val="16"/>
        </w:rPr>
        <w:t>Review,”</w:t>
      </w:r>
      <w:r>
        <w:rPr>
          <w:spacing w:val="-8"/>
          <w:sz w:val="16"/>
        </w:rPr>
        <w:t xml:space="preserve"> </w:t>
      </w:r>
      <w:r>
        <w:rPr>
          <w:i/>
          <w:sz w:val="16"/>
        </w:rPr>
        <w:t>Sensors</w:t>
      </w:r>
      <w:r>
        <w:rPr>
          <w:i/>
          <w:spacing w:val="-8"/>
          <w:sz w:val="16"/>
        </w:rPr>
        <w:t xml:space="preserve"> </w:t>
      </w:r>
      <w:r>
        <w:rPr>
          <w:i/>
          <w:sz w:val="16"/>
        </w:rPr>
        <w:t>(Basel,</w:t>
      </w:r>
      <w:r>
        <w:rPr>
          <w:i/>
          <w:spacing w:val="-8"/>
          <w:sz w:val="16"/>
        </w:rPr>
        <w:t xml:space="preserve"> </w:t>
      </w:r>
      <w:r>
        <w:rPr>
          <w:i/>
          <w:sz w:val="16"/>
        </w:rPr>
        <w:t>Switzer-land)</w:t>
      </w:r>
      <w:r>
        <w:rPr>
          <w:sz w:val="16"/>
        </w:rPr>
        <w:t>, vol. 23, no. 7, p. 3556, Mar. 2023.</w:t>
      </w:r>
    </w:p>
    <w:p w14:paraId="4038DB66" w14:textId="77777777" w:rsidR="005E5D1A" w:rsidRDefault="00000000">
      <w:pPr>
        <w:pStyle w:val="ListParagraph"/>
        <w:numPr>
          <w:ilvl w:val="0"/>
          <w:numId w:val="1"/>
        </w:numPr>
        <w:tabs>
          <w:tab w:val="left" w:pos="562"/>
          <w:tab w:val="left" w:pos="564"/>
        </w:tabs>
        <w:spacing w:before="12" w:line="232" w:lineRule="auto"/>
        <w:ind w:left="564" w:right="977"/>
        <w:jc w:val="both"/>
        <w:rPr>
          <w:sz w:val="16"/>
        </w:rPr>
      </w:pPr>
      <w:r>
        <w:rPr>
          <w:sz w:val="16"/>
        </w:rPr>
        <w:t xml:space="preserve">H. Liu, Y. Zhang, Y. Li, and X. Kong, “Review on Emotion Recog-nition Based on Electroencephalography,” </w:t>
      </w:r>
      <w:r>
        <w:rPr>
          <w:i/>
          <w:sz w:val="16"/>
        </w:rPr>
        <w:t>Frontiers in Computational</w:t>
      </w:r>
      <w:r>
        <w:rPr>
          <w:i/>
          <w:spacing w:val="40"/>
          <w:sz w:val="16"/>
        </w:rPr>
        <w:t xml:space="preserve"> </w:t>
      </w:r>
      <w:r>
        <w:rPr>
          <w:i/>
          <w:sz w:val="16"/>
        </w:rPr>
        <w:t>Neuroscience</w:t>
      </w:r>
      <w:r>
        <w:rPr>
          <w:sz w:val="16"/>
        </w:rPr>
        <w:t>, vol. 15, 2021.</w:t>
      </w:r>
    </w:p>
    <w:p w14:paraId="4038DB67" w14:textId="77777777" w:rsidR="005E5D1A" w:rsidRDefault="00000000">
      <w:pPr>
        <w:pStyle w:val="ListParagraph"/>
        <w:numPr>
          <w:ilvl w:val="0"/>
          <w:numId w:val="1"/>
        </w:numPr>
        <w:tabs>
          <w:tab w:val="left" w:pos="562"/>
          <w:tab w:val="left" w:pos="564"/>
        </w:tabs>
        <w:spacing w:before="13" w:line="232" w:lineRule="auto"/>
        <w:ind w:left="564" w:right="977" w:hanging="366"/>
        <w:jc w:val="both"/>
        <w:rPr>
          <w:sz w:val="16"/>
        </w:rPr>
      </w:pPr>
      <w:r>
        <w:rPr>
          <w:sz w:val="16"/>
        </w:rPr>
        <w:t>K.</w:t>
      </w:r>
      <w:r>
        <w:rPr>
          <w:spacing w:val="-6"/>
          <w:sz w:val="16"/>
        </w:rPr>
        <w:t xml:space="preserve"> </w:t>
      </w:r>
      <w:r>
        <w:rPr>
          <w:sz w:val="16"/>
        </w:rPr>
        <w:t>Huttunen,</w:t>
      </w:r>
      <w:r>
        <w:rPr>
          <w:spacing w:val="-6"/>
          <w:sz w:val="16"/>
        </w:rPr>
        <w:t xml:space="preserve"> </w:t>
      </w:r>
      <w:r>
        <w:rPr>
          <w:sz w:val="16"/>
        </w:rPr>
        <w:t>H.</w:t>
      </w:r>
      <w:r>
        <w:rPr>
          <w:spacing w:val="-6"/>
          <w:sz w:val="16"/>
        </w:rPr>
        <w:t xml:space="preserve"> </w:t>
      </w:r>
      <w:r>
        <w:rPr>
          <w:sz w:val="16"/>
        </w:rPr>
        <w:t>Kera¨nen,</w:t>
      </w:r>
      <w:r>
        <w:rPr>
          <w:spacing w:val="-6"/>
          <w:sz w:val="16"/>
        </w:rPr>
        <w:t xml:space="preserve"> </w:t>
      </w:r>
      <w:r>
        <w:rPr>
          <w:sz w:val="16"/>
        </w:rPr>
        <w:t>E.</w:t>
      </w:r>
      <w:r>
        <w:rPr>
          <w:spacing w:val="-6"/>
          <w:sz w:val="16"/>
        </w:rPr>
        <w:t xml:space="preserve"> </w:t>
      </w:r>
      <w:r>
        <w:rPr>
          <w:sz w:val="16"/>
        </w:rPr>
        <w:t>Va¨yrynen,</w:t>
      </w:r>
      <w:r>
        <w:rPr>
          <w:spacing w:val="-6"/>
          <w:sz w:val="16"/>
        </w:rPr>
        <w:t xml:space="preserve"> </w:t>
      </w:r>
      <w:r>
        <w:rPr>
          <w:sz w:val="16"/>
        </w:rPr>
        <w:t>R.</w:t>
      </w:r>
      <w:r>
        <w:rPr>
          <w:spacing w:val="-6"/>
          <w:sz w:val="16"/>
        </w:rPr>
        <w:t xml:space="preserve"> </w:t>
      </w:r>
      <w:r>
        <w:rPr>
          <w:sz w:val="16"/>
        </w:rPr>
        <w:t>Pa¨a¨kko¨nen,</w:t>
      </w:r>
      <w:r>
        <w:rPr>
          <w:spacing w:val="-6"/>
          <w:sz w:val="16"/>
        </w:rPr>
        <w:t xml:space="preserve"> </w:t>
      </w:r>
      <w:r>
        <w:rPr>
          <w:sz w:val="16"/>
        </w:rPr>
        <w:t>and</w:t>
      </w:r>
      <w:r>
        <w:rPr>
          <w:spacing w:val="-6"/>
          <w:sz w:val="16"/>
        </w:rPr>
        <w:t xml:space="preserve"> </w:t>
      </w:r>
      <w:r>
        <w:rPr>
          <w:sz w:val="16"/>
        </w:rPr>
        <w:t>T.</w:t>
      </w:r>
      <w:r>
        <w:rPr>
          <w:spacing w:val="-6"/>
          <w:sz w:val="16"/>
        </w:rPr>
        <w:t xml:space="preserve"> </w:t>
      </w:r>
      <w:r>
        <w:rPr>
          <w:sz w:val="16"/>
        </w:rPr>
        <w:t>Leino,</w:t>
      </w:r>
      <w:r>
        <w:rPr>
          <w:spacing w:val="40"/>
          <w:sz w:val="16"/>
        </w:rPr>
        <w:t xml:space="preserve"> </w:t>
      </w:r>
      <w:r>
        <w:rPr>
          <w:sz w:val="16"/>
        </w:rPr>
        <w:t>“Effect of cognitive load on speech prosody in aviation: Evidence from</w:t>
      </w:r>
      <w:r>
        <w:rPr>
          <w:spacing w:val="40"/>
          <w:sz w:val="16"/>
        </w:rPr>
        <w:t xml:space="preserve"> </w:t>
      </w:r>
      <w:r>
        <w:rPr>
          <w:sz w:val="16"/>
        </w:rPr>
        <w:t>military</w:t>
      </w:r>
      <w:r>
        <w:rPr>
          <w:spacing w:val="-1"/>
          <w:sz w:val="16"/>
        </w:rPr>
        <w:t xml:space="preserve"> </w:t>
      </w:r>
      <w:r>
        <w:rPr>
          <w:sz w:val="16"/>
        </w:rPr>
        <w:t>simulator</w:t>
      </w:r>
      <w:r>
        <w:rPr>
          <w:spacing w:val="-1"/>
          <w:sz w:val="16"/>
        </w:rPr>
        <w:t xml:space="preserve"> </w:t>
      </w:r>
      <w:r>
        <w:rPr>
          <w:sz w:val="16"/>
        </w:rPr>
        <w:t>flights,”</w:t>
      </w:r>
      <w:r>
        <w:rPr>
          <w:spacing w:val="-1"/>
          <w:sz w:val="16"/>
        </w:rPr>
        <w:t xml:space="preserve"> </w:t>
      </w:r>
      <w:r>
        <w:rPr>
          <w:i/>
          <w:sz w:val="16"/>
        </w:rPr>
        <w:t>Applied</w:t>
      </w:r>
      <w:r>
        <w:rPr>
          <w:i/>
          <w:spacing w:val="-1"/>
          <w:sz w:val="16"/>
        </w:rPr>
        <w:t xml:space="preserve"> </w:t>
      </w:r>
      <w:r>
        <w:rPr>
          <w:i/>
          <w:sz w:val="16"/>
        </w:rPr>
        <w:t>Ergonomics</w:t>
      </w:r>
      <w:r>
        <w:rPr>
          <w:sz w:val="16"/>
        </w:rPr>
        <w:t>,</w:t>
      </w:r>
      <w:r>
        <w:rPr>
          <w:spacing w:val="-1"/>
          <w:sz w:val="16"/>
        </w:rPr>
        <w:t xml:space="preserve"> </w:t>
      </w:r>
      <w:r>
        <w:rPr>
          <w:sz w:val="16"/>
        </w:rPr>
        <w:t>vol.</w:t>
      </w:r>
      <w:r>
        <w:rPr>
          <w:spacing w:val="-1"/>
          <w:sz w:val="16"/>
        </w:rPr>
        <w:t xml:space="preserve"> </w:t>
      </w:r>
      <w:r>
        <w:rPr>
          <w:sz w:val="16"/>
        </w:rPr>
        <w:t>42,</w:t>
      </w:r>
      <w:r>
        <w:rPr>
          <w:spacing w:val="-1"/>
          <w:sz w:val="16"/>
        </w:rPr>
        <w:t xml:space="preserve"> </w:t>
      </w:r>
      <w:r>
        <w:rPr>
          <w:sz w:val="16"/>
        </w:rPr>
        <w:t>no.</w:t>
      </w:r>
      <w:r>
        <w:rPr>
          <w:spacing w:val="-1"/>
          <w:sz w:val="16"/>
        </w:rPr>
        <w:t xml:space="preserve"> </w:t>
      </w:r>
      <w:r>
        <w:rPr>
          <w:sz w:val="16"/>
        </w:rPr>
        <w:t>2,</w:t>
      </w:r>
      <w:r>
        <w:rPr>
          <w:spacing w:val="-1"/>
          <w:sz w:val="16"/>
        </w:rPr>
        <w:t xml:space="preserve"> </w:t>
      </w:r>
      <w:r>
        <w:rPr>
          <w:sz w:val="16"/>
        </w:rPr>
        <w:t>pp.</w:t>
      </w:r>
      <w:r>
        <w:rPr>
          <w:spacing w:val="-1"/>
          <w:sz w:val="16"/>
        </w:rPr>
        <w:t xml:space="preserve"> </w:t>
      </w:r>
      <w:r>
        <w:rPr>
          <w:sz w:val="16"/>
        </w:rPr>
        <w:t>348–357, Jan. 2011.</w:t>
      </w:r>
    </w:p>
    <w:p w14:paraId="4038DB68" w14:textId="77777777" w:rsidR="005E5D1A" w:rsidRDefault="00000000">
      <w:pPr>
        <w:pStyle w:val="ListParagraph"/>
        <w:numPr>
          <w:ilvl w:val="0"/>
          <w:numId w:val="1"/>
        </w:numPr>
        <w:tabs>
          <w:tab w:val="left" w:pos="562"/>
          <w:tab w:val="left" w:pos="564"/>
        </w:tabs>
        <w:spacing w:before="13" w:line="232" w:lineRule="auto"/>
        <w:ind w:left="564" w:right="977" w:hanging="366"/>
        <w:jc w:val="both"/>
        <w:rPr>
          <w:sz w:val="16"/>
        </w:rPr>
      </w:pPr>
      <w:r>
        <w:rPr>
          <w:sz w:val="16"/>
        </w:rPr>
        <w:t>T.</w:t>
      </w:r>
      <w:r>
        <w:rPr>
          <w:spacing w:val="-6"/>
          <w:sz w:val="16"/>
        </w:rPr>
        <w:t xml:space="preserve"> </w:t>
      </w:r>
      <w:r>
        <w:rPr>
          <w:sz w:val="16"/>
        </w:rPr>
        <w:t>O.</w:t>
      </w:r>
      <w:r>
        <w:rPr>
          <w:spacing w:val="-6"/>
          <w:sz w:val="16"/>
        </w:rPr>
        <w:t xml:space="preserve"> </w:t>
      </w:r>
      <w:r>
        <w:rPr>
          <w:sz w:val="16"/>
        </w:rPr>
        <w:t>Zander</w:t>
      </w:r>
      <w:r>
        <w:rPr>
          <w:spacing w:val="-6"/>
          <w:sz w:val="16"/>
        </w:rPr>
        <w:t xml:space="preserve"> </w:t>
      </w:r>
      <w:r>
        <w:rPr>
          <w:sz w:val="16"/>
        </w:rPr>
        <w:t>and</w:t>
      </w:r>
      <w:r>
        <w:rPr>
          <w:spacing w:val="-6"/>
          <w:sz w:val="16"/>
        </w:rPr>
        <w:t xml:space="preserve"> </w:t>
      </w:r>
      <w:r>
        <w:rPr>
          <w:sz w:val="16"/>
        </w:rPr>
        <w:t>C.</w:t>
      </w:r>
      <w:r>
        <w:rPr>
          <w:spacing w:val="-7"/>
          <w:sz w:val="16"/>
        </w:rPr>
        <w:t xml:space="preserve"> </w:t>
      </w:r>
      <w:r>
        <w:rPr>
          <w:sz w:val="16"/>
        </w:rPr>
        <w:t>Kothe,</w:t>
      </w:r>
      <w:r>
        <w:rPr>
          <w:spacing w:val="-6"/>
          <w:sz w:val="16"/>
        </w:rPr>
        <w:t xml:space="preserve"> </w:t>
      </w:r>
      <w:r>
        <w:rPr>
          <w:sz w:val="16"/>
        </w:rPr>
        <w:t>“Towards</w:t>
      </w:r>
      <w:r>
        <w:rPr>
          <w:spacing w:val="-6"/>
          <w:sz w:val="16"/>
        </w:rPr>
        <w:t xml:space="preserve"> </w:t>
      </w:r>
      <w:r>
        <w:rPr>
          <w:sz w:val="16"/>
        </w:rPr>
        <w:t>passive</w:t>
      </w:r>
      <w:r>
        <w:rPr>
          <w:spacing w:val="-6"/>
          <w:sz w:val="16"/>
        </w:rPr>
        <w:t xml:space="preserve"> </w:t>
      </w:r>
      <w:r>
        <w:rPr>
          <w:sz w:val="16"/>
        </w:rPr>
        <w:t>brain-computer</w:t>
      </w:r>
      <w:r>
        <w:rPr>
          <w:spacing w:val="-6"/>
          <w:sz w:val="16"/>
        </w:rPr>
        <w:t xml:space="preserve"> </w:t>
      </w:r>
      <w:r>
        <w:rPr>
          <w:sz w:val="16"/>
        </w:rPr>
        <w:t>interfaces:</w:t>
      </w:r>
      <w:r>
        <w:rPr>
          <w:spacing w:val="40"/>
          <w:sz w:val="16"/>
        </w:rPr>
        <w:t xml:space="preserve"> </w:t>
      </w:r>
      <w:r>
        <w:rPr>
          <w:sz w:val="16"/>
        </w:rPr>
        <w:t>Applying brain-computer interface technology to human-machine sys-tems</w:t>
      </w:r>
      <w:r>
        <w:rPr>
          <w:spacing w:val="-8"/>
          <w:sz w:val="16"/>
        </w:rPr>
        <w:t xml:space="preserve"> </w:t>
      </w:r>
      <w:r>
        <w:rPr>
          <w:sz w:val="16"/>
        </w:rPr>
        <w:t>in</w:t>
      </w:r>
      <w:r>
        <w:rPr>
          <w:spacing w:val="-8"/>
          <w:sz w:val="16"/>
        </w:rPr>
        <w:t xml:space="preserve"> </w:t>
      </w:r>
      <w:r>
        <w:rPr>
          <w:sz w:val="16"/>
        </w:rPr>
        <w:t>general,”</w:t>
      </w:r>
      <w:r>
        <w:rPr>
          <w:spacing w:val="-8"/>
          <w:sz w:val="16"/>
        </w:rPr>
        <w:t xml:space="preserve"> </w:t>
      </w:r>
      <w:r>
        <w:rPr>
          <w:i/>
          <w:sz w:val="16"/>
        </w:rPr>
        <w:t>Journal</w:t>
      </w:r>
      <w:r>
        <w:rPr>
          <w:i/>
          <w:spacing w:val="-8"/>
          <w:sz w:val="16"/>
        </w:rPr>
        <w:t xml:space="preserve"> </w:t>
      </w:r>
      <w:r>
        <w:rPr>
          <w:i/>
          <w:sz w:val="16"/>
        </w:rPr>
        <w:t>of</w:t>
      </w:r>
      <w:r>
        <w:rPr>
          <w:i/>
          <w:spacing w:val="-8"/>
          <w:sz w:val="16"/>
        </w:rPr>
        <w:t xml:space="preserve"> </w:t>
      </w:r>
      <w:r>
        <w:rPr>
          <w:i/>
          <w:sz w:val="16"/>
        </w:rPr>
        <w:t>Neural</w:t>
      </w:r>
      <w:r>
        <w:rPr>
          <w:i/>
          <w:spacing w:val="-8"/>
          <w:sz w:val="16"/>
        </w:rPr>
        <w:t xml:space="preserve"> </w:t>
      </w:r>
      <w:r>
        <w:rPr>
          <w:i/>
          <w:sz w:val="16"/>
        </w:rPr>
        <w:t>Engineering</w:t>
      </w:r>
      <w:r>
        <w:rPr>
          <w:sz w:val="16"/>
        </w:rPr>
        <w:t>,</w:t>
      </w:r>
      <w:r>
        <w:rPr>
          <w:spacing w:val="-8"/>
          <w:sz w:val="16"/>
        </w:rPr>
        <w:t xml:space="preserve"> </w:t>
      </w:r>
      <w:r>
        <w:rPr>
          <w:sz w:val="16"/>
        </w:rPr>
        <w:t>vol.</w:t>
      </w:r>
      <w:r>
        <w:rPr>
          <w:spacing w:val="-8"/>
          <w:sz w:val="16"/>
        </w:rPr>
        <w:t xml:space="preserve"> </w:t>
      </w:r>
      <w:r>
        <w:rPr>
          <w:sz w:val="16"/>
        </w:rPr>
        <w:t>8,</w:t>
      </w:r>
      <w:r>
        <w:rPr>
          <w:spacing w:val="-8"/>
          <w:sz w:val="16"/>
        </w:rPr>
        <w:t xml:space="preserve"> </w:t>
      </w:r>
      <w:r>
        <w:rPr>
          <w:sz w:val="16"/>
        </w:rPr>
        <w:t>no.</w:t>
      </w:r>
      <w:r>
        <w:rPr>
          <w:spacing w:val="-8"/>
          <w:sz w:val="16"/>
        </w:rPr>
        <w:t xml:space="preserve"> </w:t>
      </w:r>
      <w:r>
        <w:rPr>
          <w:sz w:val="16"/>
        </w:rPr>
        <w:t>2,</w:t>
      </w:r>
      <w:r>
        <w:rPr>
          <w:spacing w:val="-8"/>
          <w:sz w:val="16"/>
        </w:rPr>
        <w:t xml:space="preserve"> </w:t>
      </w:r>
      <w:r>
        <w:rPr>
          <w:sz w:val="16"/>
        </w:rPr>
        <w:t>p.</w:t>
      </w:r>
      <w:r>
        <w:rPr>
          <w:spacing w:val="-8"/>
          <w:sz w:val="16"/>
        </w:rPr>
        <w:t xml:space="preserve"> </w:t>
      </w:r>
      <w:r>
        <w:rPr>
          <w:sz w:val="16"/>
        </w:rPr>
        <w:t>025005,</w:t>
      </w:r>
      <w:r>
        <w:rPr>
          <w:spacing w:val="40"/>
          <w:sz w:val="16"/>
        </w:rPr>
        <w:t xml:space="preserve"> </w:t>
      </w:r>
      <w:r>
        <w:rPr>
          <w:sz w:val="16"/>
        </w:rPr>
        <w:t>Apr. 2011.</w:t>
      </w:r>
    </w:p>
    <w:p w14:paraId="4038DB69" w14:textId="77777777" w:rsidR="005E5D1A" w:rsidRDefault="00000000">
      <w:pPr>
        <w:pStyle w:val="ListParagraph"/>
        <w:numPr>
          <w:ilvl w:val="0"/>
          <w:numId w:val="1"/>
        </w:numPr>
        <w:tabs>
          <w:tab w:val="left" w:pos="562"/>
          <w:tab w:val="left" w:pos="564"/>
        </w:tabs>
        <w:spacing w:before="14" w:line="232" w:lineRule="auto"/>
        <w:ind w:left="564" w:right="977" w:hanging="366"/>
        <w:jc w:val="both"/>
        <w:rPr>
          <w:sz w:val="16"/>
        </w:rPr>
      </w:pPr>
      <w:r>
        <w:rPr>
          <w:sz w:val="16"/>
        </w:rPr>
        <w:t>V. D. Novak, D. Hass, M. S. Hossain, A. F. Sowers, and J. D. Clapp,</w:t>
      </w:r>
      <w:r>
        <w:rPr>
          <w:spacing w:val="40"/>
          <w:sz w:val="16"/>
        </w:rPr>
        <w:t xml:space="preserve"> </w:t>
      </w:r>
      <w:r>
        <w:rPr>
          <w:sz w:val="16"/>
        </w:rPr>
        <w:t>“Effects</w:t>
      </w:r>
      <w:r>
        <w:rPr>
          <w:spacing w:val="-3"/>
          <w:sz w:val="16"/>
        </w:rPr>
        <w:t xml:space="preserve"> </w:t>
      </w:r>
      <w:r>
        <w:rPr>
          <w:sz w:val="16"/>
        </w:rPr>
        <w:t>of</w:t>
      </w:r>
      <w:r>
        <w:rPr>
          <w:spacing w:val="-3"/>
          <w:sz w:val="16"/>
        </w:rPr>
        <w:t xml:space="preserve"> </w:t>
      </w:r>
      <w:r>
        <w:rPr>
          <w:sz w:val="16"/>
        </w:rPr>
        <w:t>adaptation</w:t>
      </w:r>
      <w:r>
        <w:rPr>
          <w:spacing w:val="-3"/>
          <w:sz w:val="16"/>
        </w:rPr>
        <w:t xml:space="preserve"> </w:t>
      </w:r>
      <w:r>
        <w:rPr>
          <w:sz w:val="16"/>
        </w:rPr>
        <w:t>accuracy</w:t>
      </w:r>
      <w:r>
        <w:rPr>
          <w:spacing w:val="-3"/>
          <w:sz w:val="16"/>
        </w:rPr>
        <w:t xml:space="preserve"> </w:t>
      </w:r>
      <w:r>
        <w:rPr>
          <w:sz w:val="16"/>
        </w:rPr>
        <w:t>and</w:t>
      </w:r>
      <w:r>
        <w:rPr>
          <w:spacing w:val="-3"/>
          <w:sz w:val="16"/>
        </w:rPr>
        <w:t xml:space="preserve"> </w:t>
      </w:r>
      <w:r>
        <w:rPr>
          <w:sz w:val="16"/>
        </w:rPr>
        <w:t>magnitude</w:t>
      </w:r>
      <w:r>
        <w:rPr>
          <w:spacing w:val="-3"/>
          <w:sz w:val="16"/>
        </w:rPr>
        <w:t xml:space="preserve"> </w:t>
      </w:r>
      <w:r>
        <w:rPr>
          <w:sz w:val="16"/>
        </w:rPr>
        <w:t>in</w:t>
      </w:r>
      <w:r>
        <w:rPr>
          <w:spacing w:val="-3"/>
          <w:sz w:val="16"/>
        </w:rPr>
        <w:t xml:space="preserve"> </w:t>
      </w:r>
      <w:r>
        <w:rPr>
          <w:sz w:val="16"/>
        </w:rPr>
        <w:t>affect-aware</w:t>
      </w:r>
      <w:r>
        <w:rPr>
          <w:spacing w:val="-3"/>
          <w:sz w:val="16"/>
        </w:rPr>
        <w:t xml:space="preserve"> </w:t>
      </w:r>
      <w:r>
        <w:rPr>
          <w:sz w:val="16"/>
        </w:rPr>
        <w:t>difficulty</w:t>
      </w:r>
      <w:r>
        <w:rPr>
          <w:spacing w:val="40"/>
          <w:sz w:val="16"/>
        </w:rPr>
        <w:t xml:space="preserve"> </w:t>
      </w:r>
      <w:r>
        <w:rPr>
          <w:sz w:val="16"/>
        </w:rPr>
        <w:t xml:space="preserve">adaptation for the multi-attribute task battery,” </w:t>
      </w:r>
      <w:r>
        <w:rPr>
          <w:i/>
          <w:sz w:val="16"/>
        </w:rPr>
        <w:t>International Journal of</w:t>
      </w:r>
      <w:r>
        <w:rPr>
          <w:i/>
          <w:spacing w:val="40"/>
          <w:sz w:val="16"/>
        </w:rPr>
        <w:t xml:space="preserve"> </w:t>
      </w:r>
      <w:r>
        <w:rPr>
          <w:i/>
          <w:sz w:val="16"/>
        </w:rPr>
        <w:t>Human-Computer Studies</w:t>
      </w:r>
      <w:r>
        <w:rPr>
          <w:sz w:val="16"/>
        </w:rPr>
        <w:t>, vol. 183, p. 103180, Mar. 2024.</w:t>
      </w:r>
    </w:p>
    <w:p w14:paraId="4038DB6A" w14:textId="77777777" w:rsidR="005E5D1A" w:rsidRDefault="00000000">
      <w:pPr>
        <w:pStyle w:val="ListParagraph"/>
        <w:numPr>
          <w:ilvl w:val="0"/>
          <w:numId w:val="1"/>
        </w:numPr>
        <w:tabs>
          <w:tab w:val="left" w:pos="562"/>
          <w:tab w:val="left" w:pos="564"/>
        </w:tabs>
        <w:spacing w:before="13" w:line="232" w:lineRule="auto"/>
        <w:ind w:left="564" w:right="977" w:hanging="366"/>
        <w:jc w:val="both"/>
        <w:rPr>
          <w:sz w:val="16"/>
        </w:rPr>
      </w:pPr>
      <w:r>
        <w:rPr>
          <w:sz w:val="16"/>
        </w:rPr>
        <w:t>K. Forbes-Riley and D. Litman, “Using Performance Trajectories to</w:t>
      </w:r>
      <w:r>
        <w:rPr>
          <w:spacing w:val="40"/>
          <w:sz w:val="16"/>
        </w:rPr>
        <w:t xml:space="preserve"> </w:t>
      </w:r>
      <w:r>
        <w:rPr>
          <w:sz w:val="16"/>
        </w:rPr>
        <w:t>Analyze the Immediate Impact of User State Misclassification in an</w:t>
      </w:r>
      <w:r>
        <w:rPr>
          <w:spacing w:val="40"/>
          <w:sz w:val="16"/>
        </w:rPr>
        <w:t xml:space="preserve"> </w:t>
      </w:r>
      <w:r>
        <w:rPr>
          <w:sz w:val="16"/>
        </w:rPr>
        <w:t xml:space="preserve">Adaptive Spoken Dialogue System,” in </w:t>
      </w:r>
      <w:r>
        <w:rPr>
          <w:i/>
          <w:sz w:val="16"/>
        </w:rPr>
        <w:t>Proceedings of the SIGDIAL</w:t>
      </w:r>
      <w:r>
        <w:rPr>
          <w:i/>
          <w:spacing w:val="40"/>
          <w:sz w:val="16"/>
        </w:rPr>
        <w:t xml:space="preserve"> </w:t>
      </w:r>
      <w:r>
        <w:rPr>
          <w:i/>
          <w:sz w:val="16"/>
        </w:rPr>
        <w:t>2011</w:t>
      </w:r>
      <w:r>
        <w:rPr>
          <w:i/>
          <w:spacing w:val="40"/>
          <w:sz w:val="16"/>
        </w:rPr>
        <w:t xml:space="preserve"> </w:t>
      </w:r>
      <w:r>
        <w:rPr>
          <w:i/>
          <w:sz w:val="16"/>
        </w:rPr>
        <w:t>Conference</w:t>
      </w:r>
      <w:r>
        <w:rPr>
          <w:sz w:val="16"/>
        </w:rPr>
        <w:t>,</w:t>
      </w:r>
      <w:r>
        <w:rPr>
          <w:spacing w:val="40"/>
          <w:sz w:val="16"/>
        </w:rPr>
        <w:t xml:space="preserve"> </w:t>
      </w:r>
      <w:r>
        <w:rPr>
          <w:sz w:val="16"/>
        </w:rPr>
        <w:t>J.</w:t>
      </w:r>
      <w:r>
        <w:rPr>
          <w:spacing w:val="40"/>
          <w:sz w:val="16"/>
        </w:rPr>
        <w:t xml:space="preserve"> </w:t>
      </w:r>
      <w:r>
        <w:rPr>
          <w:sz w:val="16"/>
        </w:rPr>
        <w:t>Y.</w:t>
      </w:r>
      <w:r>
        <w:rPr>
          <w:spacing w:val="40"/>
          <w:sz w:val="16"/>
        </w:rPr>
        <w:t xml:space="preserve"> </w:t>
      </w:r>
      <w:r>
        <w:rPr>
          <w:sz w:val="16"/>
        </w:rPr>
        <w:t>Chai,</w:t>
      </w:r>
      <w:r>
        <w:rPr>
          <w:spacing w:val="40"/>
          <w:sz w:val="16"/>
        </w:rPr>
        <w:t xml:space="preserve"> </w:t>
      </w:r>
      <w:r>
        <w:rPr>
          <w:sz w:val="16"/>
        </w:rPr>
        <w:t>J.</w:t>
      </w:r>
      <w:r>
        <w:rPr>
          <w:spacing w:val="40"/>
          <w:sz w:val="16"/>
        </w:rPr>
        <w:t xml:space="preserve"> </w:t>
      </w:r>
      <w:r>
        <w:rPr>
          <w:sz w:val="16"/>
        </w:rPr>
        <w:t>D.</w:t>
      </w:r>
      <w:r>
        <w:rPr>
          <w:spacing w:val="40"/>
          <w:sz w:val="16"/>
        </w:rPr>
        <w:t xml:space="preserve"> </w:t>
      </w:r>
      <w:r>
        <w:rPr>
          <w:sz w:val="16"/>
        </w:rPr>
        <w:t>Moore,</w:t>
      </w:r>
      <w:r>
        <w:rPr>
          <w:spacing w:val="40"/>
          <w:sz w:val="16"/>
        </w:rPr>
        <w:t xml:space="preserve"> </w:t>
      </w:r>
      <w:r>
        <w:rPr>
          <w:sz w:val="16"/>
        </w:rPr>
        <w:t>R.</w:t>
      </w:r>
      <w:r>
        <w:rPr>
          <w:spacing w:val="40"/>
          <w:sz w:val="16"/>
        </w:rPr>
        <w:t xml:space="preserve"> </w:t>
      </w:r>
      <w:r>
        <w:rPr>
          <w:sz w:val="16"/>
        </w:rPr>
        <w:t>J.</w:t>
      </w:r>
      <w:r>
        <w:rPr>
          <w:spacing w:val="40"/>
          <w:sz w:val="16"/>
        </w:rPr>
        <w:t xml:space="preserve"> </w:t>
      </w:r>
      <w:r>
        <w:rPr>
          <w:sz w:val="16"/>
        </w:rPr>
        <w:t>Passonneau,</w:t>
      </w:r>
      <w:r>
        <w:rPr>
          <w:spacing w:val="40"/>
          <w:sz w:val="16"/>
        </w:rPr>
        <w:t xml:space="preserve"> </w:t>
      </w:r>
      <w:r>
        <w:rPr>
          <w:sz w:val="16"/>
        </w:rPr>
        <w:t>and</w:t>
      </w:r>
    </w:p>
    <w:p w14:paraId="4038DB6B" w14:textId="77777777" w:rsidR="005E5D1A" w:rsidRDefault="00000000">
      <w:pPr>
        <w:spacing w:before="3" w:line="232" w:lineRule="auto"/>
        <w:ind w:left="564" w:right="977"/>
        <w:jc w:val="both"/>
        <w:rPr>
          <w:sz w:val="16"/>
        </w:rPr>
      </w:pPr>
      <w:r>
        <w:rPr>
          <w:sz w:val="16"/>
        </w:rPr>
        <w:t>D. R. Traum, Eds.</w:t>
      </w:r>
      <w:r>
        <w:rPr>
          <w:spacing w:val="40"/>
          <w:sz w:val="16"/>
        </w:rPr>
        <w:t xml:space="preserve"> </w:t>
      </w:r>
      <w:r>
        <w:rPr>
          <w:sz w:val="16"/>
        </w:rPr>
        <w:t>Portland, Oregon: Association for Computational</w:t>
      </w:r>
      <w:r>
        <w:rPr>
          <w:spacing w:val="40"/>
          <w:sz w:val="16"/>
        </w:rPr>
        <w:t xml:space="preserve"> </w:t>
      </w:r>
      <w:r>
        <w:rPr>
          <w:sz w:val="16"/>
        </w:rPr>
        <w:t>Linguistics, Jun. 2011, pp. 216–226.</w:t>
      </w:r>
    </w:p>
    <w:p w14:paraId="4038DB6C" w14:textId="77777777" w:rsidR="005E5D1A" w:rsidRDefault="00000000">
      <w:pPr>
        <w:pStyle w:val="ListParagraph"/>
        <w:numPr>
          <w:ilvl w:val="0"/>
          <w:numId w:val="1"/>
        </w:numPr>
        <w:tabs>
          <w:tab w:val="left" w:pos="562"/>
          <w:tab w:val="left" w:pos="564"/>
        </w:tabs>
        <w:spacing w:before="12" w:line="232" w:lineRule="auto"/>
        <w:ind w:left="564" w:right="977" w:hanging="366"/>
        <w:jc w:val="both"/>
        <w:rPr>
          <w:sz w:val="16"/>
        </w:rPr>
      </w:pPr>
      <w:r>
        <w:rPr>
          <w:sz w:val="16"/>
        </w:rPr>
        <w:t>M. S. Hossain, A. F. Sowers, J. D. Clapp, and V. D. Novak, “Different</w:t>
      </w:r>
      <w:r>
        <w:rPr>
          <w:spacing w:val="40"/>
          <w:sz w:val="16"/>
        </w:rPr>
        <w:t xml:space="preserve"> </w:t>
      </w:r>
      <w:r>
        <w:rPr>
          <w:sz w:val="16"/>
        </w:rPr>
        <w:t>adaptation</w:t>
      </w:r>
      <w:r>
        <w:rPr>
          <w:spacing w:val="40"/>
          <w:sz w:val="16"/>
        </w:rPr>
        <w:t xml:space="preserve"> </w:t>
      </w:r>
      <w:r>
        <w:rPr>
          <w:sz w:val="16"/>
        </w:rPr>
        <w:t>error</w:t>
      </w:r>
      <w:r>
        <w:rPr>
          <w:spacing w:val="40"/>
          <w:sz w:val="16"/>
        </w:rPr>
        <w:t xml:space="preserve"> </w:t>
      </w:r>
      <w:r>
        <w:rPr>
          <w:sz w:val="16"/>
        </w:rPr>
        <w:t>types</w:t>
      </w:r>
      <w:r>
        <w:rPr>
          <w:spacing w:val="40"/>
          <w:sz w:val="16"/>
        </w:rPr>
        <w:t xml:space="preserve"> </w:t>
      </w:r>
      <w:r>
        <w:rPr>
          <w:sz w:val="16"/>
        </w:rPr>
        <w:t>in</w:t>
      </w:r>
      <w:r>
        <w:rPr>
          <w:spacing w:val="40"/>
          <w:sz w:val="16"/>
        </w:rPr>
        <w:t xml:space="preserve"> </w:t>
      </w:r>
      <w:r>
        <w:rPr>
          <w:sz w:val="16"/>
        </w:rPr>
        <w:t>affective</w:t>
      </w:r>
      <w:r>
        <w:rPr>
          <w:spacing w:val="40"/>
          <w:sz w:val="16"/>
        </w:rPr>
        <w:t xml:space="preserve"> </w:t>
      </w:r>
      <w:r>
        <w:rPr>
          <w:sz w:val="16"/>
        </w:rPr>
        <w:t>computing</w:t>
      </w:r>
      <w:r>
        <w:rPr>
          <w:spacing w:val="40"/>
          <w:sz w:val="16"/>
        </w:rPr>
        <w:t xml:space="preserve"> </w:t>
      </w:r>
      <w:r>
        <w:rPr>
          <w:sz w:val="16"/>
        </w:rPr>
        <w:t>have</w:t>
      </w:r>
      <w:r>
        <w:rPr>
          <w:spacing w:val="40"/>
          <w:sz w:val="16"/>
        </w:rPr>
        <w:t xml:space="preserve"> </w:t>
      </w:r>
      <w:r>
        <w:rPr>
          <w:sz w:val="16"/>
        </w:rPr>
        <w:t>different</w:t>
      </w:r>
      <w:r>
        <w:rPr>
          <w:spacing w:val="40"/>
          <w:sz w:val="16"/>
        </w:rPr>
        <w:t xml:space="preserve"> </w:t>
      </w:r>
      <w:r>
        <w:rPr>
          <w:sz w:val="16"/>
        </w:rPr>
        <w:t>effects</w:t>
      </w:r>
      <w:r>
        <w:rPr>
          <w:spacing w:val="40"/>
          <w:sz w:val="16"/>
        </w:rPr>
        <w:t xml:space="preserve"> </w:t>
      </w:r>
      <w:r>
        <w:rPr>
          <w:sz w:val="16"/>
        </w:rPr>
        <w:t xml:space="preserve">on user experience: A Wizard-of-Oz study,” </w:t>
      </w:r>
      <w:r>
        <w:rPr>
          <w:i/>
          <w:sz w:val="16"/>
        </w:rPr>
        <w:t>International Journal of</w:t>
      </w:r>
      <w:r>
        <w:rPr>
          <w:i/>
          <w:spacing w:val="40"/>
          <w:sz w:val="16"/>
        </w:rPr>
        <w:t xml:space="preserve"> </w:t>
      </w:r>
      <w:r>
        <w:rPr>
          <w:i/>
          <w:sz w:val="16"/>
        </w:rPr>
        <w:t>Human-Computer Studies</w:t>
      </w:r>
      <w:r>
        <w:rPr>
          <w:sz w:val="16"/>
        </w:rPr>
        <w:t>, vol. 196, p. 103440, Feb. 2025.</w:t>
      </w:r>
    </w:p>
    <w:p w14:paraId="4038DB6D" w14:textId="77777777" w:rsidR="005E5D1A" w:rsidRDefault="00000000">
      <w:pPr>
        <w:pStyle w:val="ListParagraph"/>
        <w:numPr>
          <w:ilvl w:val="0"/>
          <w:numId w:val="1"/>
        </w:numPr>
        <w:tabs>
          <w:tab w:val="left" w:pos="562"/>
          <w:tab w:val="left" w:pos="564"/>
        </w:tabs>
        <w:spacing w:before="13" w:line="232" w:lineRule="auto"/>
        <w:ind w:left="564" w:right="977" w:hanging="366"/>
        <w:jc w:val="both"/>
        <w:rPr>
          <w:sz w:val="16"/>
        </w:rPr>
      </w:pPr>
      <w:r>
        <w:rPr>
          <w:sz w:val="16"/>
        </w:rPr>
        <w:t>C. Holland, G. Perry, and H. F. Neyedli, “Calibrating Trust, Reliance</w:t>
      </w:r>
      <w:r>
        <w:rPr>
          <w:spacing w:val="40"/>
          <w:sz w:val="16"/>
        </w:rPr>
        <w:t xml:space="preserve"> </w:t>
      </w:r>
      <w:r>
        <w:rPr>
          <w:sz w:val="16"/>
        </w:rPr>
        <w:t>and</w:t>
      </w:r>
      <w:r>
        <w:rPr>
          <w:spacing w:val="-10"/>
          <w:sz w:val="16"/>
        </w:rPr>
        <w:t xml:space="preserve"> </w:t>
      </w:r>
      <w:r>
        <w:rPr>
          <w:sz w:val="16"/>
        </w:rPr>
        <w:t>Dependence</w:t>
      </w:r>
      <w:r>
        <w:rPr>
          <w:spacing w:val="-10"/>
          <w:sz w:val="16"/>
        </w:rPr>
        <w:t xml:space="preserve"> </w:t>
      </w:r>
      <w:r>
        <w:rPr>
          <w:sz w:val="16"/>
        </w:rPr>
        <w:t>in</w:t>
      </w:r>
      <w:r>
        <w:rPr>
          <w:spacing w:val="-10"/>
          <w:sz w:val="16"/>
        </w:rPr>
        <w:t xml:space="preserve"> </w:t>
      </w:r>
      <w:r>
        <w:rPr>
          <w:sz w:val="16"/>
        </w:rPr>
        <w:t>Variable-Reliability</w:t>
      </w:r>
      <w:r>
        <w:rPr>
          <w:spacing w:val="-10"/>
          <w:sz w:val="16"/>
        </w:rPr>
        <w:t xml:space="preserve"> </w:t>
      </w:r>
      <w:r>
        <w:rPr>
          <w:sz w:val="16"/>
        </w:rPr>
        <w:t>Automation,”</w:t>
      </w:r>
      <w:r>
        <w:rPr>
          <w:spacing w:val="-10"/>
          <w:sz w:val="16"/>
        </w:rPr>
        <w:t xml:space="preserve"> </w:t>
      </w:r>
      <w:r>
        <w:rPr>
          <w:i/>
          <w:sz w:val="16"/>
        </w:rPr>
        <w:t>Proceedings</w:t>
      </w:r>
      <w:r>
        <w:rPr>
          <w:i/>
          <w:spacing w:val="-10"/>
          <w:sz w:val="16"/>
        </w:rPr>
        <w:t xml:space="preserve"> </w:t>
      </w:r>
      <w:r>
        <w:rPr>
          <w:i/>
          <w:sz w:val="16"/>
        </w:rPr>
        <w:t>of</w:t>
      </w:r>
      <w:r>
        <w:rPr>
          <w:i/>
          <w:spacing w:val="-10"/>
          <w:sz w:val="16"/>
        </w:rPr>
        <w:t xml:space="preserve"> </w:t>
      </w:r>
      <w:r>
        <w:rPr>
          <w:i/>
          <w:sz w:val="16"/>
        </w:rPr>
        <w:t>the</w:t>
      </w:r>
      <w:r>
        <w:rPr>
          <w:i/>
          <w:spacing w:val="40"/>
          <w:sz w:val="16"/>
        </w:rPr>
        <w:t xml:space="preserve"> </w:t>
      </w:r>
      <w:r>
        <w:rPr>
          <w:i/>
          <w:sz w:val="16"/>
        </w:rPr>
        <w:t>Human Factors and Ergonomics Society ... Annual Meeting. Human</w:t>
      </w:r>
      <w:r>
        <w:rPr>
          <w:i/>
          <w:spacing w:val="40"/>
          <w:sz w:val="16"/>
        </w:rPr>
        <w:t xml:space="preserve"> </w:t>
      </w:r>
      <w:r>
        <w:rPr>
          <w:i/>
          <w:sz w:val="16"/>
        </w:rPr>
        <w:t>Factors and Ergonomics Society. Annual Meeting</w:t>
      </w:r>
      <w:r>
        <w:rPr>
          <w:sz w:val="16"/>
        </w:rPr>
        <w:t>, vol. 68, no. 1, pp.</w:t>
      </w:r>
      <w:r>
        <w:rPr>
          <w:spacing w:val="40"/>
          <w:sz w:val="16"/>
        </w:rPr>
        <w:t xml:space="preserve"> </w:t>
      </w:r>
      <w:r>
        <w:rPr>
          <w:sz w:val="16"/>
        </w:rPr>
        <w:t>604–610, Sep. 2024.</w:t>
      </w:r>
    </w:p>
    <w:p w14:paraId="4038DB6E" w14:textId="77777777" w:rsidR="005E5D1A" w:rsidRDefault="00000000">
      <w:pPr>
        <w:pStyle w:val="ListParagraph"/>
        <w:numPr>
          <w:ilvl w:val="0"/>
          <w:numId w:val="1"/>
        </w:numPr>
        <w:tabs>
          <w:tab w:val="left" w:pos="562"/>
          <w:tab w:val="left" w:pos="564"/>
        </w:tabs>
        <w:spacing w:before="15" w:line="232" w:lineRule="auto"/>
        <w:ind w:left="564" w:right="977" w:hanging="366"/>
        <w:jc w:val="both"/>
        <w:rPr>
          <w:sz w:val="16"/>
        </w:rPr>
      </w:pPr>
      <w:r>
        <w:rPr>
          <w:sz w:val="16"/>
        </w:rPr>
        <w:t>G.</w:t>
      </w:r>
      <w:r>
        <w:rPr>
          <w:spacing w:val="-6"/>
          <w:sz w:val="16"/>
        </w:rPr>
        <w:t xml:space="preserve"> </w:t>
      </w:r>
      <w:r>
        <w:rPr>
          <w:sz w:val="16"/>
        </w:rPr>
        <w:t>Demirezen,</w:t>
      </w:r>
      <w:r>
        <w:rPr>
          <w:spacing w:val="-6"/>
          <w:sz w:val="16"/>
        </w:rPr>
        <w:t xml:space="preserve"> </w:t>
      </w:r>
      <w:r>
        <w:rPr>
          <w:sz w:val="16"/>
        </w:rPr>
        <w:t>T.</w:t>
      </w:r>
      <w:r>
        <w:rPr>
          <w:spacing w:val="-6"/>
          <w:sz w:val="16"/>
        </w:rPr>
        <w:t xml:space="preserve"> </w:t>
      </w:r>
      <w:r>
        <w:rPr>
          <w:sz w:val="16"/>
        </w:rPr>
        <w:t>Tas¸kaya</w:t>
      </w:r>
      <w:r>
        <w:rPr>
          <w:spacing w:val="-6"/>
          <w:sz w:val="16"/>
        </w:rPr>
        <w:t xml:space="preserve"> </w:t>
      </w:r>
      <w:r>
        <w:rPr>
          <w:sz w:val="16"/>
        </w:rPr>
        <w:t>Temizel,</w:t>
      </w:r>
      <w:r>
        <w:rPr>
          <w:spacing w:val="-6"/>
          <w:sz w:val="16"/>
        </w:rPr>
        <w:t xml:space="preserve"> </w:t>
      </w:r>
      <w:r>
        <w:rPr>
          <w:sz w:val="16"/>
        </w:rPr>
        <w:t>and</w:t>
      </w:r>
      <w:r>
        <w:rPr>
          <w:spacing w:val="-6"/>
          <w:sz w:val="16"/>
        </w:rPr>
        <w:t xml:space="preserve"> </w:t>
      </w:r>
      <w:r>
        <w:rPr>
          <w:sz w:val="16"/>
        </w:rPr>
        <w:t>A.-M.</w:t>
      </w:r>
      <w:r>
        <w:rPr>
          <w:spacing w:val="-6"/>
          <w:sz w:val="16"/>
        </w:rPr>
        <w:t xml:space="preserve"> </w:t>
      </w:r>
      <w:r>
        <w:rPr>
          <w:sz w:val="16"/>
        </w:rPr>
        <w:t>Brouwer,</w:t>
      </w:r>
      <w:r>
        <w:rPr>
          <w:spacing w:val="-6"/>
          <w:sz w:val="16"/>
        </w:rPr>
        <w:t xml:space="preserve"> </w:t>
      </w:r>
      <w:r>
        <w:rPr>
          <w:sz w:val="16"/>
        </w:rPr>
        <w:t>“Reproducible</w:t>
      </w:r>
      <w:r>
        <w:rPr>
          <w:spacing w:val="40"/>
          <w:sz w:val="16"/>
        </w:rPr>
        <w:t xml:space="preserve"> </w:t>
      </w:r>
      <w:r>
        <w:rPr>
          <w:sz w:val="16"/>
        </w:rPr>
        <w:t>machine</w:t>
      </w:r>
      <w:r>
        <w:rPr>
          <w:spacing w:val="-10"/>
          <w:sz w:val="16"/>
        </w:rPr>
        <w:t xml:space="preserve"> </w:t>
      </w:r>
      <w:r>
        <w:rPr>
          <w:sz w:val="16"/>
        </w:rPr>
        <w:t>learning</w:t>
      </w:r>
      <w:r>
        <w:rPr>
          <w:spacing w:val="-10"/>
          <w:sz w:val="16"/>
        </w:rPr>
        <w:t xml:space="preserve"> </w:t>
      </w:r>
      <w:r>
        <w:rPr>
          <w:sz w:val="16"/>
        </w:rPr>
        <w:t>research</w:t>
      </w:r>
      <w:r>
        <w:rPr>
          <w:spacing w:val="-10"/>
          <w:sz w:val="16"/>
        </w:rPr>
        <w:t xml:space="preserve"> </w:t>
      </w:r>
      <w:r>
        <w:rPr>
          <w:sz w:val="16"/>
        </w:rPr>
        <w:t>in</w:t>
      </w:r>
      <w:r>
        <w:rPr>
          <w:spacing w:val="-10"/>
          <w:sz w:val="16"/>
        </w:rPr>
        <w:t xml:space="preserve"> </w:t>
      </w:r>
      <w:r>
        <w:rPr>
          <w:sz w:val="16"/>
        </w:rPr>
        <w:t>mental</w:t>
      </w:r>
      <w:r>
        <w:rPr>
          <w:spacing w:val="-10"/>
          <w:sz w:val="16"/>
        </w:rPr>
        <w:t xml:space="preserve"> </w:t>
      </w:r>
      <w:r>
        <w:rPr>
          <w:sz w:val="16"/>
        </w:rPr>
        <w:t>workload</w:t>
      </w:r>
      <w:r>
        <w:rPr>
          <w:spacing w:val="-10"/>
          <w:sz w:val="16"/>
        </w:rPr>
        <w:t xml:space="preserve"> </w:t>
      </w:r>
      <w:r>
        <w:rPr>
          <w:sz w:val="16"/>
        </w:rPr>
        <w:t>classification</w:t>
      </w:r>
      <w:r>
        <w:rPr>
          <w:spacing w:val="-10"/>
          <w:sz w:val="16"/>
        </w:rPr>
        <w:t xml:space="preserve"> </w:t>
      </w:r>
      <w:r>
        <w:rPr>
          <w:sz w:val="16"/>
        </w:rPr>
        <w:t>using</w:t>
      </w:r>
      <w:r>
        <w:rPr>
          <w:spacing w:val="-10"/>
          <w:sz w:val="16"/>
        </w:rPr>
        <w:t xml:space="preserve"> </w:t>
      </w:r>
      <w:r>
        <w:rPr>
          <w:sz w:val="16"/>
        </w:rPr>
        <w:t>EEG,”</w:t>
      </w:r>
      <w:r>
        <w:rPr>
          <w:spacing w:val="40"/>
          <w:sz w:val="16"/>
        </w:rPr>
        <w:t xml:space="preserve"> </w:t>
      </w:r>
      <w:r>
        <w:rPr>
          <w:i/>
          <w:sz w:val="16"/>
        </w:rPr>
        <w:t>Frontiers in Neuroergonomics</w:t>
      </w:r>
      <w:r>
        <w:rPr>
          <w:sz w:val="16"/>
        </w:rPr>
        <w:t>, vol. 5, Apr. 2024.</w:t>
      </w:r>
    </w:p>
    <w:p w14:paraId="4038DB6F" w14:textId="77777777" w:rsidR="005E5D1A" w:rsidRDefault="00000000">
      <w:pPr>
        <w:pStyle w:val="ListParagraph"/>
        <w:numPr>
          <w:ilvl w:val="0"/>
          <w:numId w:val="1"/>
        </w:numPr>
        <w:tabs>
          <w:tab w:val="left" w:pos="562"/>
          <w:tab w:val="left" w:pos="564"/>
        </w:tabs>
        <w:spacing w:before="12" w:line="232" w:lineRule="auto"/>
        <w:ind w:left="564" w:right="977" w:hanging="366"/>
        <w:jc w:val="both"/>
        <w:rPr>
          <w:sz w:val="16"/>
        </w:rPr>
      </w:pPr>
      <w:r>
        <w:rPr>
          <w:sz w:val="16"/>
        </w:rPr>
        <w:t>G. Vos, K. Trinh, Z. Sarnyai, and M. R. Azghadi, “Generalizable ma-chine</w:t>
      </w:r>
      <w:r>
        <w:rPr>
          <w:spacing w:val="-8"/>
          <w:sz w:val="16"/>
        </w:rPr>
        <w:t xml:space="preserve"> </w:t>
      </w:r>
      <w:r>
        <w:rPr>
          <w:sz w:val="16"/>
        </w:rPr>
        <w:t>learning</w:t>
      </w:r>
      <w:r>
        <w:rPr>
          <w:spacing w:val="-8"/>
          <w:sz w:val="16"/>
        </w:rPr>
        <w:t xml:space="preserve"> </w:t>
      </w:r>
      <w:r>
        <w:rPr>
          <w:sz w:val="16"/>
        </w:rPr>
        <w:t>for</w:t>
      </w:r>
      <w:r>
        <w:rPr>
          <w:spacing w:val="-8"/>
          <w:sz w:val="16"/>
        </w:rPr>
        <w:t xml:space="preserve"> </w:t>
      </w:r>
      <w:r>
        <w:rPr>
          <w:sz w:val="16"/>
        </w:rPr>
        <w:t>stress</w:t>
      </w:r>
      <w:r>
        <w:rPr>
          <w:spacing w:val="-8"/>
          <w:sz w:val="16"/>
        </w:rPr>
        <w:t xml:space="preserve"> </w:t>
      </w:r>
      <w:r>
        <w:rPr>
          <w:sz w:val="16"/>
        </w:rPr>
        <w:t>monitoring</w:t>
      </w:r>
      <w:r>
        <w:rPr>
          <w:spacing w:val="-8"/>
          <w:sz w:val="16"/>
        </w:rPr>
        <w:t xml:space="preserve"> </w:t>
      </w:r>
      <w:r>
        <w:rPr>
          <w:sz w:val="16"/>
        </w:rPr>
        <w:t>from</w:t>
      </w:r>
      <w:r>
        <w:rPr>
          <w:spacing w:val="-8"/>
          <w:sz w:val="16"/>
        </w:rPr>
        <w:t xml:space="preserve"> </w:t>
      </w:r>
      <w:r>
        <w:rPr>
          <w:sz w:val="16"/>
        </w:rPr>
        <w:t>wearable</w:t>
      </w:r>
      <w:r>
        <w:rPr>
          <w:spacing w:val="-8"/>
          <w:sz w:val="16"/>
        </w:rPr>
        <w:t xml:space="preserve"> </w:t>
      </w:r>
      <w:r>
        <w:rPr>
          <w:sz w:val="16"/>
        </w:rPr>
        <w:t>devices:</w:t>
      </w:r>
      <w:r>
        <w:rPr>
          <w:spacing w:val="-8"/>
          <w:sz w:val="16"/>
        </w:rPr>
        <w:t xml:space="preserve"> </w:t>
      </w:r>
      <w:r>
        <w:rPr>
          <w:sz w:val="16"/>
        </w:rPr>
        <w:t>A</w:t>
      </w:r>
      <w:r>
        <w:rPr>
          <w:spacing w:val="-8"/>
          <w:sz w:val="16"/>
        </w:rPr>
        <w:t xml:space="preserve"> </w:t>
      </w:r>
      <w:r>
        <w:rPr>
          <w:sz w:val="16"/>
        </w:rPr>
        <w:t>systematic</w:t>
      </w:r>
      <w:r>
        <w:rPr>
          <w:spacing w:val="40"/>
          <w:sz w:val="16"/>
        </w:rPr>
        <w:t xml:space="preserve"> </w:t>
      </w:r>
      <w:r>
        <w:rPr>
          <w:sz w:val="16"/>
        </w:rPr>
        <w:t xml:space="preserve">literature review,” </w:t>
      </w:r>
      <w:r>
        <w:rPr>
          <w:i/>
          <w:sz w:val="16"/>
        </w:rPr>
        <w:t>International Journal of Medical Informatics</w:t>
      </w:r>
      <w:r>
        <w:rPr>
          <w:sz w:val="16"/>
        </w:rPr>
        <w:t>, vol.</w:t>
      </w:r>
      <w:r>
        <w:rPr>
          <w:spacing w:val="40"/>
          <w:sz w:val="16"/>
        </w:rPr>
        <w:t xml:space="preserve"> </w:t>
      </w:r>
      <w:r>
        <w:rPr>
          <w:sz w:val="16"/>
        </w:rPr>
        <w:t>173, p. 105026, May 2023.</w:t>
      </w:r>
    </w:p>
    <w:p w14:paraId="4038DB70" w14:textId="77777777" w:rsidR="005E5D1A" w:rsidRDefault="00000000">
      <w:pPr>
        <w:pStyle w:val="ListParagraph"/>
        <w:numPr>
          <w:ilvl w:val="0"/>
          <w:numId w:val="1"/>
        </w:numPr>
        <w:tabs>
          <w:tab w:val="left" w:pos="563"/>
        </w:tabs>
        <w:spacing w:before="9" w:line="182" w:lineRule="exact"/>
        <w:ind w:left="563" w:hanging="364"/>
        <w:jc w:val="both"/>
        <w:rPr>
          <w:sz w:val="16"/>
        </w:rPr>
      </w:pPr>
      <w:r>
        <w:rPr>
          <w:sz w:val="16"/>
        </w:rPr>
        <w:t>M.</w:t>
      </w:r>
      <w:r>
        <w:rPr>
          <w:spacing w:val="-9"/>
          <w:sz w:val="16"/>
        </w:rPr>
        <w:t xml:space="preserve"> </w:t>
      </w:r>
      <w:r>
        <w:rPr>
          <w:sz w:val="16"/>
        </w:rPr>
        <w:t>Benchekroun,</w:t>
      </w:r>
      <w:r>
        <w:rPr>
          <w:spacing w:val="-9"/>
          <w:sz w:val="16"/>
        </w:rPr>
        <w:t xml:space="preserve"> </w:t>
      </w:r>
      <w:r>
        <w:rPr>
          <w:sz w:val="16"/>
        </w:rPr>
        <w:t>P.</w:t>
      </w:r>
      <w:r>
        <w:rPr>
          <w:spacing w:val="-8"/>
          <w:sz w:val="16"/>
        </w:rPr>
        <w:t xml:space="preserve"> </w:t>
      </w:r>
      <w:r>
        <w:rPr>
          <w:sz w:val="16"/>
        </w:rPr>
        <w:t>E.</w:t>
      </w:r>
      <w:r>
        <w:rPr>
          <w:spacing w:val="-9"/>
          <w:sz w:val="16"/>
        </w:rPr>
        <w:t xml:space="preserve"> </w:t>
      </w:r>
      <w:r>
        <w:rPr>
          <w:sz w:val="16"/>
        </w:rPr>
        <w:t>Velmovitsky,</w:t>
      </w:r>
      <w:r>
        <w:rPr>
          <w:spacing w:val="-8"/>
          <w:sz w:val="16"/>
        </w:rPr>
        <w:t xml:space="preserve"> </w:t>
      </w:r>
      <w:r>
        <w:rPr>
          <w:sz w:val="16"/>
        </w:rPr>
        <w:t>D.</w:t>
      </w:r>
      <w:r>
        <w:rPr>
          <w:spacing w:val="-9"/>
          <w:sz w:val="16"/>
        </w:rPr>
        <w:t xml:space="preserve"> </w:t>
      </w:r>
      <w:r>
        <w:rPr>
          <w:sz w:val="16"/>
        </w:rPr>
        <w:t>Istrate,</w:t>
      </w:r>
      <w:r>
        <w:rPr>
          <w:spacing w:val="-8"/>
          <w:sz w:val="16"/>
        </w:rPr>
        <w:t xml:space="preserve"> </w:t>
      </w:r>
      <w:r>
        <w:rPr>
          <w:sz w:val="16"/>
        </w:rPr>
        <w:t>V.</w:t>
      </w:r>
      <w:r>
        <w:rPr>
          <w:spacing w:val="-9"/>
          <w:sz w:val="16"/>
        </w:rPr>
        <w:t xml:space="preserve"> </w:t>
      </w:r>
      <w:r>
        <w:rPr>
          <w:sz w:val="16"/>
        </w:rPr>
        <w:t>Zalc,</w:t>
      </w:r>
      <w:r>
        <w:rPr>
          <w:spacing w:val="-8"/>
          <w:sz w:val="16"/>
        </w:rPr>
        <w:t xml:space="preserve"> </w:t>
      </w:r>
      <w:r>
        <w:rPr>
          <w:sz w:val="16"/>
        </w:rPr>
        <w:t>P.</w:t>
      </w:r>
      <w:r>
        <w:rPr>
          <w:spacing w:val="-9"/>
          <w:sz w:val="16"/>
        </w:rPr>
        <w:t xml:space="preserve"> </w:t>
      </w:r>
      <w:r>
        <w:rPr>
          <w:sz w:val="16"/>
        </w:rPr>
        <w:t>P.</w:t>
      </w:r>
      <w:r>
        <w:rPr>
          <w:spacing w:val="-8"/>
          <w:sz w:val="16"/>
        </w:rPr>
        <w:t xml:space="preserve"> </w:t>
      </w:r>
      <w:r>
        <w:rPr>
          <w:sz w:val="16"/>
        </w:rPr>
        <w:t>Morita,</w:t>
      </w:r>
      <w:r>
        <w:rPr>
          <w:spacing w:val="-9"/>
          <w:sz w:val="16"/>
        </w:rPr>
        <w:t xml:space="preserve"> </w:t>
      </w:r>
      <w:r>
        <w:rPr>
          <w:spacing w:val="-5"/>
          <w:sz w:val="16"/>
        </w:rPr>
        <w:t>and</w:t>
      </w:r>
    </w:p>
    <w:p w14:paraId="4038DB71" w14:textId="77777777" w:rsidR="005E5D1A" w:rsidRDefault="00000000">
      <w:pPr>
        <w:spacing w:before="2" w:line="232" w:lineRule="auto"/>
        <w:ind w:left="564" w:right="977"/>
        <w:jc w:val="both"/>
        <w:rPr>
          <w:sz w:val="16"/>
        </w:rPr>
      </w:pPr>
      <w:r>
        <w:rPr>
          <w:sz w:val="16"/>
        </w:rPr>
        <w:t>D. Lenne, “Cross Dataset Analysis for Generalizability of HRV-Based</w:t>
      </w:r>
      <w:r>
        <w:rPr>
          <w:spacing w:val="40"/>
          <w:sz w:val="16"/>
        </w:rPr>
        <w:t xml:space="preserve"> </w:t>
      </w:r>
      <w:r>
        <w:rPr>
          <w:sz w:val="16"/>
        </w:rPr>
        <w:t xml:space="preserve">Stress Detection Models,” </w:t>
      </w:r>
      <w:r>
        <w:rPr>
          <w:i/>
          <w:sz w:val="16"/>
        </w:rPr>
        <w:t>Sensors</w:t>
      </w:r>
      <w:r>
        <w:rPr>
          <w:sz w:val="16"/>
        </w:rPr>
        <w:t>, vol. 23, no. 4, p. 1807, Jan. 2023.</w:t>
      </w:r>
    </w:p>
    <w:p w14:paraId="4038DB72" w14:textId="77777777" w:rsidR="005E5D1A" w:rsidRDefault="00000000">
      <w:pPr>
        <w:pStyle w:val="ListParagraph"/>
        <w:numPr>
          <w:ilvl w:val="0"/>
          <w:numId w:val="1"/>
        </w:numPr>
        <w:tabs>
          <w:tab w:val="left" w:pos="562"/>
          <w:tab w:val="left" w:pos="564"/>
        </w:tabs>
        <w:spacing w:before="12" w:line="232" w:lineRule="auto"/>
        <w:ind w:left="564" w:right="977" w:hanging="366"/>
        <w:jc w:val="both"/>
        <w:rPr>
          <w:sz w:val="16"/>
        </w:rPr>
      </w:pPr>
      <w:r>
        <w:rPr>
          <w:sz w:val="16"/>
        </w:rPr>
        <w:t xml:space="preserve">P. Prajod, B. Mahesh, and E. Andre´, “Stressor Type </w:t>
      </w:r>
      <w:r>
        <w:rPr>
          <w:sz w:val="16"/>
        </w:rPr>
        <w:t>Matters! – Explor-ing Factors Influencing Cross-Dataset Generalizability of Physiological</w:t>
      </w:r>
      <w:r>
        <w:rPr>
          <w:spacing w:val="40"/>
          <w:sz w:val="16"/>
        </w:rPr>
        <w:t xml:space="preserve"> </w:t>
      </w:r>
      <w:r>
        <w:rPr>
          <w:sz w:val="16"/>
        </w:rPr>
        <w:t>Stress Detection,” May 2024.</w:t>
      </w:r>
    </w:p>
    <w:p w14:paraId="4038DB73" w14:textId="77777777" w:rsidR="005E5D1A" w:rsidRDefault="00000000">
      <w:pPr>
        <w:pStyle w:val="ListParagraph"/>
        <w:numPr>
          <w:ilvl w:val="0"/>
          <w:numId w:val="1"/>
        </w:numPr>
        <w:tabs>
          <w:tab w:val="left" w:pos="562"/>
          <w:tab w:val="left" w:pos="564"/>
        </w:tabs>
        <w:spacing w:before="13" w:line="232" w:lineRule="auto"/>
        <w:ind w:left="564" w:right="977" w:hanging="366"/>
        <w:jc w:val="both"/>
        <w:rPr>
          <w:sz w:val="16"/>
        </w:rPr>
      </w:pPr>
      <w:r>
        <w:rPr>
          <w:sz w:val="16"/>
        </w:rPr>
        <w:t>M.</w:t>
      </w:r>
      <w:r>
        <w:rPr>
          <w:spacing w:val="-2"/>
          <w:sz w:val="16"/>
        </w:rPr>
        <w:t xml:space="preserve"> </w:t>
      </w:r>
      <w:r>
        <w:rPr>
          <w:sz w:val="16"/>
        </w:rPr>
        <w:t>Parent,</w:t>
      </w:r>
      <w:r>
        <w:rPr>
          <w:spacing w:val="-2"/>
          <w:sz w:val="16"/>
        </w:rPr>
        <w:t xml:space="preserve"> </w:t>
      </w:r>
      <w:r>
        <w:rPr>
          <w:sz w:val="16"/>
        </w:rPr>
        <w:t>V.</w:t>
      </w:r>
      <w:r>
        <w:rPr>
          <w:spacing w:val="-2"/>
          <w:sz w:val="16"/>
        </w:rPr>
        <w:t xml:space="preserve"> </w:t>
      </w:r>
      <w:r>
        <w:rPr>
          <w:sz w:val="16"/>
        </w:rPr>
        <w:t>Peysakhovich,</w:t>
      </w:r>
      <w:r>
        <w:rPr>
          <w:spacing w:val="-2"/>
          <w:sz w:val="16"/>
        </w:rPr>
        <w:t xml:space="preserve"> </w:t>
      </w:r>
      <w:r>
        <w:rPr>
          <w:sz w:val="16"/>
        </w:rPr>
        <w:t>K.</w:t>
      </w:r>
      <w:r>
        <w:rPr>
          <w:spacing w:val="-2"/>
          <w:sz w:val="16"/>
        </w:rPr>
        <w:t xml:space="preserve"> </w:t>
      </w:r>
      <w:r>
        <w:rPr>
          <w:sz w:val="16"/>
        </w:rPr>
        <w:t>Mandrick,</w:t>
      </w:r>
      <w:r>
        <w:rPr>
          <w:spacing w:val="-2"/>
          <w:sz w:val="16"/>
        </w:rPr>
        <w:t xml:space="preserve"> </w:t>
      </w:r>
      <w:r>
        <w:rPr>
          <w:sz w:val="16"/>
        </w:rPr>
        <w:t>S.</w:t>
      </w:r>
      <w:r>
        <w:rPr>
          <w:spacing w:val="-2"/>
          <w:sz w:val="16"/>
        </w:rPr>
        <w:t xml:space="preserve"> </w:t>
      </w:r>
      <w:r>
        <w:rPr>
          <w:sz w:val="16"/>
        </w:rPr>
        <w:t>Tremblay,</w:t>
      </w:r>
      <w:r>
        <w:rPr>
          <w:spacing w:val="-2"/>
          <w:sz w:val="16"/>
        </w:rPr>
        <w:t xml:space="preserve"> </w:t>
      </w:r>
      <w:r>
        <w:rPr>
          <w:sz w:val="16"/>
        </w:rPr>
        <w:t>and</w:t>
      </w:r>
      <w:r>
        <w:rPr>
          <w:spacing w:val="-2"/>
          <w:sz w:val="16"/>
        </w:rPr>
        <w:t xml:space="preserve"> </w:t>
      </w:r>
      <w:r>
        <w:rPr>
          <w:sz w:val="16"/>
        </w:rPr>
        <w:t>M.</w:t>
      </w:r>
      <w:r>
        <w:rPr>
          <w:spacing w:val="-2"/>
          <w:sz w:val="16"/>
        </w:rPr>
        <w:t xml:space="preserve"> </w:t>
      </w:r>
      <w:r>
        <w:rPr>
          <w:sz w:val="16"/>
        </w:rPr>
        <w:t>Causse,</w:t>
      </w:r>
      <w:r>
        <w:rPr>
          <w:spacing w:val="40"/>
          <w:sz w:val="16"/>
        </w:rPr>
        <w:t xml:space="preserve"> </w:t>
      </w:r>
      <w:r>
        <w:rPr>
          <w:sz w:val="16"/>
        </w:rPr>
        <w:t xml:space="preserve">“The diagnosticity of psychophysiological signatures: Can we disentan-gle mental workload from acute stress with ECG and fNIRS?” </w:t>
      </w:r>
      <w:r>
        <w:rPr>
          <w:i/>
          <w:sz w:val="16"/>
        </w:rPr>
        <w:t>Interna-tional</w:t>
      </w:r>
      <w:r>
        <w:rPr>
          <w:i/>
          <w:spacing w:val="-8"/>
          <w:sz w:val="16"/>
        </w:rPr>
        <w:t xml:space="preserve"> </w:t>
      </w:r>
      <w:r>
        <w:rPr>
          <w:i/>
          <w:sz w:val="16"/>
        </w:rPr>
        <w:t>Journal</w:t>
      </w:r>
      <w:r>
        <w:rPr>
          <w:i/>
          <w:spacing w:val="-8"/>
          <w:sz w:val="16"/>
        </w:rPr>
        <w:t xml:space="preserve"> </w:t>
      </w:r>
      <w:r>
        <w:rPr>
          <w:i/>
          <w:sz w:val="16"/>
        </w:rPr>
        <w:t>of</w:t>
      </w:r>
      <w:r>
        <w:rPr>
          <w:i/>
          <w:spacing w:val="-8"/>
          <w:sz w:val="16"/>
        </w:rPr>
        <w:t xml:space="preserve"> </w:t>
      </w:r>
      <w:r>
        <w:rPr>
          <w:i/>
          <w:sz w:val="16"/>
        </w:rPr>
        <w:t>Psychophysiology:</w:t>
      </w:r>
      <w:r>
        <w:rPr>
          <w:i/>
          <w:spacing w:val="-8"/>
          <w:sz w:val="16"/>
        </w:rPr>
        <w:t xml:space="preserve"> </w:t>
      </w:r>
      <w:r>
        <w:rPr>
          <w:i/>
          <w:sz w:val="16"/>
        </w:rPr>
        <w:t>Official</w:t>
      </w:r>
      <w:r>
        <w:rPr>
          <w:i/>
          <w:spacing w:val="-8"/>
          <w:sz w:val="16"/>
        </w:rPr>
        <w:t xml:space="preserve"> </w:t>
      </w:r>
      <w:r>
        <w:rPr>
          <w:i/>
          <w:sz w:val="16"/>
        </w:rPr>
        <w:t>Journal</w:t>
      </w:r>
      <w:r>
        <w:rPr>
          <w:i/>
          <w:spacing w:val="-8"/>
          <w:sz w:val="16"/>
        </w:rPr>
        <w:t xml:space="preserve"> </w:t>
      </w:r>
      <w:r>
        <w:rPr>
          <w:i/>
          <w:sz w:val="16"/>
        </w:rPr>
        <w:t>of</w:t>
      </w:r>
      <w:r>
        <w:rPr>
          <w:i/>
          <w:spacing w:val="-8"/>
          <w:sz w:val="16"/>
        </w:rPr>
        <w:t xml:space="preserve"> </w:t>
      </w:r>
      <w:r>
        <w:rPr>
          <w:i/>
          <w:sz w:val="16"/>
        </w:rPr>
        <w:t>the</w:t>
      </w:r>
      <w:r>
        <w:rPr>
          <w:i/>
          <w:spacing w:val="-8"/>
          <w:sz w:val="16"/>
        </w:rPr>
        <w:t xml:space="preserve"> </w:t>
      </w:r>
      <w:r>
        <w:rPr>
          <w:i/>
          <w:sz w:val="16"/>
        </w:rPr>
        <w:t>International</w:t>
      </w:r>
      <w:r>
        <w:rPr>
          <w:i/>
          <w:spacing w:val="40"/>
          <w:sz w:val="16"/>
        </w:rPr>
        <w:t xml:space="preserve"> </w:t>
      </w:r>
      <w:r>
        <w:rPr>
          <w:i/>
          <w:sz w:val="16"/>
        </w:rPr>
        <w:t>Organization of Psychophysiology</w:t>
      </w:r>
      <w:r>
        <w:rPr>
          <w:sz w:val="16"/>
        </w:rPr>
        <w:t>, vol. 146, pp. 139–147, Dec. 2019.</w:t>
      </w:r>
    </w:p>
    <w:p w14:paraId="4038DB74" w14:textId="77777777" w:rsidR="005E5D1A" w:rsidRDefault="00000000">
      <w:pPr>
        <w:pStyle w:val="ListParagraph"/>
        <w:numPr>
          <w:ilvl w:val="0"/>
          <w:numId w:val="1"/>
        </w:numPr>
        <w:tabs>
          <w:tab w:val="left" w:pos="562"/>
          <w:tab w:val="left" w:pos="564"/>
        </w:tabs>
        <w:spacing w:before="14" w:line="232" w:lineRule="auto"/>
        <w:ind w:left="564" w:right="977" w:hanging="366"/>
        <w:jc w:val="both"/>
        <w:rPr>
          <w:sz w:val="16"/>
        </w:rPr>
      </w:pPr>
      <w:r>
        <w:rPr>
          <w:sz w:val="16"/>
        </w:rPr>
        <w:t>M. Bagheri and S. D. Power, “EEG-based detection of mental workload</w:t>
      </w:r>
      <w:r>
        <w:rPr>
          <w:spacing w:val="40"/>
          <w:sz w:val="16"/>
        </w:rPr>
        <w:t xml:space="preserve"> </w:t>
      </w:r>
      <w:r>
        <w:rPr>
          <w:sz w:val="16"/>
        </w:rPr>
        <w:t>level</w:t>
      </w:r>
      <w:r>
        <w:rPr>
          <w:spacing w:val="18"/>
          <w:sz w:val="16"/>
        </w:rPr>
        <w:t xml:space="preserve"> </w:t>
      </w:r>
      <w:r>
        <w:rPr>
          <w:sz w:val="16"/>
        </w:rPr>
        <w:t>and</w:t>
      </w:r>
      <w:r>
        <w:rPr>
          <w:spacing w:val="18"/>
          <w:sz w:val="16"/>
        </w:rPr>
        <w:t xml:space="preserve"> </w:t>
      </w:r>
      <w:r>
        <w:rPr>
          <w:sz w:val="16"/>
        </w:rPr>
        <w:t>stress:</w:t>
      </w:r>
      <w:r>
        <w:rPr>
          <w:spacing w:val="18"/>
          <w:sz w:val="16"/>
        </w:rPr>
        <w:t xml:space="preserve"> </w:t>
      </w:r>
      <w:r>
        <w:rPr>
          <w:sz w:val="16"/>
        </w:rPr>
        <w:t>The</w:t>
      </w:r>
      <w:r>
        <w:rPr>
          <w:spacing w:val="18"/>
          <w:sz w:val="16"/>
        </w:rPr>
        <w:t xml:space="preserve"> </w:t>
      </w:r>
      <w:r>
        <w:rPr>
          <w:sz w:val="16"/>
        </w:rPr>
        <w:t>effect</w:t>
      </w:r>
      <w:r>
        <w:rPr>
          <w:spacing w:val="18"/>
          <w:sz w:val="16"/>
        </w:rPr>
        <w:t xml:space="preserve"> </w:t>
      </w:r>
      <w:r>
        <w:rPr>
          <w:sz w:val="16"/>
        </w:rPr>
        <w:t>of</w:t>
      </w:r>
      <w:r>
        <w:rPr>
          <w:spacing w:val="18"/>
          <w:sz w:val="16"/>
        </w:rPr>
        <w:t xml:space="preserve"> </w:t>
      </w:r>
      <w:r>
        <w:rPr>
          <w:sz w:val="16"/>
        </w:rPr>
        <w:t>variation</w:t>
      </w:r>
      <w:r>
        <w:rPr>
          <w:spacing w:val="18"/>
          <w:sz w:val="16"/>
        </w:rPr>
        <w:t xml:space="preserve"> </w:t>
      </w:r>
      <w:r>
        <w:rPr>
          <w:sz w:val="16"/>
        </w:rPr>
        <w:t>in</w:t>
      </w:r>
      <w:r>
        <w:rPr>
          <w:spacing w:val="18"/>
          <w:sz w:val="16"/>
        </w:rPr>
        <w:t xml:space="preserve"> </w:t>
      </w:r>
      <w:r>
        <w:rPr>
          <w:sz w:val="16"/>
        </w:rPr>
        <w:t>each</w:t>
      </w:r>
      <w:r>
        <w:rPr>
          <w:spacing w:val="18"/>
          <w:sz w:val="16"/>
        </w:rPr>
        <w:t xml:space="preserve"> </w:t>
      </w:r>
      <w:r>
        <w:rPr>
          <w:sz w:val="16"/>
        </w:rPr>
        <w:t>state</w:t>
      </w:r>
      <w:r>
        <w:rPr>
          <w:spacing w:val="18"/>
          <w:sz w:val="16"/>
        </w:rPr>
        <w:t xml:space="preserve"> </w:t>
      </w:r>
      <w:r>
        <w:rPr>
          <w:sz w:val="16"/>
        </w:rPr>
        <w:t>on</w:t>
      </w:r>
      <w:r>
        <w:rPr>
          <w:spacing w:val="18"/>
          <w:sz w:val="16"/>
        </w:rPr>
        <w:t xml:space="preserve"> </w:t>
      </w:r>
      <w:r>
        <w:rPr>
          <w:sz w:val="16"/>
        </w:rPr>
        <w:t>classification</w:t>
      </w:r>
      <w:r>
        <w:rPr>
          <w:spacing w:val="40"/>
          <w:sz w:val="16"/>
        </w:rPr>
        <w:t xml:space="preserve"> </w:t>
      </w:r>
      <w:r>
        <w:rPr>
          <w:sz w:val="16"/>
        </w:rPr>
        <w:t xml:space="preserve">of the other,” </w:t>
      </w:r>
      <w:r>
        <w:rPr>
          <w:i/>
          <w:sz w:val="16"/>
        </w:rPr>
        <w:t>Journal of Neural Engineering</w:t>
      </w:r>
      <w:r>
        <w:rPr>
          <w:sz w:val="16"/>
        </w:rPr>
        <w:t>, vol. 17, no. 5, p. 056015,</w:t>
      </w:r>
      <w:r>
        <w:rPr>
          <w:spacing w:val="40"/>
          <w:sz w:val="16"/>
        </w:rPr>
        <w:t xml:space="preserve"> </w:t>
      </w:r>
      <w:r>
        <w:rPr>
          <w:sz w:val="16"/>
        </w:rPr>
        <w:t>Oct. 2020.</w:t>
      </w:r>
    </w:p>
    <w:p w14:paraId="4038DB75" w14:textId="77777777" w:rsidR="005E5D1A" w:rsidRDefault="00000000">
      <w:pPr>
        <w:pStyle w:val="ListParagraph"/>
        <w:numPr>
          <w:ilvl w:val="0"/>
          <w:numId w:val="1"/>
        </w:numPr>
        <w:tabs>
          <w:tab w:val="left" w:pos="562"/>
          <w:tab w:val="left" w:pos="564"/>
        </w:tabs>
        <w:spacing w:before="13" w:line="232" w:lineRule="auto"/>
        <w:ind w:left="564" w:right="977" w:hanging="366"/>
        <w:jc w:val="both"/>
        <w:rPr>
          <w:sz w:val="16"/>
        </w:rPr>
      </w:pPr>
      <w:r>
        <w:rPr>
          <w:sz w:val="16"/>
        </w:rPr>
        <w:t>——,</w:t>
      </w:r>
      <w:r>
        <w:rPr>
          <w:spacing w:val="-4"/>
          <w:sz w:val="16"/>
        </w:rPr>
        <w:t xml:space="preserve"> </w:t>
      </w:r>
      <w:r>
        <w:rPr>
          <w:sz w:val="16"/>
        </w:rPr>
        <w:t>“Simultaneous</w:t>
      </w:r>
      <w:r>
        <w:rPr>
          <w:spacing w:val="-5"/>
          <w:sz w:val="16"/>
        </w:rPr>
        <w:t xml:space="preserve"> </w:t>
      </w:r>
      <w:r>
        <w:rPr>
          <w:sz w:val="16"/>
        </w:rPr>
        <w:t>Classification</w:t>
      </w:r>
      <w:r>
        <w:rPr>
          <w:spacing w:val="-4"/>
          <w:sz w:val="16"/>
        </w:rPr>
        <w:t xml:space="preserve"> </w:t>
      </w:r>
      <w:r>
        <w:rPr>
          <w:sz w:val="16"/>
        </w:rPr>
        <w:t>of</w:t>
      </w:r>
      <w:r>
        <w:rPr>
          <w:spacing w:val="-4"/>
          <w:sz w:val="16"/>
        </w:rPr>
        <w:t xml:space="preserve"> </w:t>
      </w:r>
      <w:r>
        <w:rPr>
          <w:sz w:val="16"/>
        </w:rPr>
        <w:t>Both</w:t>
      </w:r>
      <w:r>
        <w:rPr>
          <w:spacing w:val="-4"/>
          <w:sz w:val="16"/>
        </w:rPr>
        <w:t xml:space="preserve"> </w:t>
      </w:r>
      <w:r>
        <w:rPr>
          <w:sz w:val="16"/>
        </w:rPr>
        <w:t>Mental</w:t>
      </w:r>
      <w:r>
        <w:rPr>
          <w:spacing w:val="-5"/>
          <w:sz w:val="16"/>
        </w:rPr>
        <w:t xml:space="preserve"> </w:t>
      </w:r>
      <w:r>
        <w:rPr>
          <w:sz w:val="16"/>
        </w:rPr>
        <w:t>Workload</w:t>
      </w:r>
      <w:r>
        <w:rPr>
          <w:spacing w:val="-4"/>
          <w:sz w:val="16"/>
        </w:rPr>
        <w:t xml:space="preserve"> </w:t>
      </w:r>
      <w:r>
        <w:rPr>
          <w:sz w:val="16"/>
        </w:rPr>
        <w:t>and</w:t>
      </w:r>
      <w:r>
        <w:rPr>
          <w:spacing w:val="-4"/>
          <w:sz w:val="16"/>
        </w:rPr>
        <w:t xml:space="preserve"> </w:t>
      </w:r>
      <w:r>
        <w:rPr>
          <w:sz w:val="16"/>
        </w:rPr>
        <w:t>Stress</w:t>
      </w:r>
      <w:r>
        <w:rPr>
          <w:spacing w:val="40"/>
          <w:sz w:val="16"/>
        </w:rPr>
        <w:t xml:space="preserve"> </w:t>
      </w:r>
      <w:r>
        <w:rPr>
          <w:sz w:val="16"/>
        </w:rPr>
        <w:t>Level</w:t>
      </w:r>
      <w:r>
        <w:rPr>
          <w:spacing w:val="-10"/>
          <w:sz w:val="16"/>
        </w:rPr>
        <w:t xml:space="preserve"> </w:t>
      </w:r>
      <w:r>
        <w:rPr>
          <w:sz w:val="16"/>
        </w:rPr>
        <w:t>Suitable</w:t>
      </w:r>
      <w:r>
        <w:rPr>
          <w:spacing w:val="-10"/>
          <w:sz w:val="16"/>
        </w:rPr>
        <w:t xml:space="preserve"> </w:t>
      </w:r>
      <w:r>
        <w:rPr>
          <w:sz w:val="16"/>
        </w:rPr>
        <w:t>for</w:t>
      </w:r>
      <w:r>
        <w:rPr>
          <w:spacing w:val="-10"/>
          <w:sz w:val="16"/>
        </w:rPr>
        <w:t xml:space="preserve"> </w:t>
      </w:r>
      <w:r>
        <w:rPr>
          <w:sz w:val="16"/>
        </w:rPr>
        <w:t>an</w:t>
      </w:r>
      <w:r>
        <w:rPr>
          <w:spacing w:val="-10"/>
          <w:sz w:val="16"/>
        </w:rPr>
        <w:t xml:space="preserve"> </w:t>
      </w:r>
      <w:r>
        <w:rPr>
          <w:sz w:val="16"/>
        </w:rPr>
        <w:t>Online</w:t>
      </w:r>
      <w:r>
        <w:rPr>
          <w:spacing w:val="-10"/>
          <w:sz w:val="16"/>
        </w:rPr>
        <w:t xml:space="preserve"> </w:t>
      </w:r>
      <w:r>
        <w:rPr>
          <w:sz w:val="16"/>
        </w:rPr>
        <w:t>Passive</w:t>
      </w:r>
      <w:r>
        <w:rPr>
          <w:spacing w:val="-10"/>
          <w:sz w:val="16"/>
        </w:rPr>
        <w:t xml:space="preserve"> </w:t>
      </w:r>
      <w:r>
        <w:rPr>
          <w:sz w:val="16"/>
        </w:rPr>
        <w:t>Brain–Computer</w:t>
      </w:r>
      <w:r>
        <w:rPr>
          <w:spacing w:val="-10"/>
          <w:sz w:val="16"/>
        </w:rPr>
        <w:t xml:space="preserve"> </w:t>
      </w:r>
      <w:r>
        <w:rPr>
          <w:sz w:val="16"/>
        </w:rPr>
        <w:t>Interface,”</w:t>
      </w:r>
      <w:r>
        <w:rPr>
          <w:spacing w:val="-10"/>
          <w:sz w:val="16"/>
        </w:rPr>
        <w:t xml:space="preserve"> </w:t>
      </w:r>
      <w:r>
        <w:rPr>
          <w:i/>
          <w:sz w:val="16"/>
        </w:rPr>
        <w:t>Sensors</w:t>
      </w:r>
      <w:r>
        <w:rPr>
          <w:i/>
          <w:spacing w:val="40"/>
          <w:sz w:val="16"/>
        </w:rPr>
        <w:t xml:space="preserve"> </w:t>
      </w:r>
      <w:r>
        <w:rPr>
          <w:i/>
          <w:sz w:val="16"/>
        </w:rPr>
        <w:t>(Basel, Switzerland)</w:t>
      </w:r>
      <w:r>
        <w:rPr>
          <w:sz w:val="16"/>
        </w:rPr>
        <w:t>, vol. 22, no. 2, p. 535, Jan. 2022.</w:t>
      </w:r>
    </w:p>
    <w:p w14:paraId="4038DB76" w14:textId="77777777" w:rsidR="005E5D1A" w:rsidRDefault="005E5D1A">
      <w:pPr>
        <w:pStyle w:val="ListParagraph"/>
        <w:spacing w:line="232" w:lineRule="auto"/>
        <w:rPr>
          <w:sz w:val="16"/>
        </w:rPr>
        <w:sectPr w:rsidR="005E5D1A">
          <w:pgSz w:w="12240" w:h="15840"/>
          <w:pgMar w:top="940" w:right="0" w:bottom="280" w:left="720" w:header="495" w:footer="0" w:gutter="0"/>
          <w:cols w:num="2" w:space="720" w:equalWidth="0">
            <w:col w:w="5281" w:space="40"/>
            <w:col w:w="6199"/>
          </w:cols>
        </w:sectPr>
      </w:pPr>
    </w:p>
    <w:p w14:paraId="4038DB77" w14:textId="77777777" w:rsidR="005E5D1A" w:rsidRDefault="005E5D1A">
      <w:pPr>
        <w:pStyle w:val="BodyText"/>
        <w:spacing w:before="16"/>
        <w:ind w:left="0"/>
        <w:jc w:val="left"/>
        <w:rPr>
          <w:sz w:val="16"/>
        </w:rPr>
      </w:pPr>
    </w:p>
    <w:p w14:paraId="4038DB78" w14:textId="77777777" w:rsidR="005E5D1A" w:rsidRDefault="00000000">
      <w:pPr>
        <w:pStyle w:val="ListParagraph"/>
        <w:numPr>
          <w:ilvl w:val="0"/>
          <w:numId w:val="1"/>
        </w:numPr>
        <w:tabs>
          <w:tab w:val="left" w:pos="622"/>
          <w:tab w:val="left" w:pos="624"/>
        </w:tabs>
        <w:spacing w:before="1" w:line="232" w:lineRule="auto"/>
        <w:ind w:hanging="366"/>
        <w:jc w:val="both"/>
        <w:rPr>
          <w:sz w:val="16"/>
        </w:rPr>
      </w:pPr>
      <w:r>
        <w:rPr>
          <w:sz w:val="16"/>
        </w:rPr>
        <w:t>B. Reimer and B. Mehler, “The Impact of Cognitive Workload on</w:t>
      </w:r>
      <w:r>
        <w:rPr>
          <w:spacing w:val="40"/>
          <w:sz w:val="16"/>
        </w:rPr>
        <w:t xml:space="preserve"> </w:t>
      </w:r>
      <w:r>
        <w:rPr>
          <w:sz w:val="16"/>
        </w:rPr>
        <w:t>Physiological Arousal in Young Adult Drivers: A Field Study and</w:t>
      </w:r>
      <w:r>
        <w:rPr>
          <w:spacing w:val="40"/>
          <w:sz w:val="16"/>
        </w:rPr>
        <w:t xml:space="preserve"> </w:t>
      </w:r>
      <w:r>
        <w:rPr>
          <w:sz w:val="16"/>
        </w:rPr>
        <w:t>Simulation Validation,” Rochester, NY, Jan. 2011.</w:t>
      </w:r>
    </w:p>
    <w:p w14:paraId="4038DB79" w14:textId="77777777" w:rsidR="005E5D1A" w:rsidRDefault="00000000">
      <w:pPr>
        <w:pStyle w:val="ListParagraph"/>
        <w:numPr>
          <w:ilvl w:val="0"/>
          <w:numId w:val="1"/>
        </w:numPr>
        <w:tabs>
          <w:tab w:val="left" w:pos="622"/>
          <w:tab w:val="left" w:pos="624"/>
        </w:tabs>
        <w:spacing w:before="12" w:line="232" w:lineRule="auto"/>
        <w:ind w:hanging="366"/>
        <w:jc w:val="both"/>
        <w:rPr>
          <w:sz w:val="16"/>
        </w:rPr>
      </w:pPr>
      <w:r>
        <w:rPr>
          <w:sz w:val="16"/>
        </w:rPr>
        <w:t>B. Mehler, B. Reimer, and J. F. Coughlin, “Physiological Reactivity to</w:t>
      </w:r>
      <w:r>
        <w:rPr>
          <w:spacing w:val="40"/>
          <w:sz w:val="16"/>
        </w:rPr>
        <w:t xml:space="preserve"> </w:t>
      </w:r>
      <w:r>
        <w:rPr>
          <w:sz w:val="16"/>
        </w:rPr>
        <w:t>Graded</w:t>
      </w:r>
      <w:r>
        <w:rPr>
          <w:spacing w:val="-9"/>
          <w:sz w:val="16"/>
        </w:rPr>
        <w:t xml:space="preserve"> </w:t>
      </w:r>
      <w:r>
        <w:rPr>
          <w:sz w:val="16"/>
        </w:rPr>
        <w:t>Levels</w:t>
      </w:r>
      <w:r>
        <w:rPr>
          <w:spacing w:val="-9"/>
          <w:sz w:val="16"/>
        </w:rPr>
        <w:t xml:space="preserve"> </w:t>
      </w:r>
      <w:r>
        <w:rPr>
          <w:sz w:val="16"/>
        </w:rPr>
        <w:t>of</w:t>
      </w:r>
      <w:r>
        <w:rPr>
          <w:spacing w:val="-9"/>
          <w:sz w:val="16"/>
        </w:rPr>
        <w:t xml:space="preserve"> </w:t>
      </w:r>
      <w:r>
        <w:rPr>
          <w:sz w:val="16"/>
        </w:rPr>
        <w:t>Cognitive</w:t>
      </w:r>
      <w:r>
        <w:rPr>
          <w:spacing w:val="-9"/>
          <w:sz w:val="16"/>
        </w:rPr>
        <w:t xml:space="preserve"> </w:t>
      </w:r>
      <w:r>
        <w:rPr>
          <w:sz w:val="16"/>
        </w:rPr>
        <w:t>Workload</w:t>
      </w:r>
      <w:r>
        <w:rPr>
          <w:spacing w:val="-9"/>
          <w:sz w:val="16"/>
        </w:rPr>
        <w:t xml:space="preserve"> </w:t>
      </w:r>
      <w:r>
        <w:rPr>
          <w:sz w:val="16"/>
        </w:rPr>
        <w:t>across</w:t>
      </w:r>
      <w:r>
        <w:rPr>
          <w:spacing w:val="-9"/>
          <w:sz w:val="16"/>
        </w:rPr>
        <w:t xml:space="preserve"> </w:t>
      </w:r>
      <w:r>
        <w:rPr>
          <w:sz w:val="16"/>
        </w:rPr>
        <w:t>Three</w:t>
      </w:r>
      <w:r>
        <w:rPr>
          <w:spacing w:val="-9"/>
          <w:sz w:val="16"/>
        </w:rPr>
        <w:t xml:space="preserve"> </w:t>
      </w:r>
      <w:r>
        <w:rPr>
          <w:sz w:val="16"/>
        </w:rPr>
        <w:t>Age</w:t>
      </w:r>
      <w:r>
        <w:rPr>
          <w:spacing w:val="-9"/>
          <w:sz w:val="16"/>
        </w:rPr>
        <w:t xml:space="preserve"> </w:t>
      </w:r>
      <w:r>
        <w:rPr>
          <w:sz w:val="16"/>
        </w:rPr>
        <w:t>Groups:</w:t>
      </w:r>
      <w:r>
        <w:rPr>
          <w:spacing w:val="-9"/>
          <w:sz w:val="16"/>
        </w:rPr>
        <w:t xml:space="preserve"> </w:t>
      </w:r>
      <w:r>
        <w:rPr>
          <w:sz w:val="16"/>
        </w:rPr>
        <w:t>An</w:t>
      </w:r>
      <w:r>
        <w:rPr>
          <w:spacing w:val="-9"/>
          <w:sz w:val="16"/>
        </w:rPr>
        <w:t xml:space="preserve"> </w:t>
      </w:r>
      <w:r>
        <w:rPr>
          <w:sz w:val="16"/>
        </w:rPr>
        <w:t xml:space="preserve">On-Road Evaluation,” </w:t>
      </w:r>
      <w:r>
        <w:rPr>
          <w:i/>
          <w:sz w:val="16"/>
        </w:rPr>
        <w:t>Proceedings of the Human Factors and Ergonomics</w:t>
      </w:r>
      <w:r>
        <w:rPr>
          <w:i/>
          <w:spacing w:val="40"/>
          <w:sz w:val="16"/>
        </w:rPr>
        <w:t xml:space="preserve"> </w:t>
      </w:r>
      <w:r>
        <w:rPr>
          <w:i/>
          <w:sz w:val="16"/>
        </w:rPr>
        <w:t>Society Annual Meeting</w:t>
      </w:r>
      <w:r>
        <w:rPr>
          <w:sz w:val="16"/>
        </w:rPr>
        <w:t>, vol. 54, no. 24, pp. 2062–2066, Sep. 2010.</w:t>
      </w:r>
    </w:p>
    <w:p w14:paraId="4038DB7A" w14:textId="77777777" w:rsidR="005E5D1A" w:rsidRDefault="00000000">
      <w:pPr>
        <w:pStyle w:val="ListParagraph"/>
        <w:numPr>
          <w:ilvl w:val="0"/>
          <w:numId w:val="1"/>
        </w:numPr>
        <w:tabs>
          <w:tab w:val="left" w:pos="623"/>
        </w:tabs>
        <w:spacing w:before="8" w:line="182" w:lineRule="exact"/>
        <w:ind w:left="623" w:hanging="364"/>
        <w:jc w:val="both"/>
        <w:rPr>
          <w:sz w:val="16"/>
        </w:rPr>
      </w:pPr>
      <w:r>
        <w:rPr>
          <w:sz w:val="16"/>
        </w:rPr>
        <w:t>I.</w:t>
      </w:r>
      <w:r>
        <w:rPr>
          <w:spacing w:val="34"/>
          <w:sz w:val="16"/>
        </w:rPr>
        <w:t xml:space="preserve"> </w:t>
      </w:r>
      <w:r>
        <w:rPr>
          <w:sz w:val="16"/>
        </w:rPr>
        <w:t>S.</w:t>
      </w:r>
      <w:r>
        <w:rPr>
          <w:spacing w:val="35"/>
          <w:sz w:val="16"/>
        </w:rPr>
        <w:t xml:space="preserve"> </w:t>
      </w:r>
      <w:r>
        <w:rPr>
          <w:sz w:val="16"/>
        </w:rPr>
        <w:t>C.</w:t>
      </w:r>
      <w:r>
        <w:rPr>
          <w:spacing w:val="35"/>
          <w:sz w:val="16"/>
        </w:rPr>
        <w:t xml:space="preserve"> </w:t>
      </w:r>
      <w:r>
        <w:rPr>
          <w:sz w:val="16"/>
        </w:rPr>
        <w:t>Man,</w:t>
      </w:r>
      <w:r>
        <w:rPr>
          <w:spacing w:val="35"/>
          <w:sz w:val="16"/>
        </w:rPr>
        <w:t xml:space="preserve"> </w:t>
      </w:r>
      <w:r>
        <w:rPr>
          <w:sz w:val="16"/>
        </w:rPr>
        <w:t>R.</w:t>
      </w:r>
      <w:r>
        <w:rPr>
          <w:spacing w:val="35"/>
          <w:sz w:val="16"/>
        </w:rPr>
        <w:t xml:space="preserve"> </w:t>
      </w:r>
      <w:r>
        <w:rPr>
          <w:sz w:val="16"/>
        </w:rPr>
        <w:t>Shao,</w:t>
      </w:r>
      <w:r>
        <w:rPr>
          <w:spacing w:val="35"/>
          <w:sz w:val="16"/>
        </w:rPr>
        <w:t xml:space="preserve"> </w:t>
      </w:r>
      <w:r>
        <w:rPr>
          <w:sz w:val="16"/>
        </w:rPr>
        <w:t>W.</w:t>
      </w:r>
      <w:r>
        <w:rPr>
          <w:spacing w:val="35"/>
          <w:sz w:val="16"/>
        </w:rPr>
        <w:t xml:space="preserve"> </w:t>
      </w:r>
      <w:r>
        <w:rPr>
          <w:sz w:val="16"/>
        </w:rPr>
        <w:t>K.</w:t>
      </w:r>
      <w:r>
        <w:rPr>
          <w:spacing w:val="35"/>
          <w:sz w:val="16"/>
        </w:rPr>
        <w:t xml:space="preserve"> </w:t>
      </w:r>
      <w:r>
        <w:rPr>
          <w:sz w:val="16"/>
        </w:rPr>
        <w:t>Hou,</w:t>
      </w:r>
      <w:r>
        <w:rPr>
          <w:spacing w:val="35"/>
          <w:sz w:val="16"/>
        </w:rPr>
        <w:t xml:space="preserve"> </w:t>
      </w:r>
      <w:r>
        <w:rPr>
          <w:sz w:val="16"/>
        </w:rPr>
        <w:t>S.</w:t>
      </w:r>
      <w:r>
        <w:rPr>
          <w:spacing w:val="35"/>
          <w:sz w:val="16"/>
        </w:rPr>
        <w:t xml:space="preserve"> </w:t>
      </w:r>
      <w:r>
        <w:rPr>
          <w:sz w:val="16"/>
        </w:rPr>
        <w:t>Xin</w:t>
      </w:r>
      <w:r>
        <w:rPr>
          <w:spacing w:val="35"/>
          <w:sz w:val="16"/>
        </w:rPr>
        <w:t xml:space="preserve"> </w:t>
      </w:r>
      <w:r>
        <w:rPr>
          <w:sz w:val="16"/>
        </w:rPr>
        <w:t>Li,</w:t>
      </w:r>
      <w:r>
        <w:rPr>
          <w:spacing w:val="35"/>
          <w:sz w:val="16"/>
        </w:rPr>
        <w:t xml:space="preserve"> </w:t>
      </w:r>
      <w:r>
        <w:rPr>
          <w:sz w:val="16"/>
        </w:rPr>
        <w:t>F.</w:t>
      </w:r>
      <w:r>
        <w:rPr>
          <w:spacing w:val="35"/>
          <w:sz w:val="16"/>
        </w:rPr>
        <w:t xml:space="preserve"> </w:t>
      </w:r>
      <w:r>
        <w:rPr>
          <w:sz w:val="16"/>
        </w:rPr>
        <w:t>Y.</w:t>
      </w:r>
      <w:r>
        <w:rPr>
          <w:spacing w:val="35"/>
          <w:sz w:val="16"/>
        </w:rPr>
        <w:t xml:space="preserve"> </w:t>
      </w:r>
      <w:r>
        <w:rPr>
          <w:sz w:val="16"/>
        </w:rPr>
        <w:t>Liu,</w:t>
      </w:r>
      <w:r>
        <w:rPr>
          <w:spacing w:val="35"/>
          <w:sz w:val="16"/>
        </w:rPr>
        <w:t xml:space="preserve"> </w:t>
      </w:r>
      <w:r>
        <w:rPr>
          <w:sz w:val="16"/>
        </w:rPr>
        <w:t>M.</w:t>
      </w:r>
      <w:r>
        <w:rPr>
          <w:spacing w:val="35"/>
          <w:sz w:val="16"/>
        </w:rPr>
        <w:t xml:space="preserve"> </w:t>
      </w:r>
      <w:r>
        <w:rPr>
          <w:spacing w:val="-4"/>
          <w:sz w:val="16"/>
        </w:rPr>
        <w:t>Lee,</w:t>
      </w:r>
    </w:p>
    <w:p w14:paraId="4038DB7B" w14:textId="77777777" w:rsidR="005E5D1A" w:rsidRDefault="00000000">
      <w:pPr>
        <w:spacing w:before="2" w:line="232" w:lineRule="auto"/>
        <w:ind w:left="624"/>
        <w:jc w:val="both"/>
        <w:rPr>
          <w:sz w:val="16"/>
        </w:rPr>
      </w:pPr>
      <w:r>
        <w:rPr>
          <w:sz w:val="16"/>
        </w:rPr>
        <w:t>Y. K. Wing, S.-Y. Yau, and T. M. C. Lee, “Multi-systemic evaluation</w:t>
      </w:r>
      <w:r>
        <w:rPr>
          <w:spacing w:val="80"/>
          <w:sz w:val="16"/>
        </w:rPr>
        <w:t xml:space="preserve"> </w:t>
      </w:r>
      <w:r>
        <w:rPr>
          <w:sz w:val="16"/>
        </w:rPr>
        <w:t>of biological and emotional responses to the Trier Social Stress Test: A</w:t>
      </w:r>
      <w:r>
        <w:rPr>
          <w:spacing w:val="40"/>
          <w:sz w:val="16"/>
        </w:rPr>
        <w:t xml:space="preserve"> </w:t>
      </w:r>
      <w:r>
        <w:rPr>
          <w:sz w:val="16"/>
        </w:rPr>
        <w:t>meta-analysis</w:t>
      </w:r>
      <w:r>
        <w:rPr>
          <w:spacing w:val="-9"/>
          <w:sz w:val="16"/>
        </w:rPr>
        <w:t xml:space="preserve"> </w:t>
      </w:r>
      <w:r>
        <w:rPr>
          <w:sz w:val="16"/>
        </w:rPr>
        <w:t>and</w:t>
      </w:r>
      <w:r>
        <w:rPr>
          <w:spacing w:val="-9"/>
          <w:sz w:val="16"/>
        </w:rPr>
        <w:t xml:space="preserve"> </w:t>
      </w:r>
      <w:r>
        <w:rPr>
          <w:sz w:val="16"/>
        </w:rPr>
        <w:t>systematic</w:t>
      </w:r>
      <w:r>
        <w:rPr>
          <w:spacing w:val="-9"/>
          <w:sz w:val="16"/>
        </w:rPr>
        <w:t xml:space="preserve"> </w:t>
      </w:r>
      <w:r>
        <w:rPr>
          <w:sz w:val="16"/>
        </w:rPr>
        <w:t>review,”</w:t>
      </w:r>
      <w:r>
        <w:rPr>
          <w:spacing w:val="-9"/>
          <w:sz w:val="16"/>
        </w:rPr>
        <w:t xml:space="preserve"> </w:t>
      </w:r>
      <w:r>
        <w:rPr>
          <w:i/>
          <w:sz w:val="16"/>
        </w:rPr>
        <w:t>Frontiers</w:t>
      </w:r>
      <w:r>
        <w:rPr>
          <w:i/>
          <w:spacing w:val="-9"/>
          <w:sz w:val="16"/>
        </w:rPr>
        <w:t xml:space="preserve"> </w:t>
      </w:r>
      <w:r>
        <w:rPr>
          <w:i/>
          <w:sz w:val="16"/>
        </w:rPr>
        <w:t>in</w:t>
      </w:r>
      <w:r>
        <w:rPr>
          <w:i/>
          <w:spacing w:val="-9"/>
          <w:sz w:val="16"/>
        </w:rPr>
        <w:t xml:space="preserve"> </w:t>
      </w:r>
      <w:r>
        <w:rPr>
          <w:i/>
          <w:sz w:val="16"/>
        </w:rPr>
        <w:t>Neuroendocrinology</w:t>
      </w:r>
      <w:r>
        <w:rPr>
          <w:sz w:val="16"/>
        </w:rPr>
        <w:t>,</w:t>
      </w:r>
      <w:r>
        <w:rPr>
          <w:spacing w:val="40"/>
          <w:sz w:val="16"/>
        </w:rPr>
        <w:t xml:space="preserve"> </w:t>
      </w:r>
      <w:r>
        <w:rPr>
          <w:sz w:val="16"/>
        </w:rPr>
        <w:t>vol. 68, p. 101050, Jan. 2023.</w:t>
      </w:r>
    </w:p>
    <w:p w14:paraId="4038DB7C" w14:textId="77777777" w:rsidR="005E5D1A" w:rsidRDefault="00000000">
      <w:pPr>
        <w:pStyle w:val="ListParagraph"/>
        <w:numPr>
          <w:ilvl w:val="0"/>
          <w:numId w:val="1"/>
        </w:numPr>
        <w:tabs>
          <w:tab w:val="left" w:pos="622"/>
          <w:tab w:val="left" w:pos="624"/>
        </w:tabs>
        <w:spacing w:before="13" w:line="232" w:lineRule="auto"/>
        <w:ind w:hanging="366"/>
        <w:jc w:val="both"/>
        <w:rPr>
          <w:sz w:val="16"/>
        </w:rPr>
      </w:pPr>
      <w:r>
        <w:rPr>
          <w:sz w:val="16"/>
        </w:rPr>
        <w:t>G. Giannakakis, D. Grigoriadis, K. Giannakaki, O. Simantiraki, A. Ro-niotis, and M. Tsiknakis, “Review on Psychological Stress Detection</w:t>
      </w:r>
      <w:r>
        <w:rPr>
          <w:spacing w:val="40"/>
          <w:sz w:val="16"/>
        </w:rPr>
        <w:t xml:space="preserve"> </w:t>
      </w:r>
      <w:r>
        <w:rPr>
          <w:sz w:val="16"/>
        </w:rPr>
        <w:t xml:space="preserve">Using Biosignals,” </w:t>
      </w:r>
      <w:r>
        <w:rPr>
          <w:i/>
          <w:sz w:val="16"/>
        </w:rPr>
        <w:t>IEEE Transactions on Affective Computing</w:t>
      </w:r>
      <w:r>
        <w:rPr>
          <w:sz w:val="16"/>
        </w:rPr>
        <w:t>, vol. 13,</w:t>
      </w:r>
      <w:r>
        <w:rPr>
          <w:spacing w:val="40"/>
          <w:sz w:val="16"/>
        </w:rPr>
        <w:t xml:space="preserve"> </w:t>
      </w:r>
      <w:r>
        <w:rPr>
          <w:sz w:val="16"/>
        </w:rPr>
        <w:t>no. 1, pp. 440–460, Jan. 2022.</w:t>
      </w:r>
    </w:p>
    <w:p w14:paraId="4038DB7D" w14:textId="77777777" w:rsidR="005E5D1A" w:rsidRDefault="00000000">
      <w:pPr>
        <w:pStyle w:val="ListParagraph"/>
        <w:numPr>
          <w:ilvl w:val="0"/>
          <w:numId w:val="1"/>
        </w:numPr>
        <w:tabs>
          <w:tab w:val="left" w:pos="623"/>
        </w:tabs>
        <w:spacing w:before="9" w:line="182" w:lineRule="exact"/>
        <w:ind w:left="623" w:hanging="364"/>
        <w:jc w:val="both"/>
        <w:rPr>
          <w:sz w:val="16"/>
        </w:rPr>
      </w:pPr>
      <w:r>
        <w:rPr>
          <w:sz w:val="16"/>
        </w:rPr>
        <w:t>M.</w:t>
      </w:r>
      <w:r>
        <w:rPr>
          <w:spacing w:val="63"/>
          <w:sz w:val="16"/>
        </w:rPr>
        <w:t xml:space="preserve"> </w:t>
      </w:r>
      <w:r>
        <w:rPr>
          <w:sz w:val="16"/>
        </w:rPr>
        <w:t>Causse,</w:t>
      </w:r>
      <w:r>
        <w:rPr>
          <w:spacing w:val="62"/>
          <w:sz w:val="16"/>
        </w:rPr>
        <w:t xml:space="preserve"> </w:t>
      </w:r>
      <w:r>
        <w:rPr>
          <w:sz w:val="16"/>
        </w:rPr>
        <w:t>E.</w:t>
      </w:r>
      <w:r>
        <w:rPr>
          <w:spacing w:val="63"/>
          <w:sz w:val="16"/>
        </w:rPr>
        <w:t xml:space="preserve"> </w:t>
      </w:r>
      <w:r>
        <w:rPr>
          <w:sz w:val="16"/>
        </w:rPr>
        <w:t>Lepron,</w:t>
      </w:r>
      <w:r>
        <w:rPr>
          <w:spacing w:val="63"/>
          <w:sz w:val="16"/>
        </w:rPr>
        <w:t xml:space="preserve"> </w:t>
      </w:r>
      <w:r>
        <w:rPr>
          <w:sz w:val="16"/>
        </w:rPr>
        <w:t>K.</w:t>
      </w:r>
      <w:r>
        <w:rPr>
          <w:spacing w:val="63"/>
          <w:sz w:val="16"/>
        </w:rPr>
        <w:t xml:space="preserve"> </w:t>
      </w:r>
      <w:r>
        <w:rPr>
          <w:sz w:val="16"/>
        </w:rPr>
        <w:t>Mandrick,</w:t>
      </w:r>
      <w:r>
        <w:rPr>
          <w:spacing w:val="62"/>
          <w:sz w:val="16"/>
        </w:rPr>
        <w:t xml:space="preserve"> </w:t>
      </w:r>
      <w:r>
        <w:rPr>
          <w:sz w:val="16"/>
        </w:rPr>
        <w:t>V.</w:t>
      </w:r>
      <w:r>
        <w:rPr>
          <w:spacing w:val="64"/>
          <w:sz w:val="16"/>
        </w:rPr>
        <w:t xml:space="preserve"> </w:t>
      </w:r>
      <w:r>
        <w:rPr>
          <w:sz w:val="16"/>
        </w:rPr>
        <w:t>Peysakhovich,</w:t>
      </w:r>
      <w:r>
        <w:rPr>
          <w:spacing w:val="62"/>
          <w:sz w:val="16"/>
        </w:rPr>
        <w:t xml:space="preserve"> </w:t>
      </w:r>
      <w:r>
        <w:rPr>
          <w:sz w:val="16"/>
        </w:rPr>
        <w:t>I.</w:t>
      </w:r>
      <w:r>
        <w:rPr>
          <w:spacing w:val="63"/>
          <w:sz w:val="16"/>
        </w:rPr>
        <w:t xml:space="preserve"> </w:t>
      </w:r>
      <w:r>
        <w:rPr>
          <w:spacing w:val="-2"/>
          <w:sz w:val="16"/>
        </w:rPr>
        <w:t>Berry,</w:t>
      </w:r>
    </w:p>
    <w:p w14:paraId="4038DB7E" w14:textId="77777777" w:rsidR="005E5D1A" w:rsidRDefault="00000000">
      <w:pPr>
        <w:spacing w:before="2" w:line="232" w:lineRule="auto"/>
        <w:ind w:left="624"/>
        <w:jc w:val="both"/>
        <w:rPr>
          <w:sz w:val="16"/>
        </w:rPr>
      </w:pPr>
      <w:r>
        <w:rPr>
          <w:sz w:val="16"/>
        </w:rPr>
        <w:t>D. Callan, and F. Re´my, “Facing successfully high mental workload</w:t>
      </w:r>
      <w:r>
        <w:rPr>
          <w:spacing w:val="40"/>
          <w:sz w:val="16"/>
        </w:rPr>
        <w:t xml:space="preserve"> </w:t>
      </w:r>
      <w:r>
        <w:rPr>
          <w:sz w:val="16"/>
        </w:rPr>
        <w:t>and</w:t>
      </w:r>
      <w:r>
        <w:rPr>
          <w:spacing w:val="11"/>
          <w:sz w:val="16"/>
        </w:rPr>
        <w:t xml:space="preserve"> </w:t>
      </w:r>
      <w:r>
        <w:rPr>
          <w:sz w:val="16"/>
        </w:rPr>
        <w:t>stressors:</w:t>
      </w:r>
      <w:r>
        <w:rPr>
          <w:spacing w:val="12"/>
          <w:sz w:val="16"/>
        </w:rPr>
        <w:t xml:space="preserve"> </w:t>
      </w:r>
      <w:r>
        <w:rPr>
          <w:sz w:val="16"/>
        </w:rPr>
        <w:t>An</w:t>
      </w:r>
      <w:r>
        <w:rPr>
          <w:spacing w:val="12"/>
          <w:sz w:val="16"/>
        </w:rPr>
        <w:t xml:space="preserve"> </w:t>
      </w:r>
      <w:r>
        <w:rPr>
          <w:sz w:val="16"/>
        </w:rPr>
        <w:t>fMRI</w:t>
      </w:r>
      <w:r>
        <w:rPr>
          <w:spacing w:val="11"/>
          <w:sz w:val="16"/>
        </w:rPr>
        <w:t xml:space="preserve"> </w:t>
      </w:r>
      <w:r>
        <w:rPr>
          <w:sz w:val="16"/>
        </w:rPr>
        <w:t>study,”</w:t>
      </w:r>
      <w:r>
        <w:rPr>
          <w:spacing w:val="12"/>
          <w:sz w:val="16"/>
        </w:rPr>
        <w:t xml:space="preserve"> </w:t>
      </w:r>
      <w:r>
        <w:rPr>
          <w:i/>
          <w:sz w:val="16"/>
        </w:rPr>
        <w:t>Human</w:t>
      </w:r>
      <w:r>
        <w:rPr>
          <w:i/>
          <w:spacing w:val="12"/>
          <w:sz w:val="16"/>
        </w:rPr>
        <w:t xml:space="preserve"> </w:t>
      </w:r>
      <w:r>
        <w:rPr>
          <w:i/>
          <w:sz w:val="16"/>
        </w:rPr>
        <w:t>Brain</w:t>
      </w:r>
      <w:r>
        <w:rPr>
          <w:i/>
          <w:spacing w:val="11"/>
          <w:sz w:val="16"/>
        </w:rPr>
        <w:t xml:space="preserve"> </w:t>
      </w:r>
      <w:r>
        <w:rPr>
          <w:i/>
          <w:sz w:val="16"/>
        </w:rPr>
        <w:t>Mapping</w:t>
      </w:r>
      <w:r>
        <w:rPr>
          <w:sz w:val="16"/>
        </w:rPr>
        <w:t>,</w:t>
      </w:r>
      <w:r>
        <w:rPr>
          <w:spacing w:val="12"/>
          <w:sz w:val="16"/>
        </w:rPr>
        <w:t xml:space="preserve"> </w:t>
      </w:r>
      <w:r>
        <w:rPr>
          <w:sz w:val="16"/>
        </w:rPr>
        <w:t>vol.</w:t>
      </w:r>
      <w:r>
        <w:rPr>
          <w:spacing w:val="12"/>
          <w:sz w:val="16"/>
        </w:rPr>
        <w:t xml:space="preserve"> </w:t>
      </w:r>
      <w:r>
        <w:rPr>
          <w:sz w:val="16"/>
        </w:rPr>
        <w:t>43,</w:t>
      </w:r>
      <w:r>
        <w:rPr>
          <w:spacing w:val="11"/>
          <w:sz w:val="16"/>
        </w:rPr>
        <w:t xml:space="preserve"> </w:t>
      </w:r>
      <w:r>
        <w:rPr>
          <w:sz w:val="16"/>
        </w:rPr>
        <w:t>no.</w:t>
      </w:r>
      <w:r>
        <w:rPr>
          <w:spacing w:val="12"/>
          <w:sz w:val="16"/>
        </w:rPr>
        <w:t xml:space="preserve"> </w:t>
      </w:r>
      <w:r>
        <w:rPr>
          <w:spacing w:val="-5"/>
          <w:sz w:val="16"/>
        </w:rPr>
        <w:t>3,</w:t>
      </w:r>
    </w:p>
    <w:p w14:paraId="4038DB7F" w14:textId="77777777" w:rsidR="005E5D1A" w:rsidRDefault="00000000">
      <w:pPr>
        <w:spacing w:line="181" w:lineRule="exact"/>
        <w:ind w:left="624"/>
        <w:jc w:val="both"/>
        <w:rPr>
          <w:sz w:val="16"/>
        </w:rPr>
      </w:pPr>
      <w:r>
        <w:rPr>
          <w:sz w:val="16"/>
        </w:rPr>
        <w:t>pp.</w:t>
      </w:r>
      <w:r>
        <w:rPr>
          <w:spacing w:val="6"/>
          <w:sz w:val="16"/>
        </w:rPr>
        <w:t xml:space="preserve"> </w:t>
      </w:r>
      <w:r>
        <w:rPr>
          <w:sz w:val="16"/>
        </w:rPr>
        <w:t>1011–1031,</w:t>
      </w:r>
      <w:r>
        <w:rPr>
          <w:spacing w:val="6"/>
          <w:sz w:val="16"/>
        </w:rPr>
        <w:t xml:space="preserve"> </w:t>
      </w:r>
      <w:r>
        <w:rPr>
          <w:sz w:val="16"/>
        </w:rPr>
        <w:t>Nov.</w:t>
      </w:r>
      <w:r>
        <w:rPr>
          <w:spacing w:val="6"/>
          <w:sz w:val="16"/>
        </w:rPr>
        <w:t xml:space="preserve"> </w:t>
      </w:r>
      <w:r>
        <w:rPr>
          <w:spacing w:val="-2"/>
          <w:sz w:val="16"/>
        </w:rPr>
        <w:t>2021.</w:t>
      </w:r>
    </w:p>
    <w:p w14:paraId="4038DB80" w14:textId="77777777" w:rsidR="005E5D1A" w:rsidRDefault="00000000">
      <w:pPr>
        <w:pStyle w:val="ListParagraph"/>
        <w:numPr>
          <w:ilvl w:val="0"/>
          <w:numId w:val="1"/>
        </w:numPr>
        <w:tabs>
          <w:tab w:val="left" w:pos="622"/>
          <w:tab w:val="left" w:pos="624"/>
        </w:tabs>
        <w:spacing w:before="9" w:line="232" w:lineRule="auto"/>
        <w:ind w:hanging="366"/>
        <w:jc w:val="both"/>
        <w:rPr>
          <w:sz w:val="16"/>
        </w:rPr>
      </w:pPr>
      <w:r>
        <w:rPr>
          <w:sz w:val="16"/>
        </w:rPr>
        <w:t>C. Setz, B. Arnrich,</w:t>
      </w:r>
      <w:r>
        <w:rPr>
          <w:spacing w:val="-1"/>
          <w:sz w:val="16"/>
        </w:rPr>
        <w:t xml:space="preserve"> </w:t>
      </w:r>
      <w:r>
        <w:rPr>
          <w:sz w:val="16"/>
        </w:rPr>
        <w:t>J. Schumm, R. La Marca, G.</w:t>
      </w:r>
      <w:r>
        <w:rPr>
          <w:spacing w:val="-1"/>
          <w:sz w:val="16"/>
        </w:rPr>
        <w:t xml:space="preserve"> </w:t>
      </w:r>
      <w:r>
        <w:rPr>
          <w:sz w:val="16"/>
        </w:rPr>
        <w:t>Troster, and U. Ehlert,</w:t>
      </w:r>
      <w:r>
        <w:rPr>
          <w:spacing w:val="40"/>
          <w:sz w:val="16"/>
        </w:rPr>
        <w:t xml:space="preserve"> </w:t>
      </w:r>
      <w:r>
        <w:rPr>
          <w:sz w:val="16"/>
        </w:rPr>
        <w:t>“Discriminating Stress From Cognitive Load Using a Wearable EDA</w:t>
      </w:r>
      <w:r>
        <w:rPr>
          <w:spacing w:val="40"/>
          <w:sz w:val="16"/>
        </w:rPr>
        <w:t xml:space="preserve"> </w:t>
      </w:r>
      <w:r>
        <w:rPr>
          <w:sz w:val="16"/>
        </w:rPr>
        <w:t>Device,”</w:t>
      </w:r>
      <w:r>
        <w:rPr>
          <w:spacing w:val="-7"/>
          <w:sz w:val="16"/>
        </w:rPr>
        <w:t xml:space="preserve"> </w:t>
      </w:r>
      <w:r>
        <w:rPr>
          <w:i/>
          <w:sz w:val="16"/>
        </w:rPr>
        <w:t>IEEE</w:t>
      </w:r>
      <w:r>
        <w:rPr>
          <w:i/>
          <w:spacing w:val="-7"/>
          <w:sz w:val="16"/>
        </w:rPr>
        <w:t xml:space="preserve"> </w:t>
      </w:r>
      <w:r>
        <w:rPr>
          <w:i/>
          <w:sz w:val="16"/>
        </w:rPr>
        <w:t>Transactions</w:t>
      </w:r>
      <w:r>
        <w:rPr>
          <w:i/>
          <w:spacing w:val="-7"/>
          <w:sz w:val="16"/>
        </w:rPr>
        <w:t xml:space="preserve"> </w:t>
      </w:r>
      <w:r>
        <w:rPr>
          <w:i/>
          <w:sz w:val="16"/>
        </w:rPr>
        <w:t>on</w:t>
      </w:r>
      <w:r>
        <w:rPr>
          <w:i/>
          <w:spacing w:val="-7"/>
          <w:sz w:val="16"/>
        </w:rPr>
        <w:t xml:space="preserve"> </w:t>
      </w:r>
      <w:r>
        <w:rPr>
          <w:i/>
          <w:sz w:val="16"/>
        </w:rPr>
        <w:t>Information</w:t>
      </w:r>
      <w:r>
        <w:rPr>
          <w:i/>
          <w:spacing w:val="-7"/>
          <w:sz w:val="16"/>
        </w:rPr>
        <w:t xml:space="preserve"> </w:t>
      </w:r>
      <w:r>
        <w:rPr>
          <w:i/>
          <w:sz w:val="16"/>
        </w:rPr>
        <w:t>Technology</w:t>
      </w:r>
      <w:r>
        <w:rPr>
          <w:i/>
          <w:spacing w:val="-7"/>
          <w:sz w:val="16"/>
        </w:rPr>
        <w:t xml:space="preserve"> </w:t>
      </w:r>
      <w:r>
        <w:rPr>
          <w:i/>
          <w:sz w:val="16"/>
        </w:rPr>
        <w:t>in</w:t>
      </w:r>
      <w:r>
        <w:rPr>
          <w:i/>
          <w:spacing w:val="-7"/>
          <w:sz w:val="16"/>
        </w:rPr>
        <w:t xml:space="preserve"> </w:t>
      </w:r>
      <w:r>
        <w:rPr>
          <w:i/>
          <w:sz w:val="16"/>
        </w:rPr>
        <w:t>Biomedicine</w:t>
      </w:r>
      <w:r>
        <w:rPr>
          <w:sz w:val="16"/>
        </w:rPr>
        <w:t>,</w:t>
      </w:r>
      <w:r>
        <w:rPr>
          <w:spacing w:val="40"/>
          <w:sz w:val="16"/>
        </w:rPr>
        <w:t xml:space="preserve"> </w:t>
      </w:r>
      <w:r>
        <w:rPr>
          <w:sz w:val="16"/>
        </w:rPr>
        <w:t>vol. 14, no. 2, pp. 410–417, Mar. 2010.</w:t>
      </w:r>
    </w:p>
    <w:p w14:paraId="4038DB81" w14:textId="77777777" w:rsidR="005E5D1A" w:rsidRDefault="00000000">
      <w:pPr>
        <w:pStyle w:val="ListParagraph"/>
        <w:numPr>
          <w:ilvl w:val="0"/>
          <w:numId w:val="1"/>
        </w:numPr>
        <w:tabs>
          <w:tab w:val="left" w:pos="622"/>
          <w:tab w:val="left" w:pos="624"/>
        </w:tabs>
        <w:spacing w:before="13" w:line="232" w:lineRule="auto"/>
        <w:ind w:hanging="366"/>
        <w:jc w:val="both"/>
        <w:rPr>
          <w:sz w:val="16"/>
        </w:rPr>
      </w:pPr>
      <w:r>
        <w:rPr>
          <w:sz w:val="16"/>
        </w:rPr>
        <w:t>C. Mu¨hl, C. Jeunet, and F. Lotte, “EEG-based workload estimation</w:t>
      </w:r>
      <w:r>
        <w:rPr>
          <w:spacing w:val="40"/>
          <w:sz w:val="16"/>
        </w:rPr>
        <w:t xml:space="preserve"> </w:t>
      </w:r>
      <w:r>
        <w:rPr>
          <w:sz w:val="16"/>
        </w:rPr>
        <w:t xml:space="preserve">across affective contexts,” </w:t>
      </w:r>
      <w:r>
        <w:rPr>
          <w:i/>
          <w:sz w:val="16"/>
        </w:rPr>
        <w:t>Frontiers in Neuroscience</w:t>
      </w:r>
      <w:r>
        <w:rPr>
          <w:sz w:val="16"/>
        </w:rPr>
        <w:t>, vol. 8, Jun. 2014.</w:t>
      </w:r>
    </w:p>
    <w:p w14:paraId="4038DB82" w14:textId="77777777" w:rsidR="005E5D1A" w:rsidRDefault="00000000">
      <w:pPr>
        <w:pStyle w:val="ListParagraph"/>
        <w:numPr>
          <w:ilvl w:val="0"/>
          <w:numId w:val="1"/>
        </w:numPr>
        <w:tabs>
          <w:tab w:val="left" w:pos="622"/>
          <w:tab w:val="left" w:pos="624"/>
        </w:tabs>
        <w:spacing w:before="11" w:line="232" w:lineRule="auto"/>
        <w:ind w:hanging="366"/>
        <w:jc w:val="both"/>
        <w:rPr>
          <w:sz w:val="16"/>
        </w:rPr>
      </w:pPr>
      <w:r>
        <w:rPr>
          <w:sz w:val="16"/>
        </w:rPr>
        <w:t>N.</w:t>
      </w:r>
      <w:r>
        <w:rPr>
          <w:spacing w:val="-8"/>
          <w:sz w:val="16"/>
        </w:rPr>
        <w:t xml:space="preserve"> </w:t>
      </w:r>
      <w:r>
        <w:rPr>
          <w:sz w:val="16"/>
        </w:rPr>
        <w:t>M.</w:t>
      </w:r>
      <w:r>
        <w:rPr>
          <w:spacing w:val="-8"/>
          <w:sz w:val="16"/>
        </w:rPr>
        <w:t xml:space="preserve"> </w:t>
      </w:r>
      <w:r>
        <w:rPr>
          <w:sz w:val="16"/>
        </w:rPr>
        <w:t>Ehrhardt,</w:t>
      </w:r>
      <w:r>
        <w:rPr>
          <w:spacing w:val="-8"/>
          <w:sz w:val="16"/>
        </w:rPr>
        <w:t xml:space="preserve"> </w:t>
      </w:r>
      <w:r>
        <w:rPr>
          <w:sz w:val="16"/>
        </w:rPr>
        <w:t>J.</w:t>
      </w:r>
      <w:r>
        <w:rPr>
          <w:spacing w:val="-8"/>
          <w:sz w:val="16"/>
        </w:rPr>
        <w:t xml:space="preserve"> </w:t>
      </w:r>
      <w:r>
        <w:rPr>
          <w:sz w:val="16"/>
        </w:rPr>
        <w:t>Fietz,</w:t>
      </w:r>
      <w:r>
        <w:rPr>
          <w:spacing w:val="-8"/>
          <w:sz w:val="16"/>
        </w:rPr>
        <w:t xml:space="preserve"> </w:t>
      </w:r>
      <w:r>
        <w:rPr>
          <w:sz w:val="16"/>
        </w:rPr>
        <w:t>J.</w:t>
      </w:r>
      <w:r>
        <w:rPr>
          <w:spacing w:val="-8"/>
          <w:sz w:val="16"/>
        </w:rPr>
        <w:t xml:space="preserve"> </w:t>
      </w:r>
      <w:r>
        <w:rPr>
          <w:sz w:val="16"/>
        </w:rPr>
        <w:t>Kopf-Beck,</w:t>
      </w:r>
      <w:r>
        <w:rPr>
          <w:spacing w:val="-8"/>
          <w:sz w:val="16"/>
        </w:rPr>
        <w:t xml:space="preserve"> </w:t>
      </w:r>
      <w:r>
        <w:rPr>
          <w:sz w:val="16"/>
        </w:rPr>
        <w:t>N.</w:t>
      </w:r>
      <w:r>
        <w:rPr>
          <w:spacing w:val="-8"/>
          <w:sz w:val="16"/>
        </w:rPr>
        <w:t xml:space="preserve"> </w:t>
      </w:r>
      <w:r>
        <w:rPr>
          <w:sz w:val="16"/>
        </w:rPr>
        <w:t>Kappelmann,</w:t>
      </w:r>
      <w:r>
        <w:rPr>
          <w:spacing w:val="-8"/>
          <w:sz w:val="16"/>
        </w:rPr>
        <w:t xml:space="preserve"> </w:t>
      </w:r>
      <w:r>
        <w:rPr>
          <w:sz w:val="16"/>
        </w:rPr>
        <w:t>and</w:t>
      </w:r>
      <w:r>
        <w:rPr>
          <w:spacing w:val="-8"/>
          <w:sz w:val="16"/>
        </w:rPr>
        <w:t xml:space="preserve"> </w:t>
      </w:r>
      <w:r>
        <w:rPr>
          <w:sz w:val="16"/>
        </w:rPr>
        <w:t>A.-K.</w:t>
      </w:r>
      <w:r>
        <w:rPr>
          <w:spacing w:val="-8"/>
          <w:sz w:val="16"/>
        </w:rPr>
        <w:t xml:space="preserve"> </w:t>
      </w:r>
      <w:r>
        <w:rPr>
          <w:sz w:val="16"/>
        </w:rPr>
        <w:t>Brem,</w:t>
      </w:r>
      <w:r>
        <w:rPr>
          <w:spacing w:val="40"/>
          <w:sz w:val="16"/>
        </w:rPr>
        <w:t xml:space="preserve"> </w:t>
      </w:r>
      <w:r>
        <w:rPr>
          <w:sz w:val="16"/>
        </w:rPr>
        <w:t>“Separating</w:t>
      </w:r>
      <w:r>
        <w:rPr>
          <w:spacing w:val="-9"/>
          <w:sz w:val="16"/>
        </w:rPr>
        <w:t xml:space="preserve"> </w:t>
      </w:r>
      <w:r>
        <w:rPr>
          <w:sz w:val="16"/>
        </w:rPr>
        <w:t>EEG</w:t>
      </w:r>
      <w:r>
        <w:rPr>
          <w:spacing w:val="-9"/>
          <w:sz w:val="16"/>
        </w:rPr>
        <w:t xml:space="preserve"> </w:t>
      </w:r>
      <w:r>
        <w:rPr>
          <w:sz w:val="16"/>
        </w:rPr>
        <w:t>correlates</w:t>
      </w:r>
      <w:r>
        <w:rPr>
          <w:spacing w:val="-9"/>
          <w:sz w:val="16"/>
        </w:rPr>
        <w:t xml:space="preserve"> </w:t>
      </w:r>
      <w:r>
        <w:rPr>
          <w:sz w:val="16"/>
        </w:rPr>
        <w:t>of</w:t>
      </w:r>
      <w:r>
        <w:rPr>
          <w:spacing w:val="-9"/>
          <w:sz w:val="16"/>
        </w:rPr>
        <w:t xml:space="preserve"> </w:t>
      </w:r>
      <w:r>
        <w:rPr>
          <w:sz w:val="16"/>
        </w:rPr>
        <w:t>stress:</w:t>
      </w:r>
      <w:r>
        <w:rPr>
          <w:spacing w:val="-9"/>
          <w:sz w:val="16"/>
        </w:rPr>
        <w:t xml:space="preserve"> </w:t>
      </w:r>
      <w:r>
        <w:rPr>
          <w:sz w:val="16"/>
        </w:rPr>
        <w:t>Cognitive</w:t>
      </w:r>
      <w:r>
        <w:rPr>
          <w:spacing w:val="-9"/>
          <w:sz w:val="16"/>
        </w:rPr>
        <w:t xml:space="preserve"> </w:t>
      </w:r>
      <w:r>
        <w:rPr>
          <w:sz w:val="16"/>
        </w:rPr>
        <w:t>effort,</w:t>
      </w:r>
      <w:r>
        <w:rPr>
          <w:spacing w:val="-9"/>
          <w:sz w:val="16"/>
        </w:rPr>
        <w:t xml:space="preserve"> </w:t>
      </w:r>
      <w:r>
        <w:rPr>
          <w:sz w:val="16"/>
        </w:rPr>
        <w:t>time</w:t>
      </w:r>
      <w:r>
        <w:rPr>
          <w:spacing w:val="-9"/>
          <w:sz w:val="16"/>
        </w:rPr>
        <w:t xml:space="preserve"> </w:t>
      </w:r>
      <w:r>
        <w:rPr>
          <w:sz w:val="16"/>
        </w:rPr>
        <w:t>pressure,</w:t>
      </w:r>
      <w:r>
        <w:rPr>
          <w:spacing w:val="-9"/>
          <w:sz w:val="16"/>
        </w:rPr>
        <w:t xml:space="preserve"> </w:t>
      </w:r>
      <w:r>
        <w:rPr>
          <w:sz w:val="16"/>
        </w:rPr>
        <w:t>and</w:t>
      </w:r>
      <w:r>
        <w:rPr>
          <w:spacing w:val="40"/>
          <w:sz w:val="16"/>
        </w:rPr>
        <w:t xml:space="preserve"> </w:t>
      </w:r>
      <w:r>
        <w:rPr>
          <w:sz w:val="16"/>
        </w:rPr>
        <w:t>social-evaluative</w:t>
      </w:r>
      <w:r>
        <w:rPr>
          <w:spacing w:val="-10"/>
          <w:sz w:val="16"/>
        </w:rPr>
        <w:t xml:space="preserve"> </w:t>
      </w:r>
      <w:r>
        <w:rPr>
          <w:sz w:val="16"/>
        </w:rPr>
        <w:t>threat,”</w:t>
      </w:r>
      <w:r>
        <w:rPr>
          <w:spacing w:val="-9"/>
          <w:sz w:val="16"/>
        </w:rPr>
        <w:t xml:space="preserve"> </w:t>
      </w:r>
      <w:r>
        <w:rPr>
          <w:i/>
          <w:sz w:val="16"/>
        </w:rPr>
        <w:t>European</w:t>
      </w:r>
      <w:r>
        <w:rPr>
          <w:i/>
          <w:spacing w:val="-10"/>
          <w:sz w:val="16"/>
        </w:rPr>
        <w:t xml:space="preserve"> </w:t>
      </w:r>
      <w:r>
        <w:rPr>
          <w:i/>
          <w:sz w:val="16"/>
        </w:rPr>
        <w:t>Journal</w:t>
      </w:r>
      <w:r>
        <w:rPr>
          <w:i/>
          <w:spacing w:val="-9"/>
          <w:sz w:val="16"/>
        </w:rPr>
        <w:t xml:space="preserve"> </w:t>
      </w:r>
      <w:r>
        <w:rPr>
          <w:i/>
          <w:sz w:val="16"/>
        </w:rPr>
        <w:t>of</w:t>
      </w:r>
      <w:r>
        <w:rPr>
          <w:i/>
          <w:spacing w:val="-10"/>
          <w:sz w:val="16"/>
        </w:rPr>
        <w:t xml:space="preserve"> </w:t>
      </w:r>
      <w:r>
        <w:rPr>
          <w:i/>
          <w:sz w:val="16"/>
        </w:rPr>
        <w:t>Neuroscience</w:t>
      </w:r>
      <w:r>
        <w:rPr>
          <w:sz w:val="16"/>
        </w:rPr>
        <w:t>,</w:t>
      </w:r>
      <w:r>
        <w:rPr>
          <w:spacing w:val="-10"/>
          <w:sz w:val="16"/>
        </w:rPr>
        <w:t xml:space="preserve"> </w:t>
      </w:r>
      <w:r>
        <w:rPr>
          <w:sz w:val="16"/>
        </w:rPr>
        <w:t>vol.</w:t>
      </w:r>
      <w:r>
        <w:rPr>
          <w:spacing w:val="-9"/>
          <w:sz w:val="16"/>
        </w:rPr>
        <w:t xml:space="preserve"> </w:t>
      </w:r>
      <w:r>
        <w:rPr>
          <w:sz w:val="16"/>
        </w:rPr>
        <w:t>55,</w:t>
      </w:r>
      <w:r>
        <w:rPr>
          <w:spacing w:val="-10"/>
          <w:sz w:val="16"/>
        </w:rPr>
        <w:t xml:space="preserve"> </w:t>
      </w:r>
      <w:r>
        <w:rPr>
          <w:sz w:val="16"/>
        </w:rPr>
        <w:t>no.</w:t>
      </w:r>
      <w:r>
        <w:rPr>
          <w:spacing w:val="40"/>
          <w:sz w:val="16"/>
        </w:rPr>
        <w:t xml:space="preserve"> </w:t>
      </w:r>
      <w:r>
        <w:rPr>
          <w:sz w:val="16"/>
        </w:rPr>
        <w:t>9-10, pp. 2464–2473, 2022.</w:t>
      </w:r>
    </w:p>
    <w:p w14:paraId="4038DB83" w14:textId="77777777" w:rsidR="005E5D1A" w:rsidRDefault="00000000">
      <w:pPr>
        <w:pStyle w:val="ListParagraph"/>
        <w:numPr>
          <w:ilvl w:val="0"/>
          <w:numId w:val="1"/>
        </w:numPr>
        <w:tabs>
          <w:tab w:val="left" w:pos="622"/>
          <w:tab w:val="left" w:pos="624"/>
        </w:tabs>
        <w:spacing w:before="13" w:line="232" w:lineRule="auto"/>
        <w:ind w:hanging="366"/>
        <w:jc w:val="both"/>
        <w:rPr>
          <w:sz w:val="16"/>
        </w:rPr>
      </w:pPr>
      <w:r>
        <w:rPr>
          <w:sz w:val="16"/>
        </w:rPr>
        <w:t>G. Vanhollebeke, M. Kappen, R. De Raedt, C. Baeken, P. van Mierlo,</w:t>
      </w:r>
      <w:r>
        <w:rPr>
          <w:spacing w:val="40"/>
          <w:sz w:val="16"/>
        </w:rPr>
        <w:t xml:space="preserve"> </w:t>
      </w:r>
      <w:r>
        <w:rPr>
          <w:sz w:val="16"/>
        </w:rPr>
        <w:t>and M.-A. Vanderhasselt, “Effects of acute psychosocial stress on</w:t>
      </w:r>
      <w:r>
        <w:rPr>
          <w:spacing w:val="40"/>
          <w:sz w:val="16"/>
        </w:rPr>
        <w:t xml:space="preserve"> </w:t>
      </w:r>
      <w:r>
        <w:rPr>
          <w:spacing w:val="-2"/>
          <w:sz w:val="16"/>
        </w:rPr>
        <w:t xml:space="preserve">source level EEG power and functional connectivity measures,” </w:t>
      </w:r>
      <w:r>
        <w:rPr>
          <w:i/>
          <w:spacing w:val="-2"/>
          <w:sz w:val="16"/>
        </w:rPr>
        <w:t>Scientific</w:t>
      </w:r>
      <w:r>
        <w:rPr>
          <w:i/>
          <w:spacing w:val="40"/>
          <w:sz w:val="16"/>
        </w:rPr>
        <w:t xml:space="preserve"> </w:t>
      </w:r>
      <w:r>
        <w:rPr>
          <w:i/>
          <w:sz w:val="16"/>
        </w:rPr>
        <w:t>Reports</w:t>
      </w:r>
      <w:r>
        <w:rPr>
          <w:sz w:val="16"/>
        </w:rPr>
        <w:t>, vol. 13, p. 8807, May 2023.</w:t>
      </w:r>
    </w:p>
    <w:p w14:paraId="4038DB84" w14:textId="77777777" w:rsidR="005E5D1A" w:rsidRDefault="00000000">
      <w:pPr>
        <w:pStyle w:val="ListParagraph"/>
        <w:numPr>
          <w:ilvl w:val="0"/>
          <w:numId w:val="1"/>
        </w:numPr>
        <w:tabs>
          <w:tab w:val="left" w:pos="622"/>
          <w:tab w:val="left" w:pos="624"/>
        </w:tabs>
        <w:spacing w:before="13" w:line="232" w:lineRule="auto"/>
        <w:ind w:hanging="366"/>
        <w:jc w:val="both"/>
        <w:rPr>
          <w:sz w:val="16"/>
        </w:rPr>
      </w:pPr>
      <w:r>
        <w:rPr>
          <w:sz w:val="16"/>
        </w:rPr>
        <w:t xml:space="preserve">D. Pei, S. Tirumala, K. T. Tun, A. Ajendla, and R. Vinjamuri, “Iden-tifying neurophysiological correlates of stress,” </w:t>
      </w:r>
      <w:r>
        <w:rPr>
          <w:i/>
          <w:sz w:val="16"/>
        </w:rPr>
        <w:t>Frontiers in Medical</w:t>
      </w:r>
      <w:r>
        <w:rPr>
          <w:i/>
          <w:spacing w:val="40"/>
          <w:sz w:val="16"/>
        </w:rPr>
        <w:t xml:space="preserve"> </w:t>
      </w:r>
      <w:r>
        <w:rPr>
          <w:i/>
          <w:sz w:val="16"/>
        </w:rPr>
        <w:t>Engineering</w:t>
      </w:r>
      <w:r>
        <w:rPr>
          <w:sz w:val="16"/>
        </w:rPr>
        <w:t>, vol. 2, Oct. 2024.</w:t>
      </w:r>
    </w:p>
    <w:p w14:paraId="4038DB85" w14:textId="77777777" w:rsidR="005E5D1A" w:rsidRDefault="00000000">
      <w:pPr>
        <w:pStyle w:val="ListParagraph"/>
        <w:numPr>
          <w:ilvl w:val="0"/>
          <w:numId w:val="1"/>
        </w:numPr>
        <w:tabs>
          <w:tab w:val="left" w:pos="622"/>
          <w:tab w:val="left" w:pos="624"/>
        </w:tabs>
        <w:spacing w:before="12" w:line="232" w:lineRule="auto"/>
        <w:ind w:hanging="366"/>
        <w:jc w:val="both"/>
        <w:rPr>
          <w:sz w:val="16"/>
        </w:rPr>
      </w:pPr>
      <w:r>
        <w:rPr>
          <w:sz w:val="16"/>
        </w:rPr>
        <w:t>F. Gioia, M. A. Pascali, A. Greco, S. Colantonio, and E. P. Scilingo,</w:t>
      </w:r>
      <w:r>
        <w:rPr>
          <w:spacing w:val="40"/>
          <w:sz w:val="16"/>
        </w:rPr>
        <w:t xml:space="preserve"> </w:t>
      </w:r>
      <w:r>
        <w:rPr>
          <w:sz w:val="16"/>
        </w:rPr>
        <w:t>“Discriminating</w:t>
      </w:r>
      <w:r>
        <w:rPr>
          <w:spacing w:val="-7"/>
          <w:sz w:val="16"/>
        </w:rPr>
        <w:t xml:space="preserve"> </w:t>
      </w:r>
      <w:r>
        <w:rPr>
          <w:sz w:val="16"/>
        </w:rPr>
        <w:t>Stress</w:t>
      </w:r>
      <w:r>
        <w:rPr>
          <w:spacing w:val="-7"/>
          <w:sz w:val="16"/>
        </w:rPr>
        <w:t xml:space="preserve"> </w:t>
      </w:r>
      <w:r>
        <w:rPr>
          <w:sz w:val="16"/>
        </w:rPr>
        <w:t>From</w:t>
      </w:r>
      <w:r>
        <w:rPr>
          <w:spacing w:val="-7"/>
          <w:sz w:val="16"/>
        </w:rPr>
        <w:t xml:space="preserve"> </w:t>
      </w:r>
      <w:r>
        <w:rPr>
          <w:sz w:val="16"/>
        </w:rPr>
        <w:t>Cognitive</w:t>
      </w:r>
      <w:r>
        <w:rPr>
          <w:spacing w:val="-7"/>
          <w:sz w:val="16"/>
        </w:rPr>
        <w:t xml:space="preserve"> </w:t>
      </w:r>
      <w:r>
        <w:rPr>
          <w:sz w:val="16"/>
        </w:rPr>
        <w:t>Load</w:t>
      </w:r>
      <w:r>
        <w:rPr>
          <w:spacing w:val="-7"/>
          <w:sz w:val="16"/>
        </w:rPr>
        <w:t xml:space="preserve"> </w:t>
      </w:r>
      <w:r>
        <w:rPr>
          <w:sz w:val="16"/>
        </w:rPr>
        <w:t>Using</w:t>
      </w:r>
      <w:r>
        <w:rPr>
          <w:spacing w:val="-7"/>
          <w:sz w:val="16"/>
        </w:rPr>
        <w:t xml:space="preserve"> </w:t>
      </w:r>
      <w:r>
        <w:rPr>
          <w:sz w:val="16"/>
        </w:rPr>
        <w:t>Contactless</w:t>
      </w:r>
      <w:r>
        <w:rPr>
          <w:spacing w:val="-7"/>
          <w:sz w:val="16"/>
        </w:rPr>
        <w:t xml:space="preserve"> </w:t>
      </w:r>
      <w:r>
        <w:rPr>
          <w:sz w:val="16"/>
        </w:rPr>
        <w:t>Thermal</w:t>
      </w:r>
      <w:r>
        <w:rPr>
          <w:spacing w:val="40"/>
          <w:sz w:val="16"/>
        </w:rPr>
        <w:t xml:space="preserve"> </w:t>
      </w:r>
      <w:r>
        <w:rPr>
          <w:sz w:val="16"/>
        </w:rPr>
        <w:t>Imaging</w:t>
      </w:r>
      <w:r>
        <w:rPr>
          <w:spacing w:val="-2"/>
          <w:sz w:val="16"/>
        </w:rPr>
        <w:t xml:space="preserve"> </w:t>
      </w:r>
      <w:r>
        <w:rPr>
          <w:sz w:val="16"/>
        </w:rPr>
        <w:t>Devices,”</w:t>
      </w:r>
      <w:r>
        <w:rPr>
          <w:spacing w:val="-2"/>
          <w:sz w:val="16"/>
        </w:rPr>
        <w:t xml:space="preserve"> </w:t>
      </w:r>
      <w:r>
        <w:rPr>
          <w:sz w:val="16"/>
        </w:rPr>
        <w:t>in</w:t>
      </w:r>
      <w:r>
        <w:rPr>
          <w:spacing w:val="-2"/>
          <w:sz w:val="16"/>
        </w:rPr>
        <w:t xml:space="preserve"> </w:t>
      </w:r>
      <w:r>
        <w:rPr>
          <w:i/>
          <w:sz w:val="16"/>
        </w:rPr>
        <w:t>2021</w:t>
      </w:r>
      <w:r>
        <w:rPr>
          <w:i/>
          <w:spacing w:val="-2"/>
          <w:sz w:val="16"/>
        </w:rPr>
        <w:t xml:space="preserve"> </w:t>
      </w:r>
      <w:r>
        <w:rPr>
          <w:i/>
          <w:sz w:val="16"/>
        </w:rPr>
        <w:t>43rd</w:t>
      </w:r>
      <w:r>
        <w:rPr>
          <w:i/>
          <w:spacing w:val="-2"/>
          <w:sz w:val="16"/>
        </w:rPr>
        <w:t xml:space="preserve"> </w:t>
      </w:r>
      <w:r>
        <w:rPr>
          <w:i/>
          <w:sz w:val="16"/>
        </w:rPr>
        <w:t>Annual</w:t>
      </w:r>
      <w:r>
        <w:rPr>
          <w:i/>
          <w:spacing w:val="-2"/>
          <w:sz w:val="16"/>
        </w:rPr>
        <w:t xml:space="preserve"> </w:t>
      </w:r>
      <w:r>
        <w:rPr>
          <w:i/>
          <w:sz w:val="16"/>
        </w:rPr>
        <w:t>International</w:t>
      </w:r>
      <w:r>
        <w:rPr>
          <w:i/>
          <w:spacing w:val="-2"/>
          <w:sz w:val="16"/>
        </w:rPr>
        <w:t xml:space="preserve"> </w:t>
      </w:r>
      <w:r>
        <w:rPr>
          <w:i/>
          <w:sz w:val="16"/>
        </w:rPr>
        <w:t>Conference</w:t>
      </w:r>
      <w:r>
        <w:rPr>
          <w:i/>
          <w:spacing w:val="-2"/>
          <w:sz w:val="16"/>
        </w:rPr>
        <w:t xml:space="preserve"> </w:t>
      </w:r>
      <w:r>
        <w:rPr>
          <w:i/>
          <w:sz w:val="16"/>
        </w:rPr>
        <w:t>of</w:t>
      </w:r>
      <w:r>
        <w:rPr>
          <w:i/>
          <w:spacing w:val="-2"/>
          <w:sz w:val="16"/>
        </w:rPr>
        <w:t xml:space="preserve"> </w:t>
      </w:r>
      <w:r>
        <w:rPr>
          <w:i/>
          <w:sz w:val="16"/>
        </w:rPr>
        <w:t>the</w:t>
      </w:r>
      <w:r>
        <w:rPr>
          <w:i/>
          <w:spacing w:val="40"/>
          <w:sz w:val="16"/>
        </w:rPr>
        <w:t xml:space="preserve"> </w:t>
      </w:r>
      <w:r>
        <w:rPr>
          <w:i/>
          <w:sz w:val="16"/>
        </w:rPr>
        <w:t>IEEE Engineering in Medicine &amp; Biology Society (EMBC)</w:t>
      </w:r>
      <w:r>
        <w:rPr>
          <w:sz w:val="16"/>
        </w:rPr>
        <w:t>, Nov. 2021,</w:t>
      </w:r>
    </w:p>
    <w:p w14:paraId="4038DB86" w14:textId="77777777" w:rsidR="005E5D1A" w:rsidRDefault="00000000">
      <w:pPr>
        <w:spacing w:line="183" w:lineRule="exact"/>
        <w:ind w:left="624"/>
        <w:jc w:val="both"/>
        <w:rPr>
          <w:sz w:val="16"/>
        </w:rPr>
      </w:pPr>
      <w:r>
        <w:rPr>
          <w:sz w:val="16"/>
        </w:rPr>
        <w:t>pp.</w:t>
      </w:r>
      <w:r>
        <w:rPr>
          <w:spacing w:val="9"/>
          <w:sz w:val="16"/>
        </w:rPr>
        <w:t xml:space="preserve"> </w:t>
      </w:r>
      <w:r>
        <w:rPr>
          <w:sz w:val="16"/>
        </w:rPr>
        <w:t>608–</w:t>
      </w:r>
      <w:r>
        <w:rPr>
          <w:spacing w:val="-4"/>
          <w:sz w:val="16"/>
        </w:rPr>
        <w:t>611.</w:t>
      </w:r>
    </w:p>
    <w:p w14:paraId="4038DB87" w14:textId="77777777" w:rsidR="005E5D1A" w:rsidRDefault="00000000">
      <w:pPr>
        <w:pStyle w:val="ListParagraph"/>
        <w:numPr>
          <w:ilvl w:val="0"/>
          <w:numId w:val="1"/>
        </w:numPr>
        <w:tabs>
          <w:tab w:val="left" w:pos="622"/>
          <w:tab w:val="left" w:pos="624"/>
        </w:tabs>
        <w:spacing w:before="9" w:line="232" w:lineRule="auto"/>
        <w:ind w:hanging="366"/>
        <w:jc w:val="both"/>
        <w:rPr>
          <w:sz w:val="16"/>
        </w:rPr>
      </w:pPr>
      <w:r>
        <w:rPr>
          <w:sz w:val="16"/>
        </w:rPr>
        <w:t>W.</w:t>
      </w:r>
      <w:r>
        <w:rPr>
          <w:spacing w:val="-5"/>
          <w:sz w:val="16"/>
        </w:rPr>
        <w:t xml:space="preserve"> </w:t>
      </w:r>
      <w:r>
        <w:rPr>
          <w:sz w:val="16"/>
        </w:rPr>
        <w:t>K.</w:t>
      </w:r>
      <w:r>
        <w:rPr>
          <w:spacing w:val="-5"/>
          <w:sz w:val="16"/>
        </w:rPr>
        <w:t xml:space="preserve"> </w:t>
      </w:r>
      <w:r>
        <w:rPr>
          <w:sz w:val="16"/>
        </w:rPr>
        <w:t>Goodman,</w:t>
      </w:r>
      <w:r>
        <w:rPr>
          <w:spacing w:val="-5"/>
          <w:sz w:val="16"/>
        </w:rPr>
        <w:t xml:space="preserve"> </w:t>
      </w:r>
      <w:r>
        <w:rPr>
          <w:sz w:val="16"/>
        </w:rPr>
        <w:t>J.</w:t>
      </w:r>
      <w:r>
        <w:rPr>
          <w:spacing w:val="-5"/>
          <w:sz w:val="16"/>
        </w:rPr>
        <w:t xml:space="preserve"> </w:t>
      </w:r>
      <w:r>
        <w:rPr>
          <w:sz w:val="16"/>
        </w:rPr>
        <w:t>Janson,</w:t>
      </w:r>
      <w:r>
        <w:rPr>
          <w:spacing w:val="-5"/>
          <w:sz w:val="16"/>
        </w:rPr>
        <w:t xml:space="preserve"> </w:t>
      </w:r>
      <w:r>
        <w:rPr>
          <w:sz w:val="16"/>
        </w:rPr>
        <w:t>and</w:t>
      </w:r>
      <w:r>
        <w:rPr>
          <w:spacing w:val="-5"/>
          <w:sz w:val="16"/>
        </w:rPr>
        <w:t xml:space="preserve"> </w:t>
      </w:r>
      <w:r>
        <w:rPr>
          <w:sz w:val="16"/>
        </w:rPr>
        <w:t>J.</w:t>
      </w:r>
      <w:r>
        <w:rPr>
          <w:spacing w:val="-5"/>
          <w:sz w:val="16"/>
        </w:rPr>
        <w:t xml:space="preserve"> </w:t>
      </w:r>
      <w:r>
        <w:rPr>
          <w:sz w:val="16"/>
        </w:rPr>
        <w:t>M.</w:t>
      </w:r>
      <w:r>
        <w:rPr>
          <w:spacing w:val="-5"/>
          <w:sz w:val="16"/>
        </w:rPr>
        <w:t xml:space="preserve"> </w:t>
      </w:r>
      <w:r>
        <w:rPr>
          <w:sz w:val="16"/>
        </w:rPr>
        <w:t>Wolf,</w:t>
      </w:r>
      <w:r>
        <w:rPr>
          <w:spacing w:val="-5"/>
          <w:sz w:val="16"/>
        </w:rPr>
        <w:t xml:space="preserve"> </w:t>
      </w:r>
      <w:r>
        <w:rPr>
          <w:sz w:val="16"/>
        </w:rPr>
        <w:t>“Meta-analytical</w:t>
      </w:r>
      <w:r>
        <w:rPr>
          <w:spacing w:val="-5"/>
          <w:sz w:val="16"/>
        </w:rPr>
        <w:t xml:space="preserve"> </w:t>
      </w:r>
      <w:r>
        <w:rPr>
          <w:sz w:val="16"/>
        </w:rPr>
        <w:t>assessment</w:t>
      </w:r>
      <w:r>
        <w:rPr>
          <w:spacing w:val="40"/>
          <w:sz w:val="16"/>
        </w:rPr>
        <w:t xml:space="preserve"> </w:t>
      </w:r>
      <w:r>
        <w:rPr>
          <w:sz w:val="16"/>
        </w:rPr>
        <w:t>of the effects of protocol variations on cortisol responses to the Trier</w:t>
      </w:r>
      <w:r>
        <w:rPr>
          <w:spacing w:val="40"/>
          <w:sz w:val="16"/>
        </w:rPr>
        <w:t xml:space="preserve"> </w:t>
      </w:r>
      <w:r>
        <w:rPr>
          <w:sz w:val="16"/>
        </w:rPr>
        <w:t>Social</w:t>
      </w:r>
      <w:r>
        <w:rPr>
          <w:spacing w:val="-3"/>
          <w:sz w:val="16"/>
        </w:rPr>
        <w:t xml:space="preserve"> </w:t>
      </w:r>
      <w:r>
        <w:rPr>
          <w:sz w:val="16"/>
        </w:rPr>
        <w:t>Stress</w:t>
      </w:r>
      <w:r>
        <w:rPr>
          <w:spacing w:val="-3"/>
          <w:sz w:val="16"/>
        </w:rPr>
        <w:t xml:space="preserve"> </w:t>
      </w:r>
      <w:r>
        <w:rPr>
          <w:sz w:val="16"/>
        </w:rPr>
        <w:t>Test,”</w:t>
      </w:r>
      <w:r>
        <w:rPr>
          <w:spacing w:val="-3"/>
          <w:sz w:val="16"/>
        </w:rPr>
        <w:t xml:space="preserve"> </w:t>
      </w:r>
      <w:r>
        <w:rPr>
          <w:i/>
          <w:sz w:val="16"/>
        </w:rPr>
        <w:t>Psychoneuroendocrinology</w:t>
      </w:r>
      <w:r>
        <w:rPr>
          <w:sz w:val="16"/>
        </w:rPr>
        <w:t>,</w:t>
      </w:r>
      <w:r>
        <w:rPr>
          <w:spacing w:val="-3"/>
          <w:sz w:val="16"/>
        </w:rPr>
        <w:t xml:space="preserve"> </w:t>
      </w:r>
      <w:r>
        <w:rPr>
          <w:sz w:val="16"/>
        </w:rPr>
        <w:t>vol.</w:t>
      </w:r>
      <w:r>
        <w:rPr>
          <w:spacing w:val="-3"/>
          <w:sz w:val="16"/>
        </w:rPr>
        <w:t xml:space="preserve"> </w:t>
      </w:r>
      <w:r>
        <w:rPr>
          <w:sz w:val="16"/>
        </w:rPr>
        <w:t>80,</w:t>
      </w:r>
      <w:r>
        <w:rPr>
          <w:spacing w:val="-3"/>
          <w:sz w:val="16"/>
        </w:rPr>
        <w:t xml:space="preserve"> </w:t>
      </w:r>
      <w:r>
        <w:rPr>
          <w:sz w:val="16"/>
        </w:rPr>
        <w:t>pp.</w:t>
      </w:r>
      <w:r>
        <w:rPr>
          <w:spacing w:val="-3"/>
          <w:sz w:val="16"/>
        </w:rPr>
        <w:t xml:space="preserve"> </w:t>
      </w:r>
      <w:r>
        <w:rPr>
          <w:sz w:val="16"/>
        </w:rPr>
        <w:t>26–35,</w:t>
      </w:r>
      <w:r>
        <w:rPr>
          <w:spacing w:val="-3"/>
          <w:sz w:val="16"/>
        </w:rPr>
        <w:t xml:space="preserve"> </w:t>
      </w:r>
      <w:r>
        <w:rPr>
          <w:sz w:val="16"/>
        </w:rPr>
        <w:t>Jun.</w:t>
      </w:r>
      <w:r>
        <w:rPr>
          <w:spacing w:val="40"/>
          <w:sz w:val="16"/>
        </w:rPr>
        <w:t xml:space="preserve"> </w:t>
      </w:r>
      <w:r>
        <w:rPr>
          <w:spacing w:val="-2"/>
          <w:sz w:val="16"/>
        </w:rPr>
        <w:t>2017.</w:t>
      </w:r>
    </w:p>
    <w:p w14:paraId="4038DB88" w14:textId="77777777" w:rsidR="005E5D1A" w:rsidRDefault="00000000">
      <w:pPr>
        <w:pStyle w:val="ListParagraph"/>
        <w:numPr>
          <w:ilvl w:val="0"/>
          <w:numId w:val="1"/>
        </w:numPr>
        <w:tabs>
          <w:tab w:val="left" w:pos="622"/>
          <w:tab w:val="left" w:pos="624"/>
        </w:tabs>
        <w:spacing w:before="13" w:line="232" w:lineRule="auto"/>
        <w:ind w:hanging="366"/>
        <w:jc w:val="both"/>
        <w:rPr>
          <w:sz w:val="16"/>
        </w:rPr>
      </w:pPr>
      <w:r>
        <w:rPr>
          <w:sz w:val="16"/>
        </w:rPr>
        <w:t>G. Vanhollebeke, S. De Smet, R. De Raedt, C. Baeken, P. van Mierlo,</w:t>
      </w:r>
      <w:r>
        <w:rPr>
          <w:spacing w:val="40"/>
          <w:sz w:val="16"/>
        </w:rPr>
        <w:t xml:space="preserve"> </w:t>
      </w:r>
      <w:r>
        <w:rPr>
          <w:sz w:val="16"/>
        </w:rPr>
        <w:t>and M.-A. Vanderhasselt, “The neural correlates of psychosocial stress:</w:t>
      </w:r>
      <w:r>
        <w:rPr>
          <w:spacing w:val="40"/>
          <w:sz w:val="16"/>
        </w:rPr>
        <w:t xml:space="preserve"> </w:t>
      </w:r>
      <w:r>
        <w:rPr>
          <w:sz w:val="16"/>
        </w:rPr>
        <w:t>A</w:t>
      </w:r>
      <w:r>
        <w:rPr>
          <w:spacing w:val="-10"/>
          <w:sz w:val="16"/>
        </w:rPr>
        <w:t xml:space="preserve"> </w:t>
      </w:r>
      <w:r>
        <w:rPr>
          <w:sz w:val="16"/>
        </w:rPr>
        <w:t>systematic</w:t>
      </w:r>
      <w:r>
        <w:rPr>
          <w:spacing w:val="-10"/>
          <w:sz w:val="16"/>
        </w:rPr>
        <w:t xml:space="preserve"> </w:t>
      </w:r>
      <w:r>
        <w:rPr>
          <w:sz w:val="16"/>
        </w:rPr>
        <w:t>review</w:t>
      </w:r>
      <w:r>
        <w:rPr>
          <w:spacing w:val="-10"/>
          <w:sz w:val="16"/>
        </w:rPr>
        <w:t xml:space="preserve"> </w:t>
      </w:r>
      <w:r>
        <w:rPr>
          <w:sz w:val="16"/>
        </w:rPr>
        <w:t>and</w:t>
      </w:r>
      <w:r>
        <w:rPr>
          <w:spacing w:val="-10"/>
          <w:sz w:val="16"/>
        </w:rPr>
        <w:t xml:space="preserve"> </w:t>
      </w:r>
      <w:r>
        <w:rPr>
          <w:sz w:val="16"/>
        </w:rPr>
        <w:t>meta-analysis</w:t>
      </w:r>
      <w:r>
        <w:rPr>
          <w:spacing w:val="-10"/>
          <w:sz w:val="16"/>
        </w:rPr>
        <w:t xml:space="preserve"> </w:t>
      </w:r>
      <w:r>
        <w:rPr>
          <w:sz w:val="16"/>
        </w:rPr>
        <w:t>of</w:t>
      </w:r>
      <w:r>
        <w:rPr>
          <w:spacing w:val="-10"/>
          <w:sz w:val="16"/>
        </w:rPr>
        <w:t xml:space="preserve"> </w:t>
      </w:r>
      <w:r>
        <w:rPr>
          <w:sz w:val="16"/>
        </w:rPr>
        <w:t>spectral</w:t>
      </w:r>
      <w:r>
        <w:rPr>
          <w:spacing w:val="-10"/>
          <w:sz w:val="16"/>
        </w:rPr>
        <w:t xml:space="preserve"> </w:t>
      </w:r>
      <w:r>
        <w:rPr>
          <w:sz w:val="16"/>
        </w:rPr>
        <w:t>analysis</w:t>
      </w:r>
      <w:r>
        <w:rPr>
          <w:spacing w:val="-10"/>
          <w:sz w:val="16"/>
        </w:rPr>
        <w:t xml:space="preserve"> </w:t>
      </w:r>
      <w:r>
        <w:rPr>
          <w:sz w:val="16"/>
        </w:rPr>
        <w:t>EEG</w:t>
      </w:r>
      <w:r>
        <w:rPr>
          <w:spacing w:val="-10"/>
          <w:sz w:val="16"/>
        </w:rPr>
        <w:t xml:space="preserve"> </w:t>
      </w:r>
      <w:r>
        <w:rPr>
          <w:sz w:val="16"/>
        </w:rPr>
        <w:t>studies,”</w:t>
      </w:r>
      <w:r>
        <w:rPr>
          <w:spacing w:val="40"/>
          <w:sz w:val="16"/>
        </w:rPr>
        <w:t xml:space="preserve"> </w:t>
      </w:r>
      <w:r>
        <w:rPr>
          <w:i/>
          <w:sz w:val="16"/>
        </w:rPr>
        <w:t>Neurobiology of Stress</w:t>
      </w:r>
      <w:r>
        <w:rPr>
          <w:sz w:val="16"/>
        </w:rPr>
        <w:t>, vol. 18, p. 100452, May 2022.</w:t>
      </w:r>
    </w:p>
    <w:p w14:paraId="4038DB89" w14:textId="77777777" w:rsidR="005E5D1A" w:rsidRDefault="00000000">
      <w:pPr>
        <w:pStyle w:val="ListParagraph"/>
        <w:numPr>
          <w:ilvl w:val="0"/>
          <w:numId w:val="1"/>
        </w:numPr>
        <w:tabs>
          <w:tab w:val="left" w:pos="622"/>
          <w:tab w:val="left" w:pos="624"/>
        </w:tabs>
        <w:spacing w:before="13" w:line="232" w:lineRule="auto"/>
        <w:ind w:hanging="366"/>
        <w:jc w:val="both"/>
        <w:rPr>
          <w:sz w:val="16"/>
        </w:rPr>
      </w:pPr>
      <w:r>
        <w:rPr>
          <w:sz w:val="16"/>
        </w:rPr>
        <w:t>E. C. Helminen, M. L. Morton, Q. Wang, and J. C. Felver, “Stress</w:t>
      </w:r>
      <w:r>
        <w:rPr>
          <w:spacing w:val="40"/>
          <w:sz w:val="16"/>
        </w:rPr>
        <w:t xml:space="preserve"> </w:t>
      </w:r>
      <w:r>
        <w:rPr>
          <w:sz w:val="16"/>
        </w:rPr>
        <w:t>Reactivity to the Trier Social Stress Test in Traditional and Virtual</w:t>
      </w:r>
      <w:r>
        <w:rPr>
          <w:spacing w:val="40"/>
          <w:sz w:val="16"/>
        </w:rPr>
        <w:t xml:space="preserve"> </w:t>
      </w:r>
      <w:r>
        <w:rPr>
          <w:sz w:val="16"/>
        </w:rPr>
        <w:t>Environments:</w:t>
      </w:r>
      <w:r>
        <w:rPr>
          <w:spacing w:val="-1"/>
          <w:sz w:val="16"/>
        </w:rPr>
        <w:t xml:space="preserve"> </w:t>
      </w:r>
      <w:r>
        <w:rPr>
          <w:sz w:val="16"/>
        </w:rPr>
        <w:t>A</w:t>
      </w:r>
      <w:r>
        <w:rPr>
          <w:spacing w:val="-1"/>
          <w:sz w:val="16"/>
        </w:rPr>
        <w:t xml:space="preserve"> </w:t>
      </w:r>
      <w:r>
        <w:rPr>
          <w:sz w:val="16"/>
        </w:rPr>
        <w:t>Meta-Analytic</w:t>
      </w:r>
      <w:r>
        <w:rPr>
          <w:spacing w:val="-1"/>
          <w:sz w:val="16"/>
        </w:rPr>
        <w:t xml:space="preserve"> </w:t>
      </w:r>
      <w:r>
        <w:rPr>
          <w:sz w:val="16"/>
        </w:rPr>
        <w:t>Comparison,”</w:t>
      </w:r>
      <w:r>
        <w:rPr>
          <w:spacing w:val="-1"/>
          <w:sz w:val="16"/>
        </w:rPr>
        <w:t xml:space="preserve"> </w:t>
      </w:r>
      <w:r>
        <w:rPr>
          <w:i/>
          <w:sz w:val="16"/>
        </w:rPr>
        <w:t>Biopsychosocial</w:t>
      </w:r>
      <w:r>
        <w:rPr>
          <w:i/>
          <w:spacing w:val="-1"/>
          <w:sz w:val="16"/>
        </w:rPr>
        <w:t xml:space="preserve"> </w:t>
      </w:r>
      <w:r>
        <w:rPr>
          <w:i/>
          <w:sz w:val="16"/>
        </w:rPr>
        <w:t>Science</w:t>
      </w:r>
      <w:r>
        <w:rPr>
          <w:i/>
          <w:spacing w:val="40"/>
          <w:sz w:val="16"/>
        </w:rPr>
        <w:t xml:space="preserve"> </w:t>
      </w:r>
      <w:r>
        <w:rPr>
          <w:i/>
          <w:sz w:val="16"/>
        </w:rPr>
        <w:t>and Medicine</w:t>
      </w:r>
      <w:r>
        <w:rPr>
          <w:sz w:val="16"/>
        </w:rPr>
        <w:t>, vol. 83, no. 3, p. 200, Apr. 2021.</w:t>
      </w:r>
    </w:p>
    <w:p w14:paraId="4038DB8A" w14:textId="77777777" w:rsidR="005E5D1A" w:rsidRDefault="00000000">
      <w:pPr>
        <w:pStyle w:val="ListParagraph"/>
        <w:numPr>
          <w:ilvl w:val="0"/>
          <w:numId w:val="1"/>
        </w:numPr>
        <w:tabs>
          <w:tab w:val="left" w:pos="622"/>
          <w:tab w:val="left" w:pos="624"/>
        </w:tabs>
        <w:spacing w:before="13" w:line="232" w:lineRule="auto"/>
        <w:ind w:hanging="366"/>
        <w:jc w:val="both"/>
        <w:rPr>
          <w:sz w:val="16"/>
        </w:rPr>
      </w:pPr>
      <w:r>
        <w:rPr>
          <w:sz w:val="16"/>
        </w:rPr>
        <w:t>T. Ye, R. Elliott, M. McFarquhar, and W. Mansell, “The impact of</w:t>
      </w:r>
      <w:r>
        <w:rPr>
          <w:spacing w:val="40"/>
          <w:sz w:val="16"/>
        </w:rPr>
        <w:t xml:space="preserve"> </w:t>
      </w:r>
      <w:r>
        <w:rPr>
          <w:sz w:val="16"/>
        </w:rPr>
        <w:t>audience dynamics on public speaking anxiety in virtual scenarios: An</w:t>
      </w:r>
      <w:r>
        <w:rPr>
          <w:spacing w:val="40"/>
          <w:sz w:val="16"/>
        </w:rPr>
        <w:t xml:space="preserve"> </w:t>
      </w:r>
      <w:r>
        <w:rPr>
          <w:sz w:val="16"/>
        </w:rPr>
        <w:t xml:space="preserve">online survey,” </w:t>
      </w:r>
      <w:r>
        <w:rPr>
          <w:i/>
          <w:sz w:val="16"/>
        </w:rPr>
        <w:t>Journal of Affective Disorders</w:t>
      </w:r>
      <w:r>
        <w:rPr>
          <w:sz w:val="16"/>
        </w:rPr>
        <w:t>, vol. 363, pp. 420–429,</w:t>
      </w:r>
      <w:r>
        <w:rPr>
          <w:spacing w:val="40"/>
          <w:sz w:val="16"/>
        </w:rPr>
        <w:t xml:space="preserve"> </w:t>
      </w:r>
      <w:r>
        <w:rPr>
          <w:sz w:val="16"/>
        </w:rPr>
        <w:t>Oct. 2024.</w:t>
      </w:r>
    </w:p>
    <w:p w14:paraId="4038DB8B" w14:textId="77777777" w:rsidR="005E5D1A" w:rsidRDefault="00000000">
      <w:pPr>
        <w:pStyle w:val="ListParagraph"/>
        <w:numPr>
          <w:ilvl w:val="0"/>
          <w:numId w:val="1"/>
        </w:numPr>
        <w:tabs>
          <w:tab w:val="left" w:pos="622"/>
          <w:tab w:val="left" w:pos="624"/>
        </w:tabs>
        <w:spacing w:before="13" w:line="232" w:lineRule="auto"/>
        <w:ind w:hanging="366"/>
        <w:jc w:val="both"/>
        <w:rPr>
          <w:sz w:val="16"/>
        </w:rPr>
      </w:pPr>
      <w:r>
        <w:rPr>
          <w:sz w:val="16"/>
        </w:rPr>
        <w:t>U. S. Wiemers, D. Schoofs, and O. T. Wolf, “A friendly version of the</w:t>
      </w:r>
      <w:r>
        <w:rPr>
          <w:spacing w:val="40"/>
          <w:sz w:val="16"/>
        </w:rPr>
        <w:t xml:space="preserve"> </w:t>
      </w:r>
      <w:r>
        <w:rPr>
          <w:sz w:val="16"/>
        </w:rPr>
        <w:t>Trier Social Stress Test does not activate the HPA axis in healthy men</w:t>
      </w:r>
      <w:r>
        <w:rPr>
          <w:spacing w:val="40"/>
          <w:sz w:val="16"/>
        </w:rPr>
        <w:t xml:space="preserve"> </w:t>
      </w:r>
      <w:r>
        <w:rPr>
          <w:sz w:val="16"/>
        </w:rPr>
        <w:t xml:space="preserve">and women,” </w:t>
      </w:r>
      <w:r>
        <w:rPr>
          <w:i/>
          <w:sz w:val="16"/>
        </w:rPr>
        <w:t>Stress</w:t>
      </w:r>
      <w:r>
        <w:rPr>
          <w:sz w:val="16"/>
        </w:rPr>
        <w:t>, vol. 16, no. 2, pp. 254–260, Mar. 2013.</w:t>
      </w:r>
    </w:p>
    <w:p w14:paraId="4038DB8C" w14:textId="77777777" w:rsidR="005E5D1A" w:rsidRDefault="00000000">
      <w:pPr>
        <w:pStyle w:val="ListParagraph"/>
        <w:numPr>
          <w:ilvl w:val="0"/>
          <w:numId w:val="1"/>
        </w:numPr>
        <w:tabs>
          <w:tab w:val="left" w:pos="622"/>
          <w:tab w:val="left" w:pos="624"/>
        </w:tabs>
        <w:spacing w:before="12" w:line="232" w:lineRule="auto"/>
        <w:ind w:hanging="366"/>
        <w:jc w:val="both"/>
        <w:rPr>
          <w:sz w:val="16"/>
        </w:rPr>
      </w:pPr>
      <w:r>
        <w:rPr>
          <w:sz w:val="16"/>
        </w:rPr>
        <w:t>J.</w:t>
      </w:r>
      <w:r>
        <w:rPr>
          <w:spacing w:val="-9"/>
          <w:sz w:val="16"/>
        </w:rPr>
        <w:t xml:space="preserve"> </w:t>
      </w:r>
      <w:r>
        <w:rPr>
          <w:sz w:val="16"/>
        </w:rPr>
        <w:t>Guez,</w:t>
      </w:r>
      <w:r>
        <w:rPr>
          <w:spacing w:val="-8"/>
          <w:sz w:val="16"/>
        </w:rPr>
        <w:t xml:space="preserve"> </w:t>
      </w:r>
      <w:r>
        <w:rPr>
          <w:sz w:val="16"/>
        </w:rPr>
        <w:t>R.</w:t>
      </w:r>
      <w:r>
        <w:rPr>
          <w:spacing w:val="-8"/>
          <w:sz w:val="16"/>
        </w:rPr>
        <w:t xml:space="preserve"> </w:t>
      </w:r>
      <w:r>
        <w:rPr>
          <w:sz w:val="16"/>
        </w:rPr>
        <w:t>Saar-Ashkenazy,</w:t>
      </w:r>
      <w:r>
        <w:rPr>
          <w:spacing w:val="-8"/>
          <w:sz w:val="16"/>
        </w:rPr>
        <w:t xml:space="preserve"> </w:t>
      </w:r>
      <w:r>
        <w:rPr>
          <w:sz w:val="16"/>
        </w:rPr>
        <w:t>E.</w:t>
      </w:r>
      <w:r>
        <w:rPr>
          <w:spacing w:val="-8"/>
          <w:sz w:val="16"/>
        </w:rPr>
        <w:t xml:space="preserve"> </w:t>
      </w:r>
      <w:r>
        <w:rPr>
          <w:sz w:val="16"/>
        </w:rPr>
        <w:t>Keha,</w:t>
      </w:r>
      <w:r>
        <w:rPr>
          <w:spacing w:val="-9"/>
          <w:sz w:val="16"/>
        </w:rPr>
        <w:t xml:space="preserve"> </w:t>
      </w:r>
      <w:r>
        <w:rPr>
          <w:sz w:val="16"/>
        </w:rPr>
        <w:t>and</w:t>
      </w:r>
      <w:r>
        <w:rPr>
          <w:spacing w:val="-8"/>
          <w:sz w:val="16"/>
        </w:rPr>
        <w:t xml:space="preserve"> </w:t>
      </w:r>
      <w:r>
        <w:rPr>
          <w:sz w:val="16"/>
        </w:rPr>
        <w:t>C.</w:t>
      </w:r>
      <w:r>
        <w:rPr>
          <w:spacing w:val="-9"/>
          <w:sz w:val="16"/>
        </w:rPr>
        <w:t xml:space="preserve"> </w:t>
      </w:r>
      <w:r>
        <w:rPr>
          <w:sz w:val="16"/>
        </w:rPr>
        <w:t>Tiferet-Dweck,</w:t>
      </w:r>
      <w:r>
        <w:rPr>
          <w:spacing w:val="-8"/>
          <w:sz w:val="16"/>
        </w:rPr>
        <w:t xml:space="preserve"> </w:t>
      </w:r>
      <w:r>
        <w:rPr>
          <w:sz w:val="16"/>
        </w:rPr>
        <w:t>“The</w:t>
      </w:r>
      <w:r>
        <w:rPr>
          <w:spacing w:val="-9"/>
          <w:sz w:val="16"/>
        </w:rPr>
        <w:t xml:space="preserve"> </w:t>
      </w:r>
      <w:r>
        <w:rPr>
          <w:sz w:val="16"/>
        </w:rPr>
        <w:t>Effect</w:t>
      </w:r>
      <w:r>
        <w:rPr>
          <w:spacing w:val="40"/>
          <w:sz w:val="16"/>
        </w:rPr>
        <w:t xml:space="preserve"> </w:t>
      </w:r>
      <w:r>
        <w:rPr>
          <w:sz w:val="16"/>
        </w:rPr>
        <w:t>of Trier Social Stress Test (TSST) on Item and Associative Recognition</w:t>
      </w:r>
      <w:r>
        <w:rPr>
          <w:spacing w:val="40"/>
          <w:sz w:val="16"/>
        </w:rPr>
        <w:t xml:space="preserve"> </w:t>
      </w:r>
      <w:r>
        <w:rPr>
          <w:sz w:val="16"/>
        </w:rPr>
        <w:t>of</w:t>
      </w:r>
      <w:r>
        <w:rPr>
          <w:spacing w:val="-6"/>
          <w:sz w:val="16"/>
        </w:rPr>
        <w:t xml:space="preserve"> </w:t>
      </w:r>
      <w:r>
        <w:rPr>
          <w:sz w:val="16"/>
        </w:rPr>
        <w:t>Words</w:t>
      </w:r>
      <w:r>
        <w:rPr>
          <w:spacing w:val="-6"/>
          <w:sz w:val="16"/>
        </w:rPr>
        <w:t xml:space="preserve"> </w:t>
      </w:r>
      <w:r>
        <w:rPr>
          <w:sz w:val="16"/>
        </w:rPr>
        <w:t>and</w:t>
      </w:r>
      <w:r>
        <w:rPr>
          <w:spacing w:val="-6"/>
          <w:sz w:val="16"/>
        </w:rPr>
        <w:t xml:space="preserve"> </w:t>
      </w:r>
      <w:r>
        <w:rPr>
          <w:sz w:val="16"/>
        </w:rPr>
        <w:t>Pictures</w:t>
      </w:r>
      <w:r>
        <w:rPr>
          <w:spacing w:val="-6"/>
          <w:sz w:val="16"/>
        </w:rPr>
        <w:t xml:space="preserve"> </w:t>
      </w:r>
      <w:r>
        <w:rPr>
          <w:sz w:val="16"/>
        </w:rPr>
        <w:t>in</w:t>
      </w:r>
      <w:r>
        <w:rPr>
          <w:spacing w:val="-6"/>
          <w:sz w:val="16"/>
        </w:rPr>
        <w:t xml:space="preserve"> </w:t>
      </w:r>
      <w:r>
        <w:rPr>
          <w:sz w:val="16"/>
        </w:rPr>
        <w:t>Healthy</w:t>
      </w:r>
      <w:r>
        <w:rPr>
          <w:spacing w:val="-6"/>
          <w:sz w:val="16"/>
        </w:rPr>
        <w:t xml:space="preserve"> </w:t>
      </w:r>
      <w:r>
        <w:rPr>
          <w:sz w:val="16"/>
        </w:rPr>
        <w:t>Participants,”</w:t>
      </w:r>
      <w:r>
        <w:rPr>
          <w:spacing w:val="-6"/>
          <w:sz w:val="16"/>
        </w:rPr>
        <w:t xml:space="preserve"> </w:t>
      </w:r>
      <w:r>
        <w:rPr>
          <w:i/>
          <w:sz w:val="16"/>
        </w:rPr>
        <w:t>Frontiers</w:t>
      </w:r>
      <w:r>
        <w:rPr>
          <w:i/>
          <w:spacing w:val="-6"/>
          <w:sz w:val="16"/>
        </w:rPr>
        <w:t xml:space="preserve"> </w:t>
      </w:r>
      <w:r>
        <w:rPr>
          <w:i/>
          <w:sz w:val="16"/>
        </w:rPr>
        <w:t>in</w:t>
      </w:r>
      <w:r>
        <w:rPr>
          <w:i/>
          <w:spacing w:val="-6"/>
          <w:sz w:val="16"/>
        </w:rPr>
        <w:t xml:space="preserve"> </w:t>
      </w:r>
      <w:r>
        <w:rPr>
          <w:i/>
          <w:sz w:val="16"/>
        </w:rPr>
        <w:t>Psychology</w:t>
      </w:r>
      <w:r>
        <w:rPr>
          <w:sz w:val="16"/>
        </w:rPr>
        <w:t>,</w:t>
      </w:r>
      <w:r>
        <w:rPr>
          <w:spacing w:val="40"/>
          <w:sz w:val="16"/>
        </w:rPr>
        <w:t xml:space="preserve"> </w:t>
      </w:r>
      <w:r>
        <w:rPr>
          <w:sz w:val="16"/>
        </w:rPr>
        <w:t>vol. 7, Apr. 2016.</w:t>
      </w:r>
    </w:p>
    <w:p w14:paraId="4038DB8D" w14:textId="77777777" w:rsidR="005E5D1A" w:rsidRDefault="00000000">
      <w:pPr>
        <w:pStyle w:val="ListParagraph"/>
        <w:numPr>
          <w:ilvl w:val="0"/>
          <w:numId w:val="1"/>
        </w:numPr>
        <w:tabs>
          <w:tab w:val="left" w:pos="622"/>
          <w:tab w:val="left" w:pos="624"/>
        </w:tabs>
        <w:spacing w:before="13" w:line="232" w:lineRule="auto"/>
        <w:ind w:hanging="366"/>
        <w:jc w:val="both"/>
        <w:rPr>
          <w:sz w:val="16"/>
        </w:rPr>
      </w:pPr>
      <w:r>
        <w:rPr>
          <w:sz w:val="16"/>
        </w:rPr>
        <w:t>H.</w:t>
      </w:r>
      <w:r>
        <w:rPr>
          <w:spacing w:val="27"/>
          <w:sz w:val="16"/>
        </w:rPr>
        <w:t xml:space="preserve"> </w:t>
      </w:r>
      <w:r>
        <w:rPr>
          <w:sz w:val="16"/>
        </w:rPr>
        <w:t>M.</w:t>
      </w:r>
      <w:r>
        <w:rPr>
          <w:spacing w:val="27"/>
          <w:sz w:val="16"/>
        </w:rPr>
        <w:t xml:space="preserve"> </w:t>
      </w:r>
      <w:r>
        <w:rPr>
          <w:sz w:val="16"/>
        </w:rPr>
        <w:t>Sokolowski,</w:t>
      </w:r>
      <w:r>
        <w:rPr>
          <w:spacing w:val="27"/>
          <w:sz w:val="16"/>
        </w:rPr>
        <w:t xml:space="preserve"> </w:t>
      </w:r>
      <w:r>
        <w:rPr>
          <w:sz w:val="16"/>
        </w:rPr>
        <w:t>Z.</w:t>
      </w:r>
      <w:r>
        <w:rPr>
          <w:spacing w:val="27"/>
          <w:sz w:val="16"/>
        </w:rPr>
        <w:t xml:space="preserve"> </w:t>
      </w:r>
      <w:r>
        <w:rPr>
          <w:sz w:val="16"/>
        </w:rPr>
        <w:t>Hawes,</w:t>
      </w:r>
      <w:r>
        <w:rPr>
          <w:spacing w:val="27"/>
          <w:sz w:val="16"/>
        </w:rPr>
        <w:t xml:space="preserve"> </w:t>
      </w:r>
      <w:r>
        <w:rPr>
          <w:sz w:val="16"/>
        </w:rPr>
        <w:t>and</w:t>
      </w:r>
      <w:r>
        <w:rPr>
          <w:spacing w:val="27"/>
          <w:sz w:val="16"/>
        </w:rPr>
        <w:t xml:space="preserve"> </w:t>
      </w:r>
      <w:r>
        <w:rPr>
          <w:sz w:val="16"/>
        </w:rPr>
        <w:t>D.</w:t>
      </w:r>
      <w:r>
        <w:rPr>
          <w:spacing w:val="27"/>
          <w:sz w:val="16"/>
        </w:rPr>
        <w:t xml:space="preserve"> </w:t>
      </w:r>
      <w:r>
        <w:rPr>
          <w:sz w:val="16"/>
        </w:rPr>
        <w:t>Ansari,</w:t>
      </w:r>
      <w:r>
        <w:rPr>
          <w:spacing w:val="27"/>
          <w:sz w:val="16"/>
        </w:rPr>
        <w:t xml:space="preserve"> </w:t>
      </w:r>
      <w:r>
        <w:rPr>
          <w:sz w:val="16"/>
        </w:rPr>
        <w:t>“The</w:t>
      </w:r>
      <w:r>
        <w:rPr>
          <w:spacing w:val="27"/>
          <w:sz w:val="16"/>
        </w:rPr>
        <w:t xml:space="preserve"> </w:t>
      </w:r>
      <w:r>
        <w:rPr>
          <w:sz w:val="16"/>
        </w:rPr>
        <w:t>neural</w:t>
      </w:r>
      <w:r>
        <w:rPr>
          <w:spacing w:val="27"/>
          <w:sz w:val="16"/>
        </w:rPr>
        <w:t xml:space="preserve"> </w:t>
      </w:r>
      <w:r>
        <w:rPr>
          <w:sz w:val="16"/>
        </w:rPr>
        <w:t>correlates</w:t>
      </w:r>
      <w:r>
        <w:rPr>
          <w:spacing w:val="40"/>
          <w:sz w:val="16"/>
        </w:rPr>
        <w:t xml:space="preserve"> </w:t>
      </w:r>
      <w:r>
        <w:rPr>
          <w:sz w:val="16"/>
        </w:rPr>
        <w:t>of retrieval and procedural strategies in mental arithmetic: A functional</w:t>
      </w:r>
      <w:r>
        <w:rPr>
          <w:spacing w:val="40"/>
          <w:sz w:val="16"/>
        </w:rPr>
        <w:t xml:space="preserve"> </w:t>
      </w:r>
      <w:r>
        <w:rPr>
          <w:sz w:val="16"/>
        </w:rPr>
        <w:t>neuroimaging</w:t>
      </w:r>
      <w:r>
        <w:rPr>
          <w:spacing w:val="-5"/>
          <w:sz w:val="16"/>
        </w:rPr>
        <w:t xml:space="preserve"> </w:t>
      </w:r>
      <w:r>
        <w:rPr>
          <w:sz w:val="16"/>
        </w:rPr>
        <w:t>meta-analysis,”</w:t>
      </w:r>
      <w:r>
        <w:rPr>
          <w:spacing w:val="-5"/>
          <w:sz w:val="16"/>
        </w:rPr>
        <w:t xml:space="preserve"> </w:t>
      </w:r>
      <w:r>
        <w:rPr>
          <w:i/>
          <w:sz w:val="16"/>
        </w:rPr>
        <w:t>Human</w:t>
      </w:r>
      <w:r>
        <w:rPr>
          <w:i/>
          <w:spacing w:val="-5"/>
          <w:sz w:val="16"/>
        </w:rPr>
        <w:t xml:space="preserve"> </w:t>
      </w:r>
      <w:r>
        <w:rPr>
          <w:i/>
          <w:sz w:val="16"/>
        </w:rPr>
        <w:t>Brain</w:t>
      </w:r>
      <w:r>
        <w:rPr>
          <w:i/>
          <w:spacing w:val="-5"/>
          <w:sz w:val="16"/>
        </w:rPr>
        <w:t xml:space="preserve"> </w:t>
      </w:r>
      <w:r>
        <w:rPr>
          <w:i/>
          <w:sz w:val="16"/>
        </w:rPr>
        <w:t>Mapping</w:t>
      </w:r>
      <w:r>
        <w:rPr>
          <w:sz w:val="16"/>
        </w:rPr>
        <w:t>,</w:t>
      </w:r>
      <w:r>
        <w:rPr>
          <w:spacing w:val="-5"/>
          <w:sz w:val="16"/>
        </w:rPr>
        <w:t xml:space="preserve"> </w:t>
      </w:r>
      <w:r>
        <w:rPr>
          <w:sz w:val="16"/>
        </w:rPr>
        <w:t>vol.</w:t>
      </w:r>
      <w:r>
        <w:rPr>
          <w:spacing w:val="-5"/>
          <w:sz w:val="16"/>
        </w:rPr>
        <w:t xml:space="preserve"> </w:t>
      </w:r>
      <w:r>
        <w:rPr>
          <w:sz w:val="16"/>
        </w:rPr>
        <w:t>44,</w:t>
      </w:r>
      <w:r>
        <w:rPr>
          <w:spacing w:val="-5"/>
          <w:sz w:val="16"/>
        </w:rPr>
        <w:t xml:space="preserve"> </w:t>
      </w:r>
      <w:r>
        <w:rPr>
          <w:sz w:val="16"/>
        </w:rPr>
        <w:t>no.</w:t>
      </w:r>
      <w:r>
        <w:rPr>
          <w:spacing w:val="-5"/>
          <w:sz w:val="16"/>
        </w:rPr>
        <w:t xml:space="preserve"> </w:t>
      </w:r>
      <w:r>
        <w:rPr>
          <w:sz w:val="16"/>
        </w:rPr>
        <w:t>1,</w:t>
      </w:r>
      <w:r>
        <w:rPr>
          <w:spacing w:val="-5"/>
          <w:sz w:val="16"/>
        </w:rPr>
        <w:t xml:space="preserve"> </w:t>
      </w:r>
      <w:r>
        <w:rPr>
          <w:sz w:val="16"/>
        </w:rPr>
        <w:t>pp.</w:t>
      </w:r>
      <w:r>
        <w:rPr>
          <w:spacing w:val="40"/>
          <w:sz w:val="16"/>
        </w:rPr>
        <w:t xml:space="preserve"> </w:t>
      </w:r>
      <w:r>
        <w:rPr>
          <w:sz w:val="16"/>
        </w:rPr>
        <w:t>229–244, 2023.</w:t>
      </w:r>
    </w:p>
    <w:p w14:paraId="4038DB8E" w14:textId="77777777" w:rsidR="005E5D1A" w:rsidRDefault="00000000">
      <w:pPr>
        <w:pStyle w:val="ListParagraph"/>
        <w:numPr>
          <w:ilvl w:val="0"/>
          <w:numId w:val="1"/>
        </w:numPr>
        <w:tabs>
          <w:tab w:val="left" w:pos="622"/>
          <w:tab w:val="left" w:pos="624"/>
        </w:tabs>
        <w:spacing w:before="12" w:line="232" w:lineRule="auto"/>
        <w:ind w:hanging="366"/>
        <w:jc w:val="both"/>
        <w:rPr>
          <w:sz w:val="16"/>
        </w:rPr>
      </w:pPr>
      <w:r>
        <w:rPr>
          <w:sz w:val="16"/>
        </w:rPr>
        <w:t>A. J. Littman, E. White, J. A. Satia, D. J. Bowen, and A. R. Kristal,</w:t>
      </w:r>
      <w:r>
        <w:rPr>
          <w:spacing w:val="40"/>
          <w:sz w:val="16"/>
        </w:rPr>
        <w:t xml:space="preserve"> </w:t>
      </w:r>
      <w:r>
        <w:rPr>
          <w:sz w:val="16"/>
        </w:rPr>
        <w:t>“Reliability and Validity of 2 Single-Item Measures of Psychosocial</w:t>
      </w:r>
      <w:r>
        <w:rPr>
          <w:spacing w:val="40"/>
          <w:sz w:val="16"/>
        </w:rPr>
        <w:t xml:space="preserve"> </w:t>
      </w:r>
      <w:r>
        <w:rPr>
          <w:sz w:val="16"/>
        </w:rPr>
        <w:t xml:space="preserve">Stress,” </w:t>
      </w:r>
      <w:r>
        <w:rPr>
          <w:i/>
          <w:sz w:val="16"/>
        </w:rPr>
        <w:t>Epidemiology</w:t>
      </w:r>
      <w:r>
        <w:rPr>
          <w:sz w:val="16"/>
        </w:rPr>
        <w:t>, vol. 17, no. 4, p. 398, Jul. 2006.</w:t>
      </w:r>
    </w:p>
    <w:p w14:paraId="4038DB8F" w14:textId="77777777" w:rsidR="005E5D1A" w:rsidRDefault="00000000">
      <w:pPr>
        <w:pStyle w:val="ListParagraph"/>
        <w:numPr>
          <w:ilvl w:val="0"/>
          <w:numId w:val="1"/>
        </w:numPr>
        <w:tabs>
          <w:tab w:val="left" w:pos="622"/>
          <w:tab w:val="left" w:pos="624"/>
        </w:tabs>
        <w:spacing w:before="12" w:line="232" w:lineRule="auto"/>
        <w:ind w:hanging="366"/>
        <w:jc w:val="both"/>
        <w:rPr>
          <w:sz w:val="16"/>
        </w:rPr>
      </w:pPr>
      <w:r>
        <w:rPr>
          <w:sz w:val="16"/>
        </w:rPr>
        <w:t>S. G. Hart and L. E. Staveland, “Development of NASA-TLX (Task</w:t>
      </w:r>
      <w:r>
        <w:rPr>
          <w:spacing w:val="40"/>
          <w:sz w:val="16"/>
        </w:rPr>
        <w:t xml:space="preserve"> </w:t>
      </w:r>
      <w:r>
        <w:rPr>
          <w:sz w:val="16"/>
        </w:rPr>
        <w:t xml:space="preserve">Load Index): Results of Empirical and Theoretical Research,” in </w:t>
      </w:r>
      <w:r>
        <w:rPr>
          <w:i/>
          <w:sz w:val="16"/>
        </w:rPr>
        <w:t>Ad-vances</w:t>
      </w:r>
      <w:r>
        <w:rPr>
          <w:i/>
          <w:spacing w:val="-4"/>
          <w:sz w:val="16"/>
        </w:rPr>
        <w:t xml:space="preserve"> </w:t>
      </w:r>
      <w:r>
        <w:rPr>
          <w:i/>
          <w:sz w:val="16"/>
        </w:rPr>
        <w:t>in</w:t>
      </w:r>
      <w:r>
        <w:rPr>
          <w:i/>
          <w:spacing w:val="-4"/>
          <w:sz w:val="16"/>
        </w:rPr>
        <w:t xml:space="preserve"> </w:t>
      </w:r>
      <w:r>
        <w:rPr>
          <w:i/>
          <w:sz w:val="16"/>
        </w:rPr>
        <w:t>Psychology</w:t>
      </w:r>
      <w:r>
        <w:rPr>
          <w:sz w:val="16"/>
        </w:rPr>
        <w:t>,</w:t>
      </w:r>
      <w:r>
        <w:rPr>
          <w:spacing w:val="-4"/>
          <w:sz w:val="16"/>
        </w:rPr>
        <w:t xml:space="preserve"> </w:t>
      </w:r>
      <w:r>
        <w:rPr>
          <w:sz w:val="16"/>
        </w:rPr>
        <w:t>ser.</w:t>
      </w:r>
      <w:r>
        <w:rPr>
          <w:spacing w:val="-4"/>
          <w:sz w:val="16"/>
        </w:rPr>
        <w:t xml:space="preserve"> </w:t>
      </w:r>
      <w:r>
        <w:rPr>
          <w:sz w:val="16"/>
        </w:rPr>
        <w:t>Human</w:t>
      </w:r>
      <w:r>
        <w:rPr>
          <w:spacing w:val="-4"/>
          <w:sz w:val="16"/>
        </w:rPr>
        <w:t xml:space="preserve"> </w:t>
      </w:r>
      <w:r>
        <w:rPr>
          <w:sz w:val="16"/>
        </w:rPr>
        <w:t>Mental</w:t>
      </w:r>
      <w:r>
        <w:rPr>
          <w:spacing w:val="-4"/>
          <w:sz w:val="16"/>
        </w:rPr>
        <w:t xml:space="preserve"> </w:t>
      </w:r>
      <w:r>
        <w:rPr>
          <w:sz w:val="16"/>
        </w:rPr>
        <w:t>Workload,</w:t>
      </w:r>
      <w:r>
        <w:rPr>
          <w:spacing w:val="-4"/>
          <w:sz w:val="16"/>
        </w:rPr>
        <w:t xml:space="preserve"> </w:t>
      </w:r>
      <w:r>
        <w:rPr>
          <w:sz w:val="16"/>
        </w:rPr>
        <w:t>P.</w:t>
      </w:r>
      <w:r>
        <w:rPr>
          <w:spacing w:val="-4"/>
          <w:sz w:val="16"/>
        </w:rPr>
        <w:t xml:space="preserve"> </w:t>
      </w:r>
      <w:r>
        <w:rPr>
          <w:sz w:val="16"/>
        </w:rPr>
        <w:t>A.</w:t>
      </w:r>
      <w:r>
        <w:rPr>
          <w:spacing w:val="-4"/>
          <w:sz w:val="16"/>
        </w:rPr>
        <w:t xml:space="preserve"> </w:t>
      </w:r>
      <w:r>
        <w:rPr>
          <w:sz w:val="16"/>
        </w:rPr>
        <w:t>Hancock</w:t>
      </w:r>
      <w:r>
        <w:rPr>
          <w:spacing w:val="-4"/>
          <w:sz w:val="16"/>
        </w:rPr>
        <w:t xml:space="preserve"> </w:t>
      </w:r>
      <w:r>
        <w:rPr>
          <w:sz w:val="16"/>
        </w:rPr>
        <w:t>and</w:t>
      </w:r>
    </w:p>
    <w:p w14:paraId="4038DB90" w14:textId="77777777" w:rsidR="005E5D1A" w:rsidRDefault="00000000">
      <w:pPr>
        <w:spacing w:line="182" w:lineRule="exact"/>
        <w:ind w:left="624"/>
        <w:jc w:val="both"/>
        <w:rPr>
          <w:sz w:val="16"/>
        </w:rPr>
      </w:pPr>
      <w:r>
        <w:rPr>
          <w:sz w:val="16"/>
        </w:rPr>
        <w:t>N.</w:t>
      </w:r>
      <w:r>
        <w:rPr>
          <w:spacing w:val="11"/>
          <w:sz w:val="16"/>
        </w:rPr>
        <w:t xml:space="preserve"> </w:t>
      </w:r>
      <w:r>
        <w:rPr>
          <w:sz w:val="16"/>
        </w:rPr>
        <w:t>Meshkati,</w:t>
      </w:r>
      <w:r>
        <w:rPr>
          <w:spacing w:val="11"/>
          <w:sz w:val="16"/>
        </w:rPr>
        <w:t xml:space="preserve"> </w:t>
      </w:r>
      <w:r>
        <w:rPr>
          <w:sz w:val="16"/>
        </w:rPr>
        <w:t>Eds.</w:t>
      </w:r>
      <w:r>
        <w:rPr>
          <w:spacing w:val="34"/>
          <w:sz w:val="16"/>
        </w:rPr>
        <w:t xml:space="preserve">  </w:t>
      </w:r>
      <w:r>
        <w:rPr>
          <w:sz w:val="16"/>
        </w:rPr>
        <w:t>North-Holland,</w:t>
      </w:r>
      <w:r>
        <w:rPr>
          <w:spacing w:val="12"/>
          <w:sz w:val="16"/>
        </w:rPr>
        <w:t xml:space="preserve"> </w:t>
      </w:r>
      <w:r>
        <w:rPr>
          <w:sz w:val="16"/>
        </w:rPr>
        <w:t>Jan.</w:t>
      </w:r>
      <w:r>
        <w:rPr>
          <w:spacing w:val="11"/>
          <w:sz w:val="16"/>
        </w:rPr>
        <w:t xml:space="preserve"> </w:t>
      </w:r>
      <w:r>
        <w:rPr>
          <w:sz w:val="16"/>
        </w:rPr>
        <w:t>1988,</w:t>
      </w:r>
      <w:r>
        <w:rPr>
          <w:spacing w:val="11"/>
          <w:sz w:val="16"/>
        </w:rPr>
        <w:t xml:space="preserve"> </w:t>
      </w:r>
      <w:r>
        <w:rPr>
          <w:sz w:val="16"/>
        </w:rPr>
        <w:t>vol.</w:t>
      </w:r>
      <w:r>
        <w:rPr>
          <w:spacing w:val="12"/>
          <w:sz w:val="16"/>
        </w:rPr>
        <w:t xml:space="preserve"> </w:t>
      </w:r>
      <w:r>
        <w:rPr>
          <w:sz w:val="16"/>
        </w:rPr>
        <w:t>52,</w:t>
      </w:r>
      <w:r>
        <w:rPr>
          <w:spacing w:val="11"/>
          <w:sz w:val="16"/>
        </w:rPr>
        <w:t xml:space="preserve"> </w:t>
      </w:r>
      <w:r>
        <w:rPr>
          <w:sz w:val="16"/>
        </w:rPr>
        <w:t>pp.</w:t>
      </w:r>
      <w:r>
        <w:rPr>
          <w:spacing w:val="11"/>
          <w:sz w:val="16"/>
        </w:rPr>
        <w:t xml:space="preserve"> </w:t>
      </w:r>
      <w:r>
        <w:rPr>
          <w:sz w:val="16"/>
        </w:rPr>
        <w:t>139–</w:t>
      </w:r>
      <w:r>
        <w:rPr>
          <w:spacing w:val="-4"/>
          <w:sz w:val="16"/>
        </w:rPr>
        <w:t>183.</w:t>
      </w:r>
    </w:p>
    <w:p w14:paraId="4038DB91" w14:textId="77777777" w:rsidR="005E5D1A" w:rsidRDefault="00000000">
      <w:pPr>
        <w:pStyle w:val="BodyText"/>
        <w:spacing w:before="16"/>
        <w:ind w:left="0"/>
        <w:jc w:val="left"/>
        <w:rPr>
          <w:sz w:val="16"/>
        </w:rPr>
      </w:pPr>
      <w:r>
        <w:br w:type="column"/>
      </w:r>
    </w:p>
    <w:p w14:paraId="4038DB92" w14:textId="77777777" w:rsidR="005E5D1A" w:rsidRDefault="00000000">
      <w:pPr>
        <w:pStyle w:val="ListParagraph"/>
        <w:numPr>
          <w:ilvl w:val="0"/>
          <w:numId w:val="1"/>
        </w:numPr>
        <w:tabs>
          <w:tab w:val="left" w:pos="562"/>
          <w:tab w:val="left" w:pos="564"/>
        </w:tabs>
        <w:spacing w:before="1" w:line="232" w:lineRule="auto"/>
        <w:ind w:left="564" w:right="977" w:hanging="366"/>
        <w:jc w:val="both"/>
        <w:rPr>
          <w:sz w:val="16"/>
        </w:rPr>
      </w:pPr>
      <w:r>
        <w:rPr>
          <w:sz w:val="16"/>
        </w:rPr>
        <w:t>S. H. M. Chan, L. Qiu, G. Esposito, K. P. Mai, K.-P. Tam, and J. Cui,</w:t>
      </w:r>
      <w:r>
        <w:rPr>
          <w:spacing w:val="40"/>
          <w:sz w:val="16"/>
        </w:rPr>
        <w:t xml:space="preserve"> </w:t>
      </w:r>
      <w:r>
        <w:rPr>
          <w:sz w:val="16"/>
        </w:rPr>
        <w:t>“Nature in virtual reality improves mood and reduces stress: Evidence</w:t>
      </w:r>
      <w:r>
        <w:rPr>
          <w:spacing w:val="40"/>
          <w:sz w:val="16"/>
        </w:rPr>
        <w:t xml:space="preserve"> </w:t>
      </w:r>
      <w:r>
        <w:rPr>
          <w:sz w:val="16"/>
        </w:rPr>
        <w:t xml:space="preserve">from young adults and senior citizens,” </w:t>
      </w:r>
      <w:r>
        <w:rPr>
          <w:i/>
          <w:sz w:val="16"/>
        </w:rPr>
        <w:t>Virtual Reality</w:t>
      </w:r>
      <w:r>
        <w:rPr>
          <w:sz w:val="16"/>
        </w:rPr>
        <w:t>, pp. 1–16, Nov.</w:t>
      </w:r>
      <w:r>
        <w:rPr>
          <w:spacing w:val="40"/>
          <w:sz w:val="16"/>
        </w:rPr>
        <w:t xml:space="preserve"> </w:t>
      </w:r>
      <w:r>
        <w:rPr>
          <w:spacing w:val="-2"/>
          <w:sz w:val="16"/>
        </w:rPr>
        <w:t>2021.</w:t>
      </w:r>
    </w:p>
    <w:p w14:paraId="4038DB93" w14:textId="77777777" w:rsidR="005E5D1A" w:rsidRDefault="00000000">
      <w:pPr>
        <w:pStyle w:val="ListParagraph"/>
        <w:numPr>
          <w:ilvl w:val="0"/>
          <w:numId w:val="1"/>
        </w:numPr>
        <w:tabs>
          <w:tab w:val="left" w:pos="562"/>
          <w:tab w:val="left" w:pos="564"/>
        </w:tabs>
        <w:spacing w:before="3" w:line="232" w:lineRule="auto"/>
        <w:ind w:left="564" w:right="977" w:hanging="366"/>
        <w:jc w:val="both"/>
        <w:rPr>
          <w:sz w:val="16"/>
        </w:rPr>
      </w:pPr>
      <w:r>
        <w:rPr>
          <w:sz w:val="16"/>
        </w:rPr>
        <w:t>P. Albulescu, I. Macsinga, A. Rusu, C. Sulea, A. Bodnaru, and B. T.</w:t>
      </w:r>
      <w:r>
        <w:rPr>
          <w:spacing w:val="40"/>
          <w:sz w:val="16"/>
        </w:rPr>
        <w:t xml:space="preserve"> </w:t>
      </w:r>
      <w:r>
        <w:rPr>
          <w:sz w:val="16"/>
        </w:rPr>
        <w:t>Tulbure,</w:t>
      </w:r>
      <w:r>
        <w:rPr>
          <w:spacing w:val="-3"/>
          <w:sz w:val="16"/>
        </w:rPr>
        <w:t xml:space="preserve"> </w:t>
      </w:r>
      <w:r>
        <w:rPr>
          <w:sz w:val="16"/>
        </w:rPr>
        <w:t>“”Give</w:t>
      </w:r>
      <w:r>
        <w:rPr>
          <w:spacing w:val="-3"/>
          <w:sz w:val="16"/>
        </w:rPr>
        <w:t xml:space="preserve"> </w:t>
      </w:r>
      <w:r>
        <w:rPr>
          <w:sz w:val="16"/>
        </w:rPr>
        <w:t>me</w:t>
      </w:r>
      <w:r>
        <w:rPr>
          <w:spacing w:val="-3"/>
          <w:sz w:val="16"/>
        </w:rPr>
        <w:t xml:space="preserve"> </w:t>
      </w:r>
      <w:r>
        <w:rPr>
          <w:sz w:val="16"/>
        </w:rPr>
        <w:t>a</w:t>
      </w:r>
      <w:r>
        <w:rPr>
          <w:spacing w:val="-3"/>
          <w:sz w:val="16"/>
        </w:rPr>
        <w:t xml:space="preserve"> </w:t>
      </w:r>
      <w:r>
        <w:rPr>
          <w:sz w:val="16"/>
        </w:rPr>
        <w:t>break!”</w:t>
      </w:r>
      <w:r>
        <w:rPr>
          <w:spacing w:val="-3"/>
          <w:sz w:val="16"/>
        </w:rPr>
        <w:t xml:space="preserve"> </w:t>
      </w:r>
      <w:r>
        <w:rPr>
          <w:sz w:val="16"/>
        </w:rPr>
        <w:t>A</w:t>
      </w:r>
      <w:r>
        <w:rPr>
          <w:spacing w:val="-3"/>
          <w:sz w:val="16"/>
        </w:rPr>
        <w:t xml:space="preserve"> </w:t>
      </w:r>
      <w:r>
        <w:rPr>
          <w:sz w:val="16"/>
        </w:rPr>
        <w:t>systematic</w:t>
      </w:r>
      <w:r>
        <w:rPr>
          <w:spacing w:val="-3"/>
          <w:sz w:val="16"/>
        </w:rPr>
        <w:t xml:space="preserve"> </w:t>
      </w:r>
      <w:r>
        <w:rPr>
          <w:sz w:val="16"/>
        </w:rPr>
        <w:t>review</w:t>
      </w:r>
      <w:r>
        <w:rPr>
          <w:spacing w:val="-3"/>
          <w:sz w:val="16"/>
        </w:rPr>
        <w:t xml:space="preserve"> </w:t>
      </w:r>
      <w:r>
        <w:rPr>
          <w:sz w:val="16"/>
        </w:rPr>
        <w:t>and</w:t>
      </w:r>
      <w:r>
        <w:rPr>
          <w:spacing w:val="-3"/>
          <w:sz w:val="16"/>
        </w:rPr>
        <w:t xml:space="preserve"> </w:t>
      </w:r>
      <w:r>
        <w:rPr>
          <w:sz w:val="16"/>
        </w:rPr>
        <w:t>meta-analysis</w:t>
      </w:r>
      <w:r>
        <w:rPr>
          <w:spacing w:val="-3"/>
          <w:sz w:val="16"/>
        </w:rPr>
        <w:t xml:space="preserve"> </w:t>
      </w:r>
      <w:r>
        <w:rPr>
          <w:sz w:val="16"/>
        </w:rPr>
        <w:t>on</w:t>
      </w:r>
      <w:r>
        <w:rPr>
          <w:spacing w:val="40"/>
          <w:sz w:val="16"/>
        </w:rPr>
        <w:t xml:space="preserve"> </w:t>
      </w:r>
      <w:r>
        <w:rPr>
          <w:sz w:val="16"/>
        </w:rPr>
        <w:t>the</w:t>
      </w:r>
      <w:r>
        <w:rPr>
          <w:spacing w:val="-9"/>
          <w:sz w:val="16"/>
        </w:rPr>
        <w:t xml:space="preserve"> </w:t>
      </w:r>
      <w:r>
        <w:rPr>
          <w:sz w:val="16"/>
        </w:rPr>
        <w:t>efficacy</w:t>
      </w:r>
      <w:r>
        <w:rPr>
          <w:spacing w:val="-9"/>
          <w:sz w:val="16"/>
        </w:rPr>
        <w:t xml:space="preserve"> </w:t>
      </w:r>
      <w:r>
        <w:rPr>
          <w:sz w:val="16"/>
        </w:rPr>
        <w:t>of</w:t>
      </w:r>
      <w:r>
        <w:rPr>
          <w:spacing w:val="-9"/>
          <w:sz w:val="16"/>
        </w:rPr>
        <w:t xml:space="preserve"> </w:t>
      </w:r>
      <w:r>
        <w:rPr>
          <w:sz w:val="16"/>
        </w:rPr>
        <w:t>micro-breaks</w:t>
      </w:r>
      <w:r>
        <w:rPr>
          <w:spacing w:val="-9"/>
          <w:sz w:val="16"/>
        </w:rPr>
        <w:t xml:space="preserve"> </w:t>
      </w:r>
      <w:r>
        <w:rPr>
          <w:sz w:val="16"/>
        </w:rPr>
        <w:t>for</w:t>
      </w:r>
      <w:r>
        <w:rPr>
          <w:spacing w:val="-9"/>
          <w:sz w:val="16"/>
        </w:rPr>
        <w:t xml:space="preserve"> </w:t>
      </w:r>
      <w:r>
        <w:rPr>
          <w:sz w:val="16"/>
        </w:rPr>
        <w:t>increasing</w:t>
      </w:r>
      <w:r>
        <w:rPr>
          <w:spacing w:val="-9"/>
          <w:sz w:val="16"/>
        </w:rPr>
        <w:t xml:space="preserve"> </w:t>
      </w:r>
      <w:r>
        <w:rPr>
          <w:sz w:val="16"/>
        </w:rPr>
        <w:t>well-being</w:t>
      </w:r>
      <w:r>
        <w:rPr>
          <w:spacing w:val="-9"/>
          <w:sz w:val="16"/>
        </w:rPr>
        <w:t xml:space="preserve"> </w:t>
      </w:r>
      <w:r>
        <w:rPr>
          <w:sz w:val="16"/>
        </w:rPr>
        <w:t>and</w:t>
      </w:r>
      <w:r>
        <w:rPr>
          <w:spacing w:val="-9"/>
          <w:sz w:val="16"/>
        </w:rPr>
        <w:t xml:space="preserve"> </w:t>
      </w:r>
      <w:r>
        <w:rPr>
          <w:sz w:val="16"/>
        </w:rPr>
        <w:t>performance,”</w:t>
      </w:r>
      <w:r>
        <w:rPr>
          <w:spacing w:val="40"/>
          <w:sz w:val="16"/>
        </w:rPr>
        <w:t xml:space="preserve"> </w:t>
      </w:r>
      <w:r>
        <w:rPr>
          <w:i/>
          <w:sz w:val="16"/>
        </w:rPr>
        <w:t>PLOS ONE</w:t>
      </w:r>
      <w:r>
        <w:rPr>
          <w:sz w:val="16"/>
        </w:rPr>
        <w:t>, vol. 17, no. 8, p. e0272460, Aug. 2022.</w:t>
      </w:r>
    </w:p>
    <w:p w14:paraId="4038DB94" w14:textId="77777777" w:rsidR="005E5D1A" w:rsidRDefault="00000000">
      <w:pPr>
        <w:pStyle w:val="ListParagraph"/>
        <w:numPr>
          <w:ilvl w:val="0"/>
          <w:numId w:val="1"/>
        </w:numPr>
        <w:tabs>
          <w:tab w:val="left" w:pos="562"/>
          <w:tab w:val="left" w:pos="564"/>
        </w:tabs>
        <w:spacing w:before="4" w:line="232" w:lineRule="auto"/>
        <w:ind w:left="564" w:right="977" w:hanging="366"/>
        <w:jc w:val="both"/>
        <w:rPr>
          <w:sz w:val="16"/>
        </w:rPr>
      </w:pPr>
      <w:r>
        <w:rPr>
          <w:sz w:val="16"/>
        </w:rPr>
        <w:t>S.</w:t>
      </w:r>
      <w:r>
        <w:rPr>
          <w:spacing w:val="-6"/>
          <w:sz w:val="16"/>
        </w:rPr>
        <w:t xml:space="preserve"> </w:t>
      </w:r>
      <w:r>
        <w:rPr>
          <w:sz w:val="16"/>
        </w:rPr>
        <w:t>Kumpulainen,</w:t>
      </w:r>
      <w:r>
        <w:rPr>
          <w:spacing w:val="-6"/>
          <w:sz w:val="16"/>
        </w:rPr>
        <w:t xml:space="preserve"> </w:t>
      </w:r>
      <w:r>
        <w:rPr>
          <w:sz w:val="16"/>
        </w:rPr>
        <w:t>S.</w:t>
      </w:r>
      <w:r>
        <w:rPr>
          <w:spacing w:val="-6"/>
          <w:sz w:val="16"/>
        </w:rPr>
        <w:t xml:space="preserve"> </w:t>
      </w:r>
      <w:r>
        <w:rPr>
          <w:sz w:val="16"/>
        </w:rPr>
        <w:t>Esmaeilzadeh,</w:t>
      </w:r>
      <w:r>
        <w:rPr>
          <w:spacing w:val="-6"/>
          <w:sz w:val="16"/>
        </w:rPr>
        <w:t xml:space="preserve"> </w:t>
      </w:r>
      <w:r>
        <w:rPr>
          <w:sz w:val="16"/>
        </w:rPr>
        <w:t>and</w:t>
      </w:r>
      <w:r>
        <w:rPr>
          <w:spacing w:val="-6"/>
          <w:sz w:val="16"/>
        </w:rPr>
        <w:t xml:space="preserve"> </w:t>
      </w:r>
      <w:r>
        <w:rPr>
          <w:sz w:val="16"/>
        </w:rPr>
        <w:t>A.</w:t>
      </w:r>
      <w:r>
        <w:rPr>
          <w:spacing w:val="-6"/>
          <w:sz w:val="16"/>
        </w:rPr>
        <w:t xml:space="preserve"> </w:t>
      </w:r>
      <w:r>
        <w:rPr>
          <w:sz w:val="16"/>
        </w:rPr>
        <w:t>J.</w:t>
      </w:r>
      <w:r>
        <w:rPr>
          <w:spacing w:val="-6"/>
          <w:sz w:val="16"/>
        </w:rPr>
        <w:t xml:space="preserve"> </w:t>
      </w:r>
      <w:r>
        <w:rPr>
          <w:sz w:val="16"/>
        </w:rPr>
        <w:t>Pesola,</w:t>
      </w:r>
      <w:r>
        <w:rPr>
          <w:spacing w:val="-6"/>
          <w:sz w:val="16"/>
        </w:rPr>
        <w:t xml:space="preserve"> </w:t>
      </w:r>
      <w:r>
        <w:rPr>
          <w:sz w:val="16"/>
        </w:rPr>
        <w:t>“Assessing</w:t>
      </w:r>
      <w:r>
        <w:rPr>
          <w:spacing w:val="-6"/>
          <w:sz w:val="16"/>
        </w:rPr>
        <w:t xml:space="preserve"> </w:t>
      </w:r>
      <w:r>
        <w:rPr>
          <w:sz w:val="16"/>
        </w:rPr>
        <w:t>the</w:t>
      </w:r>
      <w:r>
        <w:rPr>
          <w:spacing w:val="-6"/>
          <w:sz w:val="16"/>
        </w:rPr>
        <w:t xml:space="preserve"> </w:t>
      </w:r>
      <w:r>
        <w:rPr>
          <w:sz w:val="16"/>
        </w:rPr>
        <w:t>well-being benefits of VR nature experiences on group: Heart rate variability</w:t>
      </w:r>
      <w:r>
        <w:rPr>
          <w:spacing w:val="40"/>
          <w:sz w:val="16"/>
        </w:rPr>
        <w:t xml:space="preserve"> </w:t>
      </w:r>
      <w:r>
        <w:rPr>
          <w:sz w:val="16"/>
        </w:rPr>
        <w:t>insights</w:t>
      </w:r>
      <w:r>
        <w:rPr>
          <w:spacing w:val="-8"/>
          <w:sz w:val="16"/>
        </w:rPr>
        <w:t xml:space="preserve"> </w:t>
      </w:r>
      <w:r>
        <w:rPr>
          <w:sz w:val="16"/>
        </w:rPr>
        <w:t>from</w:t>
      </w:r>
      <w:r>
        <w:rPr>
          <w:spacing w:val="-8"/>
          <w:sz w:val="16"/>
        </w:rPr>
        <w:t xml:space="preserve"> </w:t>
      </w:r>
      <w:r>
        <w:rPr>
          <w:sz w:val="16"/>
        </w:rPr>
        <w:t>a</w:t>
      </w:r>
      <w:r>
        <w:rPr>
          <w:spacing w:val="-8"/>
          <w:sz w:val="16"/>
        </w:rPr>
        <w:t xml:space="preserve"> </w:t>
      </w:r>
      <w:r>
        <w:rPr>
          <w:sz w:val="16"/>
        </w:rPr>
        <w:t>cross-over</w:t>
      </w:r>
      <w:r>
        <w:rPr>
          <w:spacing w:val="-8"/>
          <w:sz w:val="16"/>
        </w:rPr>
        <w:t xml:space="preserve"> </w:t>
      </w:r>
      <w:r>
        <w:rPr>
          <w:sz w:val="16"/>
        </w:rPr>
        <w:t>study,”</w:t>
      </w:r>
      <w:r>
        <w:rPr>
          <w:spacing w:val="-8"/>
          <w:sz w:val="16"/>
        </w:rPr>
        <w:t xml:space="preserve"> </w:t>
      </w:r>
      <w:r>
        <w:rPr>
          <w:i/>
          <w:sz w:val="16"/>
        </w:rPr>
        <w:t>Journal</w:t>
      </w:r>
      <w:r>
        <w:rPr>
          <w:i/>
          <w:spacing w:val="-8"/>
          <w:sz w:val="16"/>
        </w:rPr>
        <w:t xml:space="preserve"> </w:t>
      </w:r>
      <w:r>
        <w:rPr>
          <w:i/>
          <w:sz w:val="16"/>
        </w:rPr>
        <w:t>of</w:t>
      </w:r>
      <w:r>
        <w:rPr>
          <w:i/>
          <w:spacing w:val="-8"/>
          <w:sz w:val="16"/>
        </w:rPr>
        <w:t xml:space="preserve"> </w:t>
      </w:r>
      <w:r>
        <w:rPr>
          <w:i/>
          <w:sz w:val="16"/>
        </w:rPr>
        <w:t>Environmental</w:t>
      </w:r>
      <w:r>
        <w:rPr>
          <w:i/>
          <w:spacing w:val="-8"/>
          <w:sz w:val="16"/>
        </w:rPr>
        <w:t xml:space="preserve"> </w:t>
      </w:r>
      <w:r>
        <w:rPr>
          <w:i/>
          <w:sz w:val="16"/>
        </w:rPr>
        <w:t>Psychology</w:t>
      </w:r>
      <w:r>
        <w:rPr>
          <w:sz w:val="16"/>
        </w:rPr>
        <w:t>,</w:t>
      </w:r>
      <w:r>
        <w:rPr>
          <w:spacing w:val="40"/>
          <w:sz w:val="16"/>
        </w:rPr>
        <w:t xml:space="preserve"> </w:t>
      </w:r>
      <w:r>
        <w:rPr>
          <w:sz w:val="16"/>
        </w:rPr>
        <w:t>vol. 97, p. 102366, Aug. 2024.</w:t>
      </w:r>
    </w:p>
    <w:p w14:paraId="4038DB95" w14:textId="77777777" w:rsidR="005E5D1A" w:rsidRDefault="00000000">
      <w:pPr>
        <w:pStyle w:val="ListParagraph"/>
        <w:numPr>
          <w:ilvl w:val="0"/>
          <w:numId w:val="1"/>
        </w:numPr>
        <w:tabs>
          <w:tab w:val="left" w:pos="563"/>
        </w:tabs>
        <w:spacing w:line="181" w:lineRule="exact"/>
        <w:ind w:left="563" w:hanging="364"/>
        <w:jc w:val="both"/>
        <w:rPr>
          <w:sz w:val="16"/>
        </w:rPr>
      </w:pPr>
      <w:r>
        <w:rPr>
          <w:sz w:val="16"/>
        </w:rPr>
        <w:t>E.</w:t>
      </w:r>
      <w:r>
        <w:rPr>
          <w:spacing w:val="9"/>
          <w:sz w:val="16"/>
        </w:rPr>
        <w:t xml:space="preserve"> </w:t>
      </w:r>
      <w:r>
        <w:rPr>
          <w:sz w:val="16"/>
        </w:rPr>
        <w:t>Ahissar,</w:t>
      </w:r>
      <w:r>
        <w:rPr>
          <w:spacing w:val="9"/>
          <w:sz w:val="16"/>
        </w:rPr>
        <w:t xml:space="preserve"> </w:t>
      </w:r>
      <w:r>
        <w:rPr>
          <w:sz w:val="16"/>
        </w:rPr>
        <w:t>S.</w:t>
      </w:r>
      <w:r>
        <w:rPr>
          <w:spacing w:val="10"/>
          <w:sz w:val="16"/>
        </w:rPr>
        <w:t xml:space="preserve"> </w:t>
      </w:r>
      <w:r>
        <w:rPr>
          <w:sz w:val="16"/>
        </w:rPr>
        <w:t>Nagarajan,</w:t>
      </w:r>
      <w:r>
        <w:rPr>
          <w:spacing w:val="9"/>
          <w:sz w:val="16"/>
        </w:rPr>
        <w:t xml:space="preserve"> </w:t>
      </w:r>
      <w:r>
        <w:rPr>
          <w:sz w:val="16"/>
        </w:rPr>
        <w:t>M.</w:t>
      </w:r>
      <w:r>
        <w:rPr>
          <w:spacing w:val="10"/>
          <w:sz w:val="16"/>
        </w:rPr>
        <w:t xml:space="preserve"> </w:t>
      </w:r>
      <w:r>
        <w:rPr>
          <w:sz w:val="16"/>
        </w:rPr>
        <w:t>Ahissar,</w:t>
      </w:r>
      <w:r>
        <w:rPr>
          <w:spacing w:val="9"/>
          <w:sz w:val="16"/>
        </w:rPr>
        <w:t xml:space="preserve"> </w:t>
      </w:r>
      <w:r>
        <w:rPr>
          <w:sz w:val="16"/>
        </w:rPr>
        <w:t>A.</w:t>
      </w:r>
      <w:r>
        <w:rPr>
          <w:spacing w:val="9"/>
          <w:sz w:val="16"/>
        </w:rPr>
        <w:t xml:space="preserve"> </w:t>
      </w:r>
      <w:r>
        <w:rPr>
          <w:sz w:val="16"/>
        </w:rPr>
        <w:t>Protopapas,</w:t>
      </w:r>
      <w:r>
        <w:rPr>
          <w:spacing w:val="10"/>
          <w:sz w:val="16"/>
        </w:rPr>
        <w:t xml:space="preserve"> </w:t>
      </w:r>
      <w:r>
        <w:rPr>
          <w:sz w:val="16"/>
        </w:rPr>
        <w:t>H.</w:t>
      </w:r>
      <w:r>
        <w:rPr>
          <w:spacing w:val="9"/>
          <w:sz w:val="16"/>
        </w:rPr>
        <w:t xml:space="preserve"> </w:t>
      </w:r>
      <w:r>
        <w:rPr>
          <w:sz w:val="16"/>
        </w:rPr>
        <w:t>Mahncke,</w:t>
      </w:r>
      <w:r>
        <w:rPr>
          <w:spacing w:val="9"/>
          <w:sz w:val="16"/>
        </w:rPr>
        <w:t xml:space="preserve"> </w:t>
      </w:r>
      <w:r>
        <w:rPr>
          <w:spacing w:val="-5"/>
          <w:sz w:val="16"/>
        </w:rPr>
        <w:t>and</w:t>
      </w:r>
    </w:p>
    <w:p w14:paraId="4038DB96" w14:textId="77777777" w:rsidR="005E5D1A" w:rsidRDefault="00000000">
      <w:pPr>
        <w:spacing w:before="2" w:line="232" w:lineRule="auto"/>
        <w:ind w:left="564" w:right="977"/>
        <w:jc w:val="both"/>
        <w:rPr>
          <w:sz w:val="16"/>
        </w:rPr>
      </w:pPr>
      <w:r>
        <w:rPr>
          <w:sz w:val="16"/>
        </w:rPr>
        <w:t>M. M. Merzenich, “Speech comprehension is correlated with temporal</w:t>
      </w:r>
      <w:r>
        <w:rPr>
          <w:spacing w:val="40"/>
          <w:sz w:val="16"/>
        </w:rPr>
        <w:t xml:space="preserve"> </w:t>
      </w:r>
      <w:r>
        <w:rPr>
          <w:sz w:val="16"/>
        </w:rPr>
        <w:t xml:space="preserve">response patterns recorded from auditory cortex,” </w:t>
      </w:r>
      <w:r>
        <w:rPr>
          <w:i/>
          <w:sz w:val="16"/>
        </w:rPr>
        <w:t>Proceedings of the</w:t>
      </w:r>
      <w:r>
        <w:rPr>
          <w:i/>
          <w:spacing w:val="40"/>
          <w:sz w:val="16"/>
        </w:rPr>
        <w:t xml:space="preserve"> </w:t>
      </w:r>
      <w:r>
        <w:rPr>
          <w:i/>
          <w:sz w:val="16"/>
        </w:rPr>
        <w:t>National</w:t>
      </w:r>
      <w:r>
        <w:rPr>
          <w:i/>
          <w:spacing w:val="1"/>
          <w:sz w:val="16"/>
        </w:rPr>
        <w:t xml:space="preserve"> </w:t>
      </w:r>
      <w:r>
        <w:rPr>
          <w:i/>
          <w:sz w:val="16"/>
        </w:rPr>
        <w:t>Academy</w:t>
      </w:r>
      <w:r>
        <w:rPr>
          <w:i/>
          <w:spacing w:val="5"/>
          <w:sz w:val="16"/>
        </w:rPr>
        <w:t xml:space="preserve"> </w:t>
      </w:r>
      <w:r>
        <w:rPr>
          <w:i/>
          <w:sz w:val="16"/>
        </w:rPr>
        <w:t>of</w:t>
      </w:r>
      <w:r>
        <w:rPr>
          <w:i/>
          <w:spacing w:val="5"/>
          <w:sz w:val="16"/>
        </w:rPr>
        <w:t xml:space="preserve"> </w:t>
      </w:r>
      <w:r>
        <w:rPr>
          <w:i/>
          <w:sz w:val="16"/>
        </w:rPr>
        <w:t>Sciences</w:t>
      </w:r>
      <w:r>
        <w:rPr>
          <w:sz w:val="16"/>
        </w:rPr>
        <w:t>,</w:t>
      </w:r>
      <w:r>
        <w:rPr>
          <w:spacing w:val="5"/>
          <w:sz w:val="16"/>
        </w:rPr>
        <w:t xml:space="preserve"> </w:t>
      </w:r>
      <w:r>
        <w:rPr>
          <w:sz w:val="16"/>
        </w:rPr>
        <w:t>vol.</w:t>
      </w:r>
      <w:r>
        <w:rPr>
          <w:spacing w:val="5"/>
          <w:sz w:val="16"/>
        </w:rPr>
        <w:t xml:space="preserve"> </w:t>
      </w:r>
      <w:r>
        <w:rPr>
          <w:sz w:val="16"/>
        </w:rPr>
        <w:t>98,</w:t>
      </w:r>
      <w:r>
        <w:rPr>
          <w:spacing w:val="6"/>
          <w:sz w:val="16"/>
        </w:rPr>
        <w:t xml:space="preserve"> </w:t>
      </w:r>
      <w:r>
        <w:rPr>
          <w:sz w:val="16"/>
        </w:rPr>
        <w:t>no.</w:t>
      </w:r>
      <w:r>
        <w:rPr>
          <w:spacing w:val="5"/>
          <w:sz w:val="16"/>
        </w:rPr>
        <w:t xml:space="preserve"> </w:t>
      </w:r>
      <w:r>
        <w:rPr>
          <w:sz w:val="16"/>
        </w:rPr>
        <w:t>23,</w:t>
      </w:r>
      <w:r>
        <w:rPr>
          <w:spacing w:val="5"/>
          <w:sz w:val="16"/>
        </w:rPr>
        <w:t xml:space="preserve"> </w:t>
      </w:r>
      <w:r>
        <w:rPr>
          <w:sz w:val="16"/>
        </w:rPr>
        <w:t>pp.</w:t>
      </w:r>
      <w:r>
        <w:rPr>
          <w:spacing w:val="5"/>
          <w:sz w:val="16"/>
        </w:rPr>
        <w:t xml:space="preserve"> </w:t>
      </w:r>
      <w:r>
        <w:rPr>
          <w:sz w:val="16"/>
        </w:rPr>
        <w:t>13</w:t>
      </w:r>
      <w:r>
        <w:rPr>
          <w:spacing w:val="-14"/>
          <w:sz w:val="16"/>
        </w:rPr>
        <w:t xml:space="preserve"> </w:t>
      </w:r>
      <w:r>
        <w:rPr>
          <w:sz w:val="16"/>
        </w:rPr>
        <w:t>367–13</w:t>
      </w:r>
      <w:r>
        <w:rPr>
          <w:spacing w:val="-14"/>
          <w:sz w:val="16"/>
        </w:rPr>
        <w:t xml:space="preserve"> </w:t>
      </w:r>
      <w:r>
        <w:rPr>
          <w:sz w:val="16"/>
        </w:rPr>
        <w:t>372,</w:t>
      </w:r>
      <w:r>
        <w:rPr>
          <w:spacing w:val="5"/>
          <w:sz w:val="16"/>
        </w:rPr>
        <w:t xml:space="preserve"> </w:t>
      </w:r>
      <w:r>
        <w:rPr>
          <w:spacing w:val="-4"/>
          <w:sz w:val="16"/>
        </w:rPr>
        <w:t>Nov.</w:t>
      </w:r>
    </w:p>
    <w:p w14:paraId="4038DB97" w14:textId="77777777" w:rsidR="005E5D1A" w:rsidRDefault="00000000">
      <w:pPr>
        <w:spacing w:line="180" w:lineRule="exact"/>
        <w:ind w:left="564"/>
        <w:rPr>
          <w:sz w:val="16"/>
        </w:rPr>
      </w:pPr>
      <w:r>
        <w:rPr>
          <w:spacing w:val="-2"/>
          <w:sz w:val="16"/>
        </w:rPr>
        <w:t>2001.</w:t>
      </w:r>
    </w:p>
    <w:p w14:paraId="4038DB98" w14:textId="77777777" w:rsidR="005E5D1A" w:rsidRDefault="00000000">
      <w:pPr>
        <w:pStyle w:val="ListParagraph"/>
        <w:numPr>
          <w:ilvl w:val="0"/>
          <w:numId w:val="1"/>
        </w:numPr>
        <w:tabs>
          <w:tab w:val="left" w:pos="562"/>
          <w:tab w:val="left" w:pos="564"/>
        </w:tabs>
        <w:spacing w:before="2" w:line="232" w:lineRule="auto"/>
        <w:ind w:left="564" w:right="977" w:hanging="366"/>
        <w:rPr>
          <w:sz w:val="16"/>
        </w:rPr>
      </w:pPr>
      <w:r>
        <w:rPr>
          <w:sz w:val="16"/>
        </w:rPr>
        <w:t>S.</w:t>
      </w:r>
      <w:r>
        <w:rPr>
          <w:spacing w:val="16"/>
          <w:sz w:val="16"/>
        </w:rPr>
        <w:t xml:space="preserve"> </w:t>
      </w:r>
      <w:r>
        <w:rPr>
          <w:sz w:val="16"/>
        </w:rPr>
        <w:t>Liszio,</w:t>
      </w:r>
      <w:r>
        <w:rPr>
          <w:spacing w:val="16"/>
          <w:sz w:val="16"/>
        </w:rPr>
        <w:t xml:space="preserve"> </w:t>
      </w:r>
      <w:r>
        <w:rPr>
          <w:sz w:val="16"/>
        </w:rPr>
        <w:t>“Relaxation,</w:t>
      </w:r>
      <w:r>
        <w:rPr>
          <w:spacing w:val="16"/>
          <w:sz w:val="16"/>
        </w:rPr>
        <w:t xml:space="preserve"> </w:t>
      </w:r>
      <w:r>
        <w:rPr>
          <w:sz w:val="16"/>
        </w:rPr>
        <w:t>Distraction,</w:t>
      </w:r>
      <w:r>
        <w:rPr>
          <w:spacing w:val="16"/>
          <w:sz w:val="16"/>
        </w:rPr>
        <w:t xml:space="preserve"> </w:t>
      </w:r>
      <w:r>
        <w:rPr>
          <w:sz w:val="16"/>
        </w:rPr>
        <w:t>and</w:t>
      </w:r>
      <w:r>
        <w:rPr>
          <w:spacing w:val="16"/>
          <w:sz w:val="16"/>
        </w:rPr>
        <w:t xml:space="preserve"> </w:t>
      </w:r>
      <w:r>
        <w:rPr>
          <w:sz w:val="16"/>
        </w:rPr>
        <w:t>Fun:</w:t>
      </w:r>
      <w:r>
        <w:rPr>
          <w:spacing w:val="16"/>
          <w:sz w:val="16"/>
        </w:rPr>
        <w:t xml:space="preserve"> </w:t>
      </w:r>
      <w:r>
        <w:rPr>
          <w:sz w:val="16"/>
        </w:rPr>
        <w:t>Improving</w:t>
      </w:r>
      <w:r>
        <w:rPr>
          <w:spacing w:val="16"/>
          <w:sz w:val="16"/>
        </w:rPr>
        <w:t xml:space="preserve"> </w:t>
      </w:r>
      <w:r>
        <w:rPr>
          <w:sz w:val="16"/>
        </w:rPr>
        <w:t>Well-being</w:t>
      </w:r>
      <w:r>
        <w:rPr>
          <w:spacing w:val="16"/>
          <w:sz w:val="16"/>
        </w:rPr>
        <w:t xml:space="preserve"> </w:t>
      </w:r>
      <w:r>
        <w:rPr>
          <w:sz w:val="16"/>
        </w:rPr>
        <w:t>in</w:t>
      </w:r>
      <w:r>
        <w:rPr>
          <w:spacing w:val="40"/>
          <w:sz w:val="16"/>
        </w:rPr>
        <w:t xml:space="preserve"> </w:t>
      </w:r>
      <w:r>
        <w:rPr>
          <w:sz w:val="16"/>
        </w:rPr>
        <w:t>Situations</w:t>
      </w:r>
      <w:r>
        <w:rPr>
          <w:spacing w:val="-3"/>
          <w:sz w:val="16"/>
        </w:rPr>
        <w:t xml:space="preserve"> </w:t>
      </w:r>
      <w:r>
        <w:rPr>
          <w:sz w:val="16"/>
        </w:rPr>
        <w:t>of</w:t>
      </w:r>
      <w:r>
        <w:rPr>
          <w:spacing w:val="-3"/>
          <w:sz w:val="16"/>
        </w:rPr>
        <w:t xml:space="preserve"> </w:t>
      </w:r>
      <w:r>
        <w:rPr>
          <w:sz w:val="16"/>
        </w:rPr>
        <w:t>Acute</w:t>
      </w:r>
      <w:r>
        <w:rPr>
          <w:spacing w:val="-3"/>
          <w:sz w:val="16"/>
        </w:rPr>
        <w:t xml:space="preserve"> </w:t>
      </w:r>
      <w:r>
        <w:rPr>
          <w:sz w:val="16"/>
        </w:rPr>
        <w:t>Emotional</w:t>
      </w:r>
      <w:r>
        <w:rPr>
          <w:spacing w:val="-3"/>
          <w:sz w:val="16"/>
        </w:rPr>
        <w:t xml:space="preserve"> </w:t>
      </w:r>
      <w:r>
        <w:rPr>
          <w:sz w:val="16"/>
        </w:rPr>
        <w:t>Distress</w:t>
      </w:r>
      <w:r>
        <w:rPr>
          <w:spacing w:val="-3"/>
          <w:sz w:val="16"/>
        </w:rPr>
        <w:t xml:space="preserve"> </w:t>
      </w:r>
      <w:r>
        <w:rPr>
          <w:sz w:val="16"/>
        </w:rPr>
        <w:t>with</w:t>
      </w:r>
      <w:r>
        <w:rPr>
          <w:spacing w:val="-2"/>
          <w:sz w:val="16"/>
        </w:rPr>
        <w:t xml:space="preserve"> </w:t>
      </w:r>
      <w:r>
        <w:rPr>
          <w:sz w:val="16"/>
        </w:rPr>
        <w:t>Virtual</w:t>
      </w:r>
      <w:r>
        <w:rPr>
          <w:spacing w:val="-3"/>
          <w:sz w:val="16"/>
        </w:rPr>
        <w:t xml:space="preserve"> </w:t>
      </w:r>
      <w:r>
        <w:rPr>
          <w:sz w:val="16"/>
        </w:rPr>
        <w:t>Reality,”</w:t>
      </w:r>
      <w:r>
        <w:rPr>
          <w:spacing w:val="-3"/>
          <w:sz w:val="16"/>
        </w:rPr>
        <w:t xml:space="preserve"> </w:t>
      </w:r>
      <w:r>
        <w:rPr>
          <w:sz w:val="16"/>
        </w:rPr>
        <w:t>Sep.</w:t>
      </w:r>
      <w:r>
        <w:rPr>
          <w:spacing w:val="-3"/>
          <w:sz w:val="16"/>
        </w:rPr>
        <w:t xml:space="preserve"> </w:t>
      </w:r>
      <w:r>
        <w:rPr>
          <w:spacing w:val="-2"/>
          <w:sz w:val="16"/>
        </w:rPr>
        <w:t>2021.</w:t>
      </w:r>
    </w:p>
    <w:p w14:paraId="4038DB99" w14:textId="77777777" w:rsidR="005E5D1A" w:rsidRDefault="00000000">
      <w:pPr>
        <w:pStyle w:val="ListParagraph"/>
        <w:numPr>
          <w:ilvl w:val="0"/>
          <w:numId w:val="1"/>
        </w:numPr>
        <w:tabs>
          <w:tab w:val="left" w:pos="364"/>
        </w:tabs>
        <w:spacing w:line="179" w:lineRule="exact"/>
        <w:ind w:left="364" w:right="977" w:hanging="364"/>
        <w:rPr>
          <w:sz w:val="16"/>
        </w:rPr>
      </w:pPr>
      <w:r>
        <w:rPr>
          <w:sz w:val="16"/>
        </w:rPr>
        <w:t>C.</w:t>
      </w:r>
      <w:r>
        <w:rPr>
          <w:spacing w:val="-5"/>
          <w:sz w:val="16"/>
        </w:rPr>
        <w:t xml:space="preserve"> </w:t>
      </w:r>
      <w:r>
        <w:rPr>
          <w:sz w:val="16"/>
        </w:rPr>
        <w:t>Kothe,</w:t>
      </w:r>
      <w:r>
        <w:rPr>
          <w:spacing w:val="-3"/>
          <w:sz w:val="16"/>
        </w:rPr>
        <w:t xml:space="preserve"> </w:t>
      </w:r>
      <w:r>
        <w:rPr>
          <w:sz w:val="16"/>
        </w:rPr>
        <w:t>S.</w:t>
      </w:r>
      <w:r>
        <w:rPr>
          <w:spacing w:val="-4"/>
          <w:sz w:val="16"/>
        </w:rPr>
        <w:t xml:space="preserve"> </w:t>
      </w:r>
      <w:r>
        <w:rPr>
          <w:sz w:val="16"/>
        </w:rPr>
        <w:t>Y.</w:t>
      </w:r>
      <w:r>
        <w:rPr>
          <w:spacing w:val="-4"/>
          <w:sz w:val="16"/>
        </w:rPr>
        <w:t xml:space="preserve"> </w:t>
      </w:r>
      <w:r>
        <w:rPr>
          <w:sz w:val="16"/>
        </w:rPr>
        <w:t>Shirazi,</w:t>
      </w:r>
      <w:r>
        <w:rPr>
          <w:spacing w:val="-4"/>
          <w:sz w:val="16"/>
        </w:rPr>
        <w:t xml:space="preserve"> </w:t>
      </w:r>
      <w:r>
        <w:rPr>
          <w:sz w:val="16"/>
        </w:rPr>
        <w:t>T.</w:t>
      </w:r>
      <w:r>
        <w:rPr>
          <w:spacing w:val="-4"/>
          <w:sz w:val="16"/>
        </w:rPr>
        <w:t xml:space="preserve"> </w:t>
      </w:r>
      <w:r>
        <w:rPr>
          <w:sz w:val="16"/>
        </w:rPr>
        <w:t>Stenner,</w:t>
      </w:r>
      <w:r>
        <w:rPr>
          <w:spacing w:val="-4"/>
          <w:sz w:val="16"/>
        </w:rPr>
        <w:t xml:space="preserve"> </w:t>
      </w:r>
      <w:r>
        <w:rPr>
          <w:sz w:val="16"/>
        </w:rPr>
        <w:t>D.</w:t>
      </w:r>
      <w:r>
        <w:rPr>
          <w:spacing w:val="-4"/>
          <w:sz w:val="16"/>
        </w:rPr>
        <w:t xml:space="preserve"> </w:t>
      </w:r>
      <w:r>
        <w:rPr>
          <w:sz w:val="16"/>
        </w:rPr>
        <w:t>Medine,</w:t>
      </w:r>
      <w:r>
        <w:rPr>
          <w:spacing w:val="-3"/>
          <w:sz w:val="16"/>
        </w:rPr>
        <w:t xml:space="preserve"> </w:t>
      </w:r>
      <w:r>
        <w:rPr>
          <w:sz w:val="16"/>
        </w:rPr>
        <w:t>C.</w:t>
      </w:r>
      <w:r>
        <w:rPr>
          <w:spacing w:val="-4"/>
          <w:sz w:val="16"/>
        </w:rPr>
        <w:t xml:space="preserve"> </w:t>
      </w:r>
      <w:r>
        <w:rPr>
          <w:sz w:val="16"/>
        </w:rPr>
        <w:t>Boulay,</w:t>
      </w:r>
      <w:r>
        <w:rPr>
          <w:spacing w:val="-4"/>
          <w:sz w:val="16"/>
        </w:rPr>
        <w:t xml:space="preserve"> </w:t>
      </w:r>
      <w:r>
        <w:rPr>
          <w:sz w:val="16"/>
        </w:rPr>
        <w:t>M.</w:t>
      </w:r>
      <w:r>
        <w:rPr>
          <w:spacing w:val="-4"/>
          <w:sz w:val="16"/>
        </w:rPr>
        <w:t xml:space="preserve"> </w:t>
      </w:r>
      <w:r>
        <w:rPr>
          <w:sz w:val="16"/>
        </w:rPr>
        <w:t>I.</w:t>
      </w:r>
      <w:r>
        <w:rPr>
          <w:spacing w:val="-4"/>
          <w:sz w:val="16"/>
        </w:rPr>
        <w:t xml:space="preserve"> </w:t>
      </w:r>
      <w:r>
        <w:rPr>
          <w:spacing w:val="-2"/>
          <w:sz w:val="16"/>
        </w:rPr>
        <w:t>Grivich,</w:t>
      </w:r>
    </w:p>
    <w:p w14:paraId="4038DB9A" w14:textId="77777777" w:rsidR="005E5D1A" w:rsidRDefault="00000000">
      <w:pPr>
        <w:spacing w:before="2" w:line="232" w:lineRule="auto"/>
        <w:ind w:right="977"/>
        <w:jc w:val="right"/>
        <w:rPr>
          <w:sz w:val="16"/>
        </w:rPr>
      </w:pPr>
      <w:r>
        <w:rPr>
          <w:sz w:val="16"/>
        </w:rPr>
        <w:t>T. Mullen, A. Delorme, and S. Makeig, “The Lab Streaming Layer for</w:t>
      </w:r>
      <w:r>
        <w:rPr>
          <w:spacing w:val="40"/>
          <w:sz w:val="16"/>
        </w:rPr>
        <w:t xml:space="preserve"> </w:t>
      </w:r>
      <w:r>
        <w:rPr>
          <w:spacing w:val="-2"/>
          <w:sz w:val="16"/>
        </w:rPr>
        <w:t>Synchronized</w:t>
      </w:r>
      <w:r>
        <w:rPr>
          <w:spacing w:val="8"/>
          <w:sz w:val="16"/>
        </w:rPr>
        <w:t xml:space="preserve"> </w:t>
      </w:r>
      <w:r>
        <w:rPr>
          <w:spacing w:val="-2"/>
          <w:sz w:val="16"/>
        </w:rPr>
        <w:t>Multimodal</w:t>
      </w:r>
      <w:r>
        <w:rPr>
          <w:spacing w:val="8"/>
          <w:sz w:val="16"/>
        </w:rPr>
        <w:t xml:space="preserve"> </w:t>
      </w:r>
      <w:r>
        <w:rPr>
          <w:spacing w:val="-2"/>
          <w:sz w:val="16"/>
        </w:rPr>
        <w:t>Recording,”</w:t>
      </w:r>
      <w:r>
        <w:rPr>
          <w:spacing w:val="8"/>
          <w:sz w:val="16"/>
        </w:rPr>
        <w:t xml:space="preserve"> </w:t>
      </w:r>
      <w:r>
        <w:rPr>
          <w:spacing w:val="-2"/>
          <w:sz w:val="16"/>
        </w:rPr>
        <w:t>p.</w:t>
      </w:r>
      <w:r>
        <w:rPr>
          <w:spacing w:val="8"/>
          <w:sz w:val="16"/>
        </w:rPr>
        <w:t xml:space="preserve"> </w:t>
      </w:r>
      <w:r>
        <w:rPr>
          <w:spacing w:val="-2"/>
          <w:sz w:val="16"/>
        </w:rPr>
        <w:t>2024.02.13.580071,</w:t>
      </w:r>
      <w:r>
        <w:rPr>
          <w:spacing w:val="8"/>
          <w:sz w:val="16"/>
        </w:rPr>
        <w:t xml:space="preserve"> </w:t>
      </w:r>
      <w:r>
        <w:rPr>
          <w:spacing w:val="-2"/>
          <w:sz w:val="16"/>
        </w:rPr>
        <w:t>Feb.</w:t>
      </w:r>
      <w:r>
        <w:rPr>
          <w:spacing w:val="8"/>
          <w:sz w:val="16"/>
        </w:rPr>
        <w:t xml:space="preserve"> </w:t>
      </w:r>
      <w:r>
        <w:rPr>
          <w:spacing w:val="-2"/>
          <w:sz w:val="16"/>
        </w:rPr>
        <w:t>2024.</w:t>
      </w:r>
    </w:p>
    <w:p w14:paraId="4038DB9B" w14:textId="77777777" w:rsidR="005E5D1A" w:rsidRDefault="00000000">
      <w:pPr>
        <w:pStyle w:val="ListParagraph"/>
        <w:numPr>
          <w:ilvl w:val="0"/>
          <w:numId w:val="1"/>
        </w:numPr>
        <w:tabs>
          <w:tab w:val="left" w:pos="562"/>
          <w:tab w:val="left" w:pos="564"/>
        </w:tabs>
        <w:spacing w:before="2" w:line="232" w:lineRule="auto"/>
        <w:ind w:left="564" w:right="977" w:hanging="366"/>
        <w:jc w:val="both"/>
        <w:rPr>
          <w:sz w:val="16"/>
        </w:rPr>
      </w:pPr>
      <w:r>
        <w:rPr>
          <w:sz w:val="16"/>
        </w:rPr>
        <w:t>L. Pion-Tonachini, K. Kreutz-Delgado, and S. Makeig, “ICLabel: An</w:t>
      </w:r>
      <w:r>
        <w:rPr>
          <w:spacing w:val="40"/>
          <w:sz w:val="16"/>
        </w:rPr>
        <w:t xml:space="preserve"> </w:t>
      </w:r>
      <w:r>
        <w:rPr>
          <w:sz w:val="16"/>
        </w:rPr>
        <w:t>automated electroencephalographic independent component classifier,</w:t>
      </w:r>
      <w:r>
        <w:rPr>
          <w:spacing w:val="40"/>
          <w:sz w:val="16"/>
        </w:rPr>
        <w:t xml:space="preserve"> </w:t>
      </w:r>
      <w:r>
        <w:rPr>
          <w:sz w:val="16"/>
        </w:rPr>
        <w:t xml:space="preserve">dataset, and website,” </w:t>
      </w:r>
      <w:r>
        <w:rPr>
          <w:i/>
          <w:sz w:val="16"/>
        </w:rPr>
        <w:t>NeuroImage</w:t>
      </w:r>
      <w:r>
        <w:rPr>
          <w:sz w:val="16"/>
        </w:rPr>
        <w:t>, vol. 198, pp. 181–197, Sep. 2019.</w:t>
      </w:r>
    </w:p>
    <w:p w14:paraId="4038DB9C" w14:textId="77777777" w:rsidR="005E5D1A" w:rsidRDefault="00000000">
      <w:pPr>
        <w:pStyle w:val="ListParagraph"/>
        <w:numPr>
          <w:ilvl w:val="0"/>
          <w:numId w:val="1"/>
        </w:numPr>
        <w:tabs>
          <w:tab w:val="left" w:pos="563"/>
        </w:tabs>
        <w:spacing w:line="180" w:lineRule="exact"/>
        <w:ind w:left="563" w:hanging="364"/>
        <w:jc w:val="both"/>
        <w:rPr>
          <w:sz w:val="16"/>
        </w:rPr>
      </w:pPr>
      <w:r>
        <w:rPr>
          <w:sz w:val="16"/>
        </w:rPr>
        <w:t>T.</w:t>
      </w:r>
      <w:r>
        <w:rPr>
          <w:spacing w:val="39"/>
          <w:sz w:val="16"/>
        </w:rPr>
        <w:t xml:space="preserve"> </w:t>
      </w:r>
      <w:r>
        <w:rPr>
          <w:sz w:val="16"/>
        </w:rPr>
        <w:t>Inouye,</w:t>
      </w:r>
      <w:r>
        <w:rPr>
          <w:spacing w:val="40"/>
          <w:sz w:val="16"/>
        </w:rPr>
        <w:t xml:space="preserve"> </w:t>
      </w:r>
      <w:r>
        <w:rPr>
          <w:sz w:val="16"/>
        </w:rPr>
        <w:t>K.</w:t>
      </w:r>
      <w:r>
        <w:rPr>
          <w:spacing w:val="39"/>
          <w:sz w:val="16"/>
        </w:rPr>
        <w:t xml:space="preserve"> </w:t>
      </w:r>
      <w:r>
        <w:rPr>
          <w:sz w:val="16"/>
        </w:rPr>
        <w:t>Shinosaki,</w:t>
      </w:r>
      <w:r>
        <w:rPr>
          <w:spacing w:val="40"/>
          <w:sz w:val="16"/>
        </w:rPr>
        <w:t xml:space="preserve"> </w:t>
      </w:r>
      <w:r>
        <w:rPr>
          <w:sz w:val="16"/>
        </w:rPr>
        <w:t>H.</w:t>
      </w:r>
      <w:r>
        <w:rPr>
          <w:spacing w:val="40"/>
          <w:sz w:val="16"/>
        </w:rPr>
        <w:t xml:space="preserve"> </w:t>
      </w:r>
      <w:r>
        <w:rPr>
          <w:sz w:val="16"/>
        </w:rPr>
        <w:t>Sakamoto,</w:t>
      </w:r>
      <w:r>
        <w:rPr>
          <w:spacing w:val="39"/>
          <w:sz w:val="16"/>
        </w:rPr>
        <w:t xml:space="preserve"> </w:t>
      </w:r>
      <w:r>
        <w:rPr>
          <w:sz w:val="16"/>
        </w:rPr>
        <w:t>S.</w:t>
      </w:r>
      <w:r>
        <w:rPr>
          <w:spacing w:val="40"/>
          <w:sz w:val="16"/>
        </w:rPr>
        <w:t xml:space="preserve"> </w:t>
      </w:r>
      <w:r>
        <w:rPr>
          <w:sz w:val="16"/>
        </w:rPr>
        <w:t>Toi,</w:t>
      </w:r>
      <w:r>
        <w:rPr>
          <w:spacing w:val="40"/>
          <w:sz w:val="16"/>
        </w:rPr>
        <w:t xml:space="preserve"> </w:t>
      </w:r>
      <w:r>
        <w:rPr>
          <w:sz w:val="16"/>
        </w:rPr>
        <w:t>S.</w:t>
      </w:r>
      <w:r>
        <w:rPr>
          <w:spacing w:val="39"/>
          <w:sz w:val="16"/>
        </w:rPr>
        <w:t xml:space="preserve"> </w:t>
      </w:r>
      <w:r>
        <w:rPr>
          <w:sz w:val="16"/>
        </w:rPr>
        <w:t>Ukai,</w:t>
      </w:r>
      <w:r>
        <w:rPr>
          <w:spacing w:val="40"/>
          <w:sz w:val="16"/>
        </w:rPr>
        <w:t xml:space="preserve"> </w:t>
      </w:r>
      <w:r>
        <w:rPr>
          <w:sz w:val="16"/>
        </w:rPr>
        <w:t>A.</w:t>
      </w:r>
      <w:r>
        <w:rPr>
          <w:spacing w:val="39"/>
          <w:sz w:val="16"/>
        </w:rPr>
        <w:t xml:space="preserve"> </w:t>
      </w:r>
      <w:r>
        <w:rPr>
          <w:spacing w:val="-2"/>
          <w:sz w:val="16"/>
        </w:rPr>
        <w:t>Iyama,</w:t>
      </w:r>
    </w:p>
    <w:p w14:paraId="4038DB9D" w14:textId="77777777" w:rsidR="005E5D1A" w:rsidRDefault="00000000">
      <w:pPr>
        <w:spacing w:before="2" w:line="232" w:lineRule="auto"/>
        <w:ind w:left="564" w:right="977"/>
        <w:jc w:val="both"/>
        <w:rPr>
          <w:sz w:val="16"/>
        </w:rPr>
      </w:pPr>
      <w:r>
        <w:rPr>
          <w:sz w:val="16"/>
        </w:rPr>
        <w:t>Y. Katsuda, and M. Hirano, “Quantification of EEG irregularity by use</w:t>
      </w:r>
      <w:r>
        <w:rPr>
          <w:spacing w:val="40"/>
          <w:sz w:val="16"/>
        </w:rPr>
        <w:t xml:space="preserve"> </w:t>
      </w:r>
      <w:r>
        <w:rPr>
          <w:sz w:val="16"/>
        </w:rPr>
        <w:t xml:space="preserve">of the entropy of the power spectrum,” </w:t>
      </w:r>
      <w:r>
        <w:rPr>
          <w:i/>
          <w:sz w:val="16"/>
        </w:rPr>
        <w:t>Electroencephalography and</w:t>
      </w:r>
      <w:r>
        <w:rPr>
          <w:i/>
          <w:spacing w:val="40"/>
          <w:sz w:val="16"/>
        </w:rPr>
        <w:t xml:space="preserve"> </w:t>
      </w:r>
      <w:r>
        <w:rPr>
          <w:i/>
          <w:sz w:val="16"/>
        </w:rPr>
        <w:t>Clinical Neurophysiology</w:t>
      </w:r>
      <w:r>
        <w:rPr>
          <w:sz w:val="16"/>
        </w:rPr>
        <w:t>, vol. 79, no. 3, pp. 204–210, Sep. 1991.</w:t>
      </w:r>
    </w:p>
    <w:p w14:paraId="4038DB9E" w14:textId="77777777" w:rsidR="005E5D1A" w:rsidRDefault="00000000">
      <w:pPr>
        <w:pStyle w:val="ListParagraph"/>
        <w:numPr>
          <w:ilvl w:val="0"/>
          <w:numId w:val="1"/>
        </w:numPr>
        <w:tabs>
          <w:tab w:val="left" w:pos="563"/>
        </w:tabs>
        <w:spacing w:line="180" w:lineRule="exact"/>
        <w:ind w:left="563" w:hanging="364"/>
        <w:jc w:val="both"/>
        <w:rPr>
          <w:sz w:val="16"/>
        </w:rPr>
      </w:pPr>
      <w:r>
        <w:rPr>
          <w:sz w:val="16"/>
        </w:rPr>
        <w:t>C.</w:t>
      </w:r>
      <w:r>
        <w:rPr>
          <w:spacing w:val="9"/>
          <w:sz w:val="16"/>
        </w:rPr>
        <w:t xml:space="preserve"> </w:t>
      </w:r>
      <w:r>
        <w:rPr>
          <w:sz w:val="16"/>
        </w:rPr>
        <w:t>E.</w:t>
      </w:r>
      <w:r>
        <w:rPr>
          <w:spacing w:val="10"/>
          <w:sz w:val="16"/>
        </w:rPr>
        <w:t xml:space="preserve"> </w:t>
      </w:r>
      <w:r>
        <w:rPr>
          <w:sz w:val="16"/>
        </w:rPr>
        <w:t>Shannon,</w:t>
      </w:r>
      <w:r>
        <w:rPr>
          <w:spacing w:val="9"/>
          <w:sz w:val="16"/>
        </w:rPr>
        <w:t xml:space="preserve"> </w:t>
      </w:r>
      <w:r>
        <w:rPr>
          <w:sz w:val="16"/>
        </w:rPr>
        <w:t>“A</w:t>
      </w:r>
      <w:r>
        <w:rPr>
          <w:spacing w:val="10"/>
          <w:sz w:val="16"/>
        </w:rPr>
        <w:t xml:space="preserve"> </w:t>
      </w:r>
      <w:r>
        <w:rPr>
          <w:sz w:val="16"/>
        </w:rPr>
        <w:t>Mathematical</w:t>
      </w:r>
      <w:r>
        <w:rPr>
          <w:spacing w:val="9"/>
          <w:sz w:val="16"/>
        </w:rPr>
        <w:t xml:space="preserve"> </w:t>
      </w:r>
      <w:r>
        <w:rPr>
          <w:sz w:val="16"/>
        </w:rPr>
        <w:t>Theory</w:t>
      </w:r>
      <w:r>
        <w:rPr>
          <w:spacing w:val="10"/>
          <w:sz w:val="16"/>
        </w:rPr>
        <w:t xml:space="preserve"> </w:t>
      </w:r>
      <w:r>
        <w:rPr>
          <w:sz w:val="16"/>
        </w:rPr>
        <w:t>of</w:t>
      </w:r>
      <w:r>
        <w:rPr>
          <w:spacing w:val="9"/>
          <w:sz w:val="16"/>
        </w:rPr>
        <w:t xml:space="preserve"> </w:t>
      </w:r>
      <w:r>
        <w:rPr>
          <w:spacing w:val="-2"/>
          <w:sz w:val="16"/>
        </w:rPr>
        <w:t>Communication.”</w:t>
      </w:r>
    </w:p>
    <w:p w14:paraId="4038DB9F" w14:textId="77777777" w:rsidR="005E5D1A" w:rsidRDefault="00000000">
      <w:pPr>
        <w:pStyle w:val="ListParagraph"/>
        <w:numPr>
          <w:ilvl w:val="0"/>
          <w:numId w:val="1"/>
        </w:numPr>
        <w:tabs>
          <w:tab w:val="left" w:pos="563"/>
        </w:tabs>
        <w:spacing w:line="179" w:lineRule="exact"/>
        <w:ind w:left="563" w:hanging="364"/>
        <w:jc w:val="both"/>
        <w:rPr>
          <w:sz w:val="16"/>
        </w:rPr>
      </w:pPr>
      <w:r>
        <w:rPr>
          <w:sz w:val="16"/>
        </w:rPr>
        <w:t>D.</w:t>
      </w:r>
      <w:r>
        <w:rPr>
          <w:spacing w:val="43"/>
          <w:sz w:val="16"/>
        </w:rPr>
        <w:t xml:space="preserve"> </w:t>
      </w:r>
      <w:r>
        <w:rPr>
          <w:sz w:val="16"/>
        </w:rPr>
        <w:t>Makowski,</w:t>
      </w:r>
      <w:r>
        <w:rPr>
          <w:spacing w:val="44"/>
          <w:sz w:val="16"/>
        </w:rPr>
        <w:t xml:space="preserve"> </w:t>
      </w:r>
      <w:r>
        <w:rPr>
          <w:sz w:val="16"/>
        </w:rPr>
        <w:t>T.</w:t>
      </w:r>
      <w:r>
        <w:rPr>
          <w:spacing w:val="45"/>
          <w:sz w:val="16"/>
        </w:rPr>
        <w:t xml:space="preserve"> </w:t>
      </w:r>
      <w:r>
        <w:rPr>
          <w:sz w:val="16"/>
        </w:rPr>
        <w:t>Pham,</w:t>
      </w:r>
      <w:r>
        <w:rPr>
          <w:spacing w:val="44"/>
          <w:sz w:val="16"/>
        </w:rPr>
        <w:t xml:space="preserve"> </w:t>
      </w:r>
      <w:r>
        <w:rPr>
          <w:sz w:val="16"/>
        </w:rPr>
        <w:t>Z.</w:t>
      </w:r>
      <w:r>
        <w:rPr>
          <w:spacing w:val="44"/>
          <w:sz w:val="16"/>
        </w:rPr>
        <w:t xml:space="preserve"> </w:t>
      </w:r>
      <w:r>
        <w:rPr>
          <w:sz w:val="16"/>
        </w:rPr>
        <w:t>J.</w:t>
      </w:r>
      <w:r>
        <w:rPr>
          <w:spacing w:val="45"/>
          <w:sz w:val="16"/>
        </w:rPr>
        <w:t xml:space="preserve"> </w:t>
      </w:r>
      <w:r>
        <w:rPr>
          <w:sz w:val="16"/>
        </w:rPr>
        <w:t>Lau,</w:t>
      </w:r>
      <w:r>
        <w:rPr>
          <w:spacing w:val="43"/>
          <w:sz w:val="16"/>
        </w:rPr>
        <w:t xml:space="preserve"> </w:t>
      </w:r>
      <w:r>
        <w:rPr>
          <w:sz w:val="16"/>
        </w:rPr>
        <w:t>J.</w:t>
      </w:r>
      <w:r>
        <w:rPr>
          <w:spacing w:val="44"/>
          <w:sz w:val="16"/>
        </w:rPr>
        <w:t xml:space="preserve"> </w:t>
      </w:r>
      <w:r>
        <w:rPr>
          <w:sz w:val="16"/>
        </w:rPr>
        <w:t>C.</w:t>
      </w:r>
      <w:r>
        <w:rPr>
          <w:spacing w:val="44"/>
          <w:sz w:val="16"/>
        </w:rPr>
        <w:t xml:space="preserve"> </w:t>
      </w:r>
      <w:r>
        <w:rPr>
          <w:sz w:val="16"/>
        </w:rPr>
        <w:t>Brammer,</w:t>
      </w:r>
      <w:r>
        <w:rPr>
          <w:spacing w:val="45"/>
          <w:sz w:val="16"/>
        </w:rPr>
        <w:t xml:space="preserve"> </w:t>
      </w:r>
      <w:r>
        <w:rPr>
          <w:sz w:val="16"/>
        </w:rPr>
        <w:t>F.</w:t>
      </w:r>
      <w:r>
        <w:rPr>
          <w:spacing w:val="44"/>
          <w:sz w:val="16"/>
        </w:rPr>
        <w:t xml:space="preserve"> </w:t>
      </w:r>
      <w:r>
        <w:rPr>
          <w:spacing w:val="-2"/>
          <w:sz w:val="16"/>
        </w:rPr>
        <w:t>Lespinasse,</w:t>
      </w:r>
    </w:p>
    <w:p w14:paraId="4038DBA0" w14:textId="77777777" w:rsidR="005E5D1A" w:rsidRDefault="00000000">
      <w:pPr>
        <w:spacing w:before="2" w:line="232" w:lineRule="auto"/>
        <w:ind w:left="564" w:right="977"/>
        <w:jc w:val="both"/>
        <w:rPr>
          <w:sz w:val="16"/>
        </w:rPr>
      </w:pPr>
      <w:r>
        <w:rPr>
          <w:sz w:val="16"/>
        </w:rPr>
        <w:t>H.</w:t>
      </w:r>
      <w:r>
        <w:rPr>
          <w:spacing w:val="-10"/>
          <w:sz w:val="16"/>
        </w:rPr>
        <w:t xml:space="preserve"> </w:t>
      </w:r>
      <w:r>
        <w:rPr>
          <w:sz w:val="16"/>
        </w:rPr>
        <w:t>Pham,</w:t>
      </w:r>
      <w:r>
        <w:rPr>
          <w:spacing w:val="-10"/>
          <w:sz w:val="16"/>
        </w:rPr>
        <w:t xml:space="preserve"> </w:t>
      </w:r>
      <w:r>
        <w:rPr>
          <w:sz w:val="16"/>
        </w:rPr>
        <w:t>C.</w:t>
      </w:r>
      <w:r>
        <w:rPr>
          <w:spacing w:val="-10"/>
          <w:sz w:val="16"/>
        </w:rPr>
        <w:t xml:space="preserve"> </w:t>
      </w:r>
      <w:r>
        <w:rPr>
          <w:sz w:val="16"/>
        </w:rPr>
        <w:t>Scho¨lzel,</w:t>
      </w:r>
      <w:r>
        <w:rPr>
          <w:spacing w:val="-10"/>
          <w:sz w:val="16"/>
        </w:rPr>
        <w:t xml:space="preserve"> </w:t>
      </w:r>
      <w:r>
        <w:rPr>
          <w:sz w:val="16"/>
        </w:rPr>
        <w:t>and</w:t>
      </w:r>
      <w:r>
        <w:rPr>
          <w:spacing w:val="-10"/>
          <w:sz w:val="16"/>
        </w:rPr>
        <w:t xml:space="preserve"> </w:t>
      </w:r>
      <w:r>
        <w:rPr>
          <w:sz w:val="16"/>
        </w:rPr>
        <w:t>S.</w:t>
      </w:r>
      <w:r>
        <w:rPr>
          <w:spacing w:val="-10"/>
          <w:sz w:val="16"/>
        </w:rPr>
        <w:t xml:space="preserve"> </w:t>
      </w:r>
      <w:r>
        <w:rPr>
          <w:sz w:val="16"/>
        </w:rPr>
        <w:t>H.</w:t>
      </w:r>
      <w:r>
        <w:rPr>
          <w:spacing w:val="-10"/>
          <w:sz w:val="16"/>
        </w:rPr>
        <w:t xml:space="preserve"> </w:t>
      </w:r>
      <w:r>
        <w:rPr>
          <w:sz w:val="16"/>
        </w:rPr>
        <w:t>A.</w:t>
      </w:r>
      <w:r>
        <w:rPr>
          <w:spacing w:val="-10"/>
          <w:sz w:val="16"/>
        </w:rPr>
        <w:t xml:space="preserve"> </w:t>
      </w:r>
      <w:r>
        <w:rPr>
          <w:sz w:val="16"/>
        </w:rPr>
        <w:t>Chen,</w:t>
      </w:r>
      <w:r>
        <w:rPr>
          <w:spacing w:val="-10"/>
          <w:sz w:val="16"/>
        </w:rPr>
        <w:t xml:space="preserve"> </w:t>
      </w:r>
      <w:r>
        <w:rPr>
          <w:sz w:val="16"/>
        </w:rPr>
        <w:t>“NeuroKit2:</w:t>
      </w:r>
      <w:r>
        <w:rPr>
          <w:spacing w:val="-10"/>
          <w:sz w:val="16"/>
        </w:rPr>
        <w:t xml:space="preserve"> </w:t>
      </w:r>
      <w:r>
        <w:rPr>
          <w:sz w:val="16"/>
        </w:rPr>
        <w:t>A</w:t>
      </w:r>
      <w:r>
        <w:rPr>
          <w:spacing w:val="-10"/>
          <w:sz w:val="16"/>
        </w:rPr>
        <w:t xml:space="preserve"> </w:t>
      </w:r>
      <w:r>
        <w:rPr>
          <w:sz w:val="16"/>
        </w:rPr>
        <w:t>Python</w:t>
      </w:r>
      <w:r>
        <w:rPr>
          <w:spacing w:val="-10"/>
          <w:sz w:val="16"/>
        </w:rPr>
        <w:t xml:space="preserve"> </w:t>
      </w:r>
      <w:r>
        <w:rPr>
          <w:sz w:val="16"/>
        </w:rPr>
        <w:t>toolbox</w:t>
      </w:r>
      <w:r>
        <w:rPr>
          <w:spacing w:val="40"/>
          <w:sz w:val="16"/>
        </w:rPr>
        <w:t xml:space="preserve"> </w:t>
      </w:r>
      <w:r>
        <w:rPr>
          <w:sz w:val="16"/>
        </w:rPr>
        <w:t xml:space="preserve">for neurophysiological signal processing,” </w:t>
      </w:r>
      <w:r>
        <w:rPr>
          <w:i/>
          <w:sz w:val="16"/>
        </w:rPr>
        <w:t>Behavior Research Methods</w:t>
      </w:r>
      <w:r>
        <w:rPr>
          <w:sz w:val="16"/>
        </w:rPr>
        <w:t>,</w:t>
      </w:r>
      <w:r>
        <w:rPr>
          <w:spacing w:val="40"/>
          <w:sz w:val="16"/>
        </w:rPr>
        <w:t xml:space="preserve"> </w:t>
      </w:r>
      <w:r>
        <w:rPr>
          <w:sz w:val="16"/>
        </w:rPr>
        <w:t>vol. 53, no. 4, pp. 1689–1696, Aug. 2021.</w:t>
      </w:r>
    </w:p>
    <w:p w14:paraId="4038DBA1" w14:textId="77777777" w:rsidR="005E5D1A" w:rsidRDefault="00000000">
      <w:pPr>
        <w:pStyle w:val="ListParagraph"/>
        <w:numPr>
          <w:ilvl w:val="0"/>
          <w:numId w:val="1"/>
        </w:numPr>
        <w:tabs>
          <w:tab w:val="left" w:pos="562"/>
          <w:tab w:val="left" w:pos="564"/>
        </w:tabs>
        <w:spacing w:before="3" w:line="232" w:lineRule="auto"/>
        <w:ind w:left="564" w:right="977" w:hanging="366"/>
        <w:jc w:val="both"/>
        <w:rPr>
          <w:sz w:val="16"/>
        </w:rPr>
      </w:pPr>
      <w:r>
        <w:rPr>
          <w:sz w:val="16"/>
        </w:rPr>
        <w:t>J. A. Lipponen and M. P. Tarvainen, “A robust algorithm for heart rate</w:t>
      </w:r>
      <w:r>
        <w:rPr>
          <w:spacing w:val="40"/>
          <w:sz w:val="16"/>
        </w:rPr>
        <w:t xml:space="preserve"> </w:t>
      </w:r>
      <w:r>
        <w:rPr>
          <w:sz w:val="16"/>
        </w:rPr>
        <w:t>variability</w:t>
      </w:r>
      <w:r>
        <w:rPr>
          <w:spacing w:val="-8"/>
          <w:sz w:val="16"/>
        </w:rPr>
        <w:t xml:space="preserve"> </w:t>
      </w:r>
      <w:r>
        <w:rPr>
          <w:sz w:val="16"/>
        </w:rPr>
        <w:t>time</w:t>
      </w:r>
      <w:r>
        <w:rPr>
          <w:spacing w:val="-8"/>
          <w:sz w:val="16"/>
        </w:rPr>
        <w:t xml:space="preserve"> </w:t>
      </w:r>
      <w:r>
        <w:rPr>
          <w:sz w:val="16"/>
        </w:rPr>
        <w:t>series</w:t>
      </w:r>
      <w:r>
        <w:rPr>
          <w:spacing w:val="-8"/>
          <w:sz w:val="16"/>
        </w:rPr>
        <w:t xml:space="preserve"> </w:t>
      </w:r>
      <w:r>
        <w:rPr>
          <w:sz w:val="16"/>
        </w:rPr>
        <w:t>artefact</w:t>
      </w:r>
      <w:r>
        <w:rPr>
          <w:spacing w:val="-8"/>
          <w:sz w:val="16"/>
        </w:rPr>
        <w:t xml:space="preserve"> </w:t>
      </w:r>
      <w:r>
        <w:rPr>
          <w:sz w:val="16"/>
        </w:rPr>
        <w:t>correction</w:t>
      </w:r>
      <w:r>
        <w:rPr>
          <w:spacing w:val="-8"/>
          <w:sz w:val="16"/>
        </w:rPr>
        <w:t xml:space="preserve"> </w:t>
      </w:r>
      <w:r>
        <w:rPr>
          <w:sz w:val="16"/>
        </w:rPr>
        <w:t>using</w:t>
      </w:r>
      <w:r>
        <w:rPr>
          <w:spacing w:val="-8"/>
          <w:sz w:val="16"/>
        </w:rPr>
        <w:t xml:space="preserve"> </w:t>
      </w:r>
      <w:r>
        <w:rPr>
          <w:sz w:val="16"/>
        </w:rPr>
        <w:t>novel</w:t>
      </w:r>
      <w:r>
        <w:rPr>
          <w:spacing w:val="-8"/>
          <w:sz w:val="16"/>
        </w:rPr>
        <w:t xml:space="preserve"> </w:t>
      </w:r>
      <w:r>
        <w:rPr>
          <w:sz w:val="16"/>
        </w:rPr>
        <w:t>beat</w:t>
      </w:r>
      <w:r>
        <w:rPr>
          <w:spacing w:val="-8"/>
          <w:sz w:val="16"/>
        </w:rPr>
        <w:t xml:space="preserve"> </w:t>
      </w:r>
      <w:r>
        <w:rPr>
          <w:sz w:val="16"/>
        </w:rPr>
        <w:t>classification,”</w:t>
      </w:r>
      <w:r>
        <w:rPr>
          <w:spacing w:val="40"/>
          <w:sz w:val="16"/>
        </w:rPr>
        <w:t xml:space="preserve"> </w:t>
      </w:r>
      <w:r>
        <w:rPr>
          <w:i/>
          <w:sz w:val="16"/>
        </w:rPr>
        <w:t>Journal of Medical Engineering &amp; Technology</w:t>
      </w:r>
      <w:r>
        <w:rPr>
          <w:sz w:val="16"/>
        </w:rPr>
        <w:t>, vol. 43, no. 3, pp. 173–181, Apr. 2019.</w:t>
      </w:r>
    </w:p>
    <w:p w14:paraId="4038DBA2" w14:textId="77777777" w:rsidR="005E5D1A" w:rsidRDefault="00000000">
      <w:pPr>
        <w:pStyle w:val="ListParagraph"/>
        <w:numPr>
          <w:ilvl w:val="0"/>
          <w:numId w:val="1"/>
        </w:numPr>
        <w:tabs>
          <w:tab w:val="left" w:pos="562"/>
          <w:tab w:val="left" w:pos="564"/>
        </w:tabs>
        <w:spacing w:before="3" w:line="232" w:lineRule="auto"/>
        <w:ind w:left="564" w:right="977" w:hanging="366"/>
        <w:jc w:val="both"/>
        <w:rPr>
          <w:sz w:val="16"/>
        </w:rPr>
      </w:pPr>
      <w:r>
        <w:rPr>
          <w:sz w:val="16"/>
        </w:rPr>
        <w:t>G. S. Shields, M. A. Sazma, and A. P. Yonelinas, “The Effects of Acute</w:t>
      </w:r>
      <w:r>
        <w:rPr>
          <w:spacing w:val="40"/>
          <w:sz w:val="16"/>
        </w:rPr>
        <w:t xml:space="preserve"> </w:t>
      </w:r>
      <w:r>
        <w:rPr>
          <w:sz w:val="16"/>
        </w:rPr>
        <w:t>Stress on Core Executive Functions: A Meta-Analysis and Comparison</w:t>
      </w:r>
      <w:r>
        <w:rPr>
          <w:spacing w:val="40"/>
          <w:sz w:val="16"/>
        </w:rPr>
        <w:t xml:space="preserve"> </w:t>
      </w:r>
      <w:r>
        <w:rPr>
          <w:sz w:val="16"/>
        </w:rPr>
        <w:t>with</w:t>
      </w:r>
      <w:r>
        <w:rPr>
          <w:spacing w:val="-5"/>
          <w:sz w:val="16"/>
        </w:rPr>
        <w:t xml:space="preserve"> </w:t>
      </w:r>
      <w:r>
        <w:rPr>
          <w:sz w:val="16"/>
        </w:rPr>
        <w:t>Cortisol,”</w:t>
      </w:r>
      <w:r>
        <w:rPr>
          <w:spacing w:val="-5"/>
          <w:sz w:val="16"/>
        </w:rPr>
        <w:t xml:space="preserve"> </w:t>
      </w:r>
      <w:r>
        <w:rPr>
          <w:i/>
          <w:sz w:val="16"/>
        </w:rPr>
        <w:t>Neuroscience</w:t>
      </w:r>
      <w:r>
        <w:rPr>
          <w:i/>
          <w:spacing w:val="-4"/>
          <w:sz w:val="16"/>
        </w:rPr>
        <w:t xml:space="preserve"> </w:t>
      </w:r>
      <w:r>
        <w:rPr>
          <w:i/>
          <w:sz w:val="16"/>
        </w:rPr>
        <w:t>and</w:t>
      </w:r>
      <w:r>
        <w:rPr>
          <w:i/>
          <w:spacing w:val="-5"/>
          <w:sz w:val="16"/>
        </w:rPr>
        <w:t xml:space="preserve"> </w:t>
      </w:r>
      <w:r>
        <w:rPr>
          <w:i/>
          <w:sz w:val="16"/>
        </w:rPr>
        <w:t>biobehavioral</w:t>
      </w:r>
      <w:r>
        <w:rPr>
          <w:i/>
          <w:spacing w:val="-5"/>
          <w:sz w:val="16"/>
        </w:rPr>
        <w:t xml:space="preserve"> </w:t>
      </w:r>
      <w:r>
        <w:rPr>
          <w:i/>
          <w:sz w:val="16"/>
        </w:rPr>
        <w:t>reviews</w:t>
      </w:r>
      <w:r>
        <w:rPr>
          <w:sz w:val="16"/>
        </w:rPr>
        <w:t>,</w:t>
      </w:r>
      <w:r>
        <w:rPr>
          <w:spacing w:val="-5"/>
          <w:sz w:val="16"/>
        </w:rPr>
        <w:t xml:space="preserve"> </w:t>
      </w:r>
      <w:r>
        <w:rPr>
          <w:sz w:val="16"/>
        </w:rPr>
        <w:t>vol.</w:t>
      </w:r>
      <w:r>
        <w:rPr>
          <w:spacing w:val="-4"/>
          <w:sz w:val="16"/>
        </w:rPr>
        <w:t xml:space="preserve"> </w:t>
      </w:r>
      <w:r>
        <w:rPr>
          <w:sz w:val="16"/>
        </w:rPr>
        <w:t>68,</w:t>
      </w:r>
      <w:r>
        <w:rPr>
          <w:spacing w:val="-5"/>
          <w:sz w:val="16"/>
        </w:rPr>
        <w:t xml:space="preserve"> </w:t>
      </w:r>
      <w:r>
        <w:rPr>
          <w:sz w:val="16"/>
        </w:rPr>
        <w:t>p.</w:t>
      </w:r>
      <w:r>
        <w:rPr>
          <w:spacing w:val="-5"/>
          <w:sz w:val="16"/>
        </w:rPr>
        <w:t xml:space="preserve"> </w:t>
      </w:r>
      <w:r>
        <w:rPr>
          <w:sz w:val="16"/>
        </w:rPr>
        <w:t>651,</w:t>
      </w:r>
      <w:r>
        <w:rPr>
          <w:spacing w:val="40"/>
          <w:sz w:val="16"/>
        </w:rPr>
        <w:t xml:space="preserve"> </w:t>
      </w:r>
      <w:r>
        <w:rPr>
          <w:sz w:val="16"/>
        </w:rPr>
        <w:t>Sep. 2016.</w:t>
      </w:r>
    </w:p>
    <w:p w14:paraId="4038DBA3" w14:textId="77777777" w:rsidR="005E5D1A" w:rsidRDefault="00000000">
      <w:pPr>
        <w:pStyle w:val="ListParagraph"/>
        <w:numPr>
          <w:ilvl w:val="0"/>
          <w:numId w:val="1"/>
        </w:numPr>
        <w:tabs>
          <w:tab w:val="left" w:pos="562"/>
          <w:tab w:val="left" w:pos="564"/>
        </w:tabs>
        <w:spacing w:before="4" w:line="232" w:lineRule="auto"/>
        <w:ind w:left="564" w:right="977" w:hanging="366"/>
        <w:jc w:val="both"/>
        <w:rPr>
          <w:sz w:val="16"/>
        </w:rPr>
      </w:pPr>
      <w:r>
        <w:rPr>
          <w:sz w:val="16"/>
        </w:rPr>
        <w:t>D. Conway, I. Dick, Z. Li, Y. Wang, and F. Chen, “The Effect of Stress</w:t>
      </w:r>
      <w:r>
        <w:rPr>
          <w:spacing w:val="40"/>
          <w:sz w:val="16"/>
        </w:rPr>
        <w:t xml:space="preserve"> </w:t>
      </w:r>
      <w:r>
        <w:rPr>
          <w:sz w:val="16"/>
        </w:rPr>
        <w:t xml:space="preserve">on Cognitive Load Measurement,” in </w:t>
      </w:r>
      <w:r>
        <w:rPr>
          <w:i/>
          <w:sz w:val="16"/>
        </w:rPr>
        <w:t>Human-Computer Interaction –</w:t>
      </w:r>
      <w:r>
        <w:rPr>
          <w:i/>
          <w:spacing w:val="40"/>
          <w:sz w:val="16"/>
        </w:rPr>
        <w:t xml:space="preserve"> </w:t>
      </w:r>
      <w:r>
        <w:rPr>
          <w:i/>
          <w:sz w:val="16"/>
        </w:rPr>
        <w:t>INTERACT 2013</w:t>
      </w:r>
      <w:r>
        <w:rPr>
          <w:sz w:val="16"/>
        </w:rPr>
        <w:t>, P. Kotze´, G. Marsden, G. Lindgaard, J. Wesson, and</w:t>
      </w:r>
    </w:p>
    <w:p w14:paraId="4038DBA4" w14:textId="77777777" w:rsidR="005E5D1A" w:rsidRDefault="00000000">
      <w:pPr>
        <w:spacing w:line="180" w:lineRule="exact"/>
        <w:ind w:left="564"/>
        <w:jc w:val="both"/>
        <w:rPr>
          <w:sz w:val="16"/>
        </w:rPr>
      </w:pPr>
      <w:r>
        <w:rPr>
          <w:sz w:val="16"/>
        </w:rPr>
        <w:t>M.</w:t>
      </w:r>
      <w:r>
        <w:rPr>
          <w:spacing w:val="8"/>
          <w:sz w:val="16"/>
        </w:rPr>
        <w:t xml:space="preserve"> </w:t>
      </w:r>
      <w:r>
        <w:rPr>
          <w:sz w:val="16"/>
        </w:rPr>
        <w:t>Winckler,</w:t>
      </w:r>
      <w:r>
        <w:rPr>
          <w:spacing w:val="9"/>
          <w:sz w:val="16"/>
        </w:rPr>
        <w:t xml:space="preserve"> </w:t>
      </w:r>
      <w:r>
        <w:rPr>
          <w:sz w:val="16"/>
        </w:rPr>
        <w:t>Eds.</w:t>
      </w:r>
      <w:r>
        <w:rPr>
          <w:spacing w:val="30"/>
          <w:sz w:val="16"/>
        </w:rPr>
        <w:t xml:space="preserve">  </w:t>
      </w:r>
      <w:r>
        <w:rPr>
          <w:sz w:val="16"/>
        </w:rPr>
        <w:t>Berlin,</w:t>
      </w:r>
      <w:r>
        <w:rPr>
          <w:spacing w:val="10"/>
          <w:sz w:val="16"/>
        </w:rPr>
        <w:t xml:space="preserve"> </w:t>
      </w:r>
      <w:r>
        <w:rPr>
          <w:sz w:val="16"/>
        </w:rPr>
        <w:t>Heidelberg:</w:t>
      </w:r>
      <w:r>
        <w:rPr>
          <w:spacing w:val="9"/>
          <w:sz w:val="16"/>
        </w:rPr>
        <w:t xml:space="preserve"> </w:t>
      </w:r>
      <w:r>
        <w:rPr>
          <w:sz w:val="16"/>
        </w:rPr>
        <w:t>Springer,</w:t>
      </w:r>
      <w:r>
        <w:rPr>
          <w:spacing w:val="8"/>
          <w:sz w:val="16"/>
        </w:rPr>
        <w:t xml:space="preserve"> </w:t>
      </w:r>
      <w:r>
        <w:rPr>
          <w:sz w:val="16"/>
        </w:rPr>
        <w:t>2013,</w:t>
      </w:r>
      <w:r>
        <w:rPr>
          <w:spacing w:val="9"/>
          <w:sz w:val="16"/>
        </w:rPr>
        <w:t xml:space="preserve"> </w:t>
      </w:r>
      <w:r>
        <w:rPr>
          <w:sz w:val="16"/>
        </w:rPr>
        <w:t>pp.</w:t>
      </w:r>
      <w:r>
        <w:rPr>
          <w:spacing w:val="9"/>
          <w:sz w:val="16"/>
        </w:rPr>
        <w:t xml:space="preserve"> </w:t>
      </w:r>
      <w:r>
        <w:rPr>
          <w:sz w:val="16"/>
        </w:rPr>
        <w:t>659–</w:t>
      </w:r>
      <w:r>
        <w:rPr>
          <w:spacing w:val="-4"/>
          <w:sz w:val="16"/>
        </w:rPr>
        <w:t>666.</w:t>
      </w:r>
    </w:p>
    <w:p w14:paraId="4038DBA5" w14:textId="77777777" w:rsidR="005E5D1A" w:rsidRDefault="00000000">
      <w:pPr>
        <w:pStyle w:val="ListParagraph"/>
        <w:numPr>
          <w:ilvl w:val="0"/>
          <w:numId w:val="1"/>
        </w:numPr>
        <w:tabs>
          <w:tab w:val="left" w:pos="562"/>
          <w:tab w:val="left" w:pos="564"/>
        </w:tabs>
        <w:spacing w:before="2" w:line="232" w:lineRule="auto"/>
        <w:ind w:left="564" w:right="977" w:hanging="366"/>
        <w:jc w:val="both"/>
        <w:rPr>
          <w:sz w:val="16"/>
        </w:rPr>
      </w:pPr>
      <w:r>
        <w:rPr>
          <w:sz w:val="16"/>
        </w:rPr>
        <w:t>I. Goncharova, D. McFarland, T. Vaughan, and J. Wolpaw, “EMG con-tamination</w:t>
      </w:r>
      <w:r>
        <w:rPr>
          <w:spacing w:val="-2"/>
          <w:sz w:val="16"/>
        </w:rPr>
        <w:t xml:space="preserve"> </w:t>
      </w:r>
      <w:r>
        <w:rPr>
          <w:sz w:val="16"/>
        </w:rPr>
        <w:t>of</w:t>
      </w:r>
      <w:r>
        <w:rPr>
          <w:spacing w:val="-2"/>
          <w:sz w:val="16"/>
        </w:rPr>
        <w:t xml:space="preserve"> </w:t>
      </w:r>
      <w:r>
        <w:rPr>
          <w:sz w:val="16"/>
        </w:rPr>
        <w:t>EEG:</w:t>
      </w:r>
      <w:r>
        <w:rPr>
          <w:spacing w:val="-2"/>
          <w:sz w:val="16"/>
        </w:rPr>
        <w:t xml:space="preserve"> </w:t>
      </w:r>
      <w:r>
        <w:rPr>
          <w:sz w:val="16"/>
        </w:rPr>
        <w:t>Spectral</w:t>
      </w:r>
      <w:r>
        <w:rPr>
          <w:spacing w:val="-2"/>
          <w:sz w:val="16"/>
        </w:rPr>
        <w:t xml:space="preserve"> </w:t>
      </w:r>
      <w:r>
        <w:rPr>
          <w:sz w:val="16"/>
        </w:rPr>
        <w:t>and</w:t>
      </w:r>
      <w:r>
        <w:rPr>
          <w:spacing w:val="-2"/>
          <w:sz w:val="16"/>
        </w:rPr>
        <w:t xml:space="preserve"> </w:t>
      </w:r>
      <w:r>
        <w:rPr>
          <w:sz w:val="16"/>
        </w:rPr>
        <w:t>topographical</w:t>
      </w:r>
      <w:r>
        <w:rPr>
          <w:spacing w:val="-2"/>
          <w:sz w:val="16"/>
        </w:rPr>
        <w:t xml:space="preserve"> </w:t>
      </w:r>
      <w:r>
        <w:rPr>
          <w:sz w:val="16"/>
        </w:rPr>
        <w:t>characteristics,”</w:t>
      </w:r>
      <w:r>
        <w:rPr>
          <w:spacing w:val="-2"/>
          <w:sz w:val="16"/>
        </w:rPr>
        <w:t xml:space="preserve"> </w:t>
      </w:r>
      <w:r>
        <w:rPr>
          <w:i/>
          <w:sz w:val="16"/>
        </w:rPr>
        <w:t>Clinical</w:t>
      </w:r>
      <w:r>
        <w:rPr>
          <w:i/>
          <w:spacing w:val="40"/>
          <w:sz w:val="16"/>
        </w:rPr>
        <w:t xml:space="preserve"> </w:t>
      </w:r>
      <w:r>
        <w:rPr>
          <w:i/>
          <w:sz w:val="16"/>
        </w:rPr>
        <w:t>Neurophysiology</w:t>
      </w:r>
      <w:r>
        <w:rPr>
          <w:sz w:val="16"/>
        </w:rPr>
        <w:t>, vol. 114, no. 9, pp. 1580–1593, Sep. 2003.</w:t>
      </w:r>
    </w:p>
    <w:p w14:paraId="4038DBA6" w14:textId="77777777" w:rsidR="005E5D1A" w:rsidRDefault="00000000">
      <w:pPr>
        <w:pStyle w:val="ListParagraph"/>
        <w:numPr>
          <w:ilvl w:val="0"/>
          <w:numId w:val="1"/>
        </w:numPr>
        <w:tabs>
          <w:tab w:val="left" w:pos="563"/>
        </w:tabs>
        <w:spacing w:line="180" w:lineRule="exact"/>
        <w:ind w:left="563" w:hanging="364"/>
        <w:jc w:val="both"/>
        <w:rPr>
          <w:sz w:val="16"/>
        </w:rPr>
      </w:pPr>
      <w:r>
        <w:rPr>
          <w:sz w:val="16"/>
        </w:rPr>
        <w:t>“EEG-based</w:t>
      </w:r>
      <w:r>
        <w:rPr>
          <w:spacing w:val="67"/>
          <w:sz w:val="16"/>
        </w:rPr>
        <w:t xml:space="preserve">  </w:t>
      </w:r>
      <w:r>
        <w:rPr>
          <w:sz w:val="16"/>
        </w:rPr>
        <w:t>workload</w:t>
      </w:r>
      <w:r>
        <w:rPr>
          <w:spacing w:val="67"/>
          <w:sz w:val="16"/>
        </w:rPr>
        <w:t xml:space="preserve">  </w:t>
      </w:r>
      <w:r>
        <w:rPr>
          <w:sz w:val="16"/>
        </w:rPr>
        <w:t>estimation</w:t>
      </w:r>
      <w:r>
        <w:rPr>
          <w:spacing w:val="68"/>
          <w:sz w:val="16"/>
        </w:rPr>
        <w:t xml:space="preserve">  </w:t>
      </w:r>
      <w:r>
        <w:rPr>
          <w:sz w:val="16"/>
        </w:rPr>
        <w:t>across</w:t>
      </w:r>
      <w:r>
        <w:rPr>
          <w:spacing w:val="67"/>
          <w:sz w:val="16"/>
        </w:rPr>
        <w:t xml:space="preserve">  </w:t>
      </w:r>
      <w:r>
        <w:rPr>
          <w:sz w:val="16"/>
        </w:rPr>
        <w:t>affective</w:t>
      </w:r>
      <w:r>
        <w:rPr>
          <w:spacing w:val="67"/>
          <w:sz w:val="16"/>
        </w:rPr>
        <w:t xml:space="preserve">  </w:t>
      </w:r>
      <w:r>
        <w:rPr>
          <w:spacing w:val="-2"/>
          <w:sz w:val="16"/>
        </w:rPr>
        <w:t>contexts</w:t>
      </w:r>
    </w:p>
    <w:p w14:paraId="4038DBA7" w14:textId="77777777" w:rsidR="005E5D1A" w:rsidRDefault="00000000">
      <w:pPr>
        <w:tabs>
          <w:tab w:val="left" w:pos="943"/>
          <w:tab w:val="left" w:pos="1739"/>
          <w:tab w:val="left" w:pos="2599"/>
        </w:tabs>
        <w:spacing w:before="2" w:line="232" w:lineRule="auto"/>
        <w:ind w:left="564" w:right="-58"/>
        <w:rPr>
          <w:sz w:val="16"/>
        </w:rPr>
      </w:pPr>
      <w:r>
        <w:rPr>
          <w:spacing w:val="-10"/>
          <w:sz w:val="16"/>
        </w:rPr>
        <w:t>-</w:t>
      </w:r>
      <w:r>
        <w:rPr>
          <w:sz w:val="16"/>
        </w:rPr>
        <w:tab/>
      </w:r>
      <w:r>
        <w:rPr>
          <w:spacing w:val="-2"/>
          <w:sz w:val="16"/>
        </w:rPr>
        <w:t>Google</w:t>
      </w:r>
      <w:r>
        <w:rPr>
          <w:sz w:val="16"/>
        </w:rPr>
        <w:tab/>
      </w:r>
      <w:r>
        <w:rPr>
          <w:spacing w:val="-2"/>
          <w:sz w:val="16"/>
        </w:rPr>
        <w:t>Search,”</w:t>
      </w:r>
      <w:r>
        <w:rPr>
          <w:sz w:val="16"/>
        </w:rPr>
        <w:tab/>
      </w:r>
      <w:hyperlink r:id="rId18">
        <w:r>
          <w:rPr>
            <w:spacing w:val="-2"/>
            <w:sz w:val="16"/>
          </w:rPr>
          <w:t>https://www.google.com/search?q=EEG-</w:t>
        </w:r>
      </w:hyperlink>
      <w:r>
        <w:rPr>
          <w:spacing w:val="-2"/>
          <w:sz w:val="16"/>
        </w:rPr>
        <w:t>based+workload+estimation+across+affective+contexts&amp;oq=EEG-based+workload+estimation+across+affective+contexts&amp;gs</w:t>
      </w:r>
      <w:r>
        <w:rPr>
          <w:noProof/>
          <w:spacing w:val="-1"/>
          <w:position w:val="-1"/>
          <w:sz w:val="16"/>
        </w:rPr>
        <w:drawing>
          <wp:inline distT="0" distB="0" distL="0" distR="0" wp14:anchorId="4038DBDE" wp14:editId="4038DBDF">
            <wp:extent cx="50609" cy="632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50609" cy="6324"/>
                    </a:xfrm>
                    <a:prstGeom prst="rect">
                      <a:avLst/>
                    </a:prstGeom>
                  </pic:spPr>
                </pic:pic>
              </a:graphicData>
            </a:graphic>
          </wp:inline>
        </w:drawing>
      </w:r>
      <w:r>
        <w:rPr>
          <w:spacing w:val="-2"/>
          <w:sz w:val="16"/>
        </w:rPr>
        <w:t>lcrp=EgZjaHJvbWUyBggA</w:t>
      </w:r>
      <w:r>
        <w:rPr>
          <w:spacing w:val="40"/>
          <w:sz w:val="16"/>
        </w:rPr>
        <w:t xml:space="preserve"> </w:t>
      </w:r>
      <w:r>
        <w:rPr>
          <w:spacing w:val="-6"/>
          <w:sz w:val="16"/>
        </w:rPr>
        <w:t>8.</w:t>
      </w:r>
    </w:p>
    <w:sectPr w:rsidR="005E5D1A">
      <w:pgSz w:w="12240" w:h="15840"/>
      <w:pgMar w:top="940" w:right="0" w:bottom="280" w:left="720" w:header="495" w:footer="0" w:gutter="0"/>
      <w:cols w:num="2" w:space="720" w:equalWidth="0">
        <w:col w:w="5281" w:space="40"/>
        <w:col w:w="6199"/>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yle, Damien" w:date="2026-01-09T15:54:00Z" w:initials="DC">
    <w:p w14:paraId="7FE0D4B3" w14:textId="77777777" w:rsidR="002932AB" w:rsidRDefault="002932AB" w:rsidP="002932AB">
      <w:pPr>
        <w:pStyle w:val="CommentText"/>
      </w:pPr>
      <w:r>
        <w:rPr>
          <w:rStyle w:val="CommentReference"/>
        </w:rPr>
        <w:annotationRef/>
      </w:r>
      <w:r>
        <w:rPr>
          <w:lang w:val="en-GB"/>
        </w:rPr>
        <w:t xml:space="preserve">Do you have to summarise features used also </w:t>
      </w:r>
    </w:p>
  </w:comment>
  <w:comment w:id="19" w:author="Coyle, Damien" w:date="2026-01-09T16:08:00Z" w:initials="DC">
    <w:p w14:paraId="555E7813" w14:textId="77777777" w:rsidR="00BF303D" w:rsidRDefault="00BF303D" w:rsidP="00BF303D">
      <w:pPr>
        <w:pStyle w:val="CommentText"/>
      </w:pPr>
      <w:r>
        <w:rPr>
          <w:rStyle w:val="CommentReference"/>
        </w:rPr>
        <w:annotationRef/>
      </w:r>
      <w:r>
        <w:rPr>
          <w:lang w:val="en-GB"/>
        </w:rPr>
        <w:t xml:space="preserve">Contributions should be outcome orientated not methodological </w:t>
      </w:r>
    </w:p>
  </w:comment>
  <w:comment w:id="50" w:author="Coyle, Damien" w:date="2026-01-09T16:15:00Z" w:initials="DC">
    <w:p w14:paraId="322E1F7A" w14:textId="77777777" w:rsidR="00762448" w:rsidRDefault="00762448" w:rsidP="00762448">
      <w:pPr>
        <w:pStyle w:val="CommentText"/>
      </w:pPr>
      <w:r>
        <w:rPr>
          <w:rStyle w:val="CommentReference"/>
        </w:rPr>
        <w:annotationRef/>
      </w:r>
      <w:r>
        <w:rPr>
          <w:lang w:val="en-GB"/>
        </w:rPr>
        <w:t>Why bother have a number on this single sub section</w:t>
      </w:r>
    </w:p>
  </w:comment>
  <w:comment w:id="58" w:author="Coyle, Damien" w:date="2026-01-09T16:22:00Z" w:initials="DC">
    <w:p w14:paraId="69B708AF" w14:textId="77777777" w:rsidR="00410B37" w:rsidRDefault="00410B37" w:rsidP="00410B37">
      <w:pPr>
        <w:pStyle w:val="CommentText"/>
      </w:pPr>
      <w:r>
        <w:rPr>
          <w:rStyle w:val="CommentReference"/>
        </w:rPr>
        <w:annotationRef/>
      </w:r>
      <w:r>
        <w:rPr>
          <w:lang w:val="en-GB"/>
        </w:rPr>
        <w:t xml:space="preserve">Doe this provide enough information for reproducibility - features types, windows etc should be clear for modality </w:t>
      </w:r>
    </w:p>
  </w:comment>
  <w:comment w:id="59" w:author="Coyle, Damien" w:date="2026-01-09T16:23:00Z" w:initials="DC">
    <w:p w14:paraId="0970D119" w14:textId="77777777" w:rsidR="0019159B" w:rsidRDefault="0019159B" w:rsidP="0019159B">
      <w:pPr>
        <w:pStyle w:val="CommentText"/>
      </w:pPr>
      <w:r>
        <w:rPr>
          <w:rStyle w:val="CommentReference"/>
        </w:rPr>
        <w:annotationRef/>
      </w:r>
      <w:r>
        <w:rPr>
          <w:lang w:val="en-GB"/>
        </w:rPr>
        <w:t>Between/inter class/condition variance?</w:t>
      </w:r>
    </w:p>
  </w:comment>
  <w:comment w:id="60" w:author="Coyle, Damien" w:date="2026-01-09T16:24:00Z" w:initials="DC">
    <w:p w14:paraId="6A50E01E" w14:textId="77777777" w:rsidR="005F714E" w:rsidRDefault="005F714E" w:rsidP="005F714E">
      <w:pPr>
        <w:pStyle w:val="CommentText"/>
      </w:pPr>
      <w:r>
        <w:rPr>
          <w:rStyle w:val="CommentReference"/>
        </w:rPr>
        <w:annotationRef/>
      </w:r>
      <w:r>
        <w:rPr>
          <w:lang w:val="en-GB"/>
        </w:rPr>
        <w:t xml:space="preserve">This is k stated earlier so should be clear </w:t>
      </w:r>
    </w:p>
  </w:comment>
  <w:comment w:id="63" w:author="Coyle, Damien" w:date="2026-01-09T16:27:00Z" w:initials="DC">
    <w:p w14:paraId="0582057C" w14:textId="77777777" w:rsidR="000C7EFF" w:rsidRDefault="000C7EFF" w:rsidP="000C7EFF">
      <w:pPr>
        <w:pStyle w:val="CommentText"/>
      </w:pPr>
      <w:r>
        <w:rPr>
          <w:rStyle w:val="CommentReference"/>
        </w:rPr>
        <w:annotationRef/>
      </w:r>
      <w:r>
        <w:rPr>
          <w:lang w:val="en-GB"/>
        </w:rPr>
        <w:t>Bit you only report N=44 in the study??</w:t>
      </w:r>
    </w:p>
  </w:comment>
  <w:comment w:id="65" w:author="Coyle, Damien" w:date="2026-01-09T16:28:00Z" w:initials="DC">
    <w:p w14:paraId="76E3D893" w14:textId="77777777" w:rsidR="00C30710" w:rsidRDefault="00C30710" w:rsidP="00C30710">
      <w:pPr>
        <w:pStyle w:val="CommentText"/>
      </w:pPr>
      <w:r>
        <w:rPr>
          <w:rStyle w:val="CommentReference"/>
        </w:rPr>
        <w:annotationRef/>
      </w:r>
      <w:r>
        <w:rPr>
          <w:lang w:val="en-GB"/>
        </w:rPr>
        <w:t xml:space="preserve">Why is text so small here should be 8 point minimum and the cells and legend have plenty of space </w:t>
      </w:r>
    </w:p>
  </w:comment>
  <w:comment w:id="66" w:author="Coyle, Damien" w:date="2026-01-09T16:42:00Z" w:initials="DC">
    <w:p w14:paraId="41C1FD2A" w14:textId="77777777" w:rsidR="00DC4C24" w:rsidRDefault="00DC4C24" w:rsidP="00DC4C24">
      <w:pPr>
        <w:pStyle w:val="CommentText"/>
      </w:pPr>
      <w:r>
        <w:rPr>
          <w:rStyle w:val="CommentReference"/>
        </w:rPr>
        <w:annotationRef/>
      </w:r>
      <w:r>
        <w:rPr>
          <w:lang w:val="en-GB"/>
        </w:rPr>
        <w:t xml:space="preserve">I asked chatgpt if this discussion align with the outcome orientated contributions listed in section 1 - here s the answer (please adress all this and I think it will be stronger ): - </w:t>
      </w:r>
    </w:p>
    <w:p w14:paraId="4A1A076E" w14:textId="77777777" w:rsidR="00DC4C24" w:rsidRDefault="00DC4C24" w:rsidP="00DC4C24">
      <w:pPr>
        <w:pStyle w:val="CommentText"/>
      </w:pPr>
    </w:p>
    <w:p w14:paraId="639BD243" w14:textId="77777777" w:rsidR="00DC4C24" w:rsidRDefault="00DC4C24" w:rsidP="00DC4C24">
      <w:pPr>
        <w:pStyle w:val="CommentText"/>
      </w:pPr>
      <w:r>
        <w:rPr>
          <w:b/>
          <w:bCs/>
          <w:lang w:val="en-GB"/>
        </w:rPr>
        <w:t>this discussion aligns well with the outcome-oriented contributions</w:t>
      </w:r>
      <w:r>
        <w:rPr>
          <w:lang w:val="en-GB"/>
        </w:rPr>
        <w:t xml:space="preserve">, but it can be made </w:t>
      </w:r>
      <w:r>
        <w:rPr>
          <w:b/>
          <w:bCs/>
          <w:lang w:val="en-GB"/>
        </w:rPr>
        <w:t>tighter and more explicit</w:t>
      </w:r>
      <w:r>
        <w:rPr>
          <w:lang w:val="en-GB"/>
        </w:rPr>
        <w:t xml:space="preserve"> in how it </w:t>
      </w:r>
      <w:r>
        <w:rPr>
          <w:i/>
          <w:iCs/>
          <w:lang w:val="en-GB"/>
        </w:rPr>
        <w:t>maps back</w:t>
      </w:r>
      <w:r>
        <w:rPr>
          <w:lang w:val="en-GB"/>
        </w:rPr>
        <w:t xml:space="preserve"> to them. Right now, the alignment is </w:t>
      </w:r>
      <w:r>
        <w:rPr>
          <w:b/>
          <w:bCs/>
          <w:lang w:val="en-GB"/>
        </w:rPr>
        <w:t>conceptually strong but implicit</w:t>
      </w:r>
      <w:r>
        <w:rPr>
          <w:lang w:val="en-GB"/>
        </w:rPr>
        <w:t>. Reviewers will follow it, but you can make their job easier.</w:t>
      </w:r>
    </w:p>
    <w:p w14:paraId="6BDE433B" w14:textId="77777777" w:rsidR="00DC4C24" w:rsidRDefault="00DC4C24" w:rsidP="00DC4C24">
      <w:pPr>
        <w:pStyle w:val="CommentText"/>
      </w:pPr>
      <w:r>
        <w:rPr>
          <w:lang w:val="en-GB"/>
        </w:rPr>
        <w:t xml:space="preserve">Below is a </w:t>
      </w:r>
      <w:r>
        <w:rPr>
          <w:b/>
          <w:bCs/>
          <w:lang w:val="en-GB"/>
        </w:rPr>
        <w:t>structured alignment check</w:t>
      </w:r>
      <w:r>
        <w:rPr>
          <w:lang w:val="en-GB"/>
        </w:rPr>
        <w:t xml:space="preserve">, followed by </w:t>
      </w:r>
      <w:r>
        <w:rPr>
          <w:b/>
          <w:bCs/>
          <w:lang w:val="en-GB"/>
        </w:rPr>
        <w:t>specific, minimal tweaks</w:t>
      </w:r>
      <w:r>
        <w:rPr>
          <w:lang w:val="en-GB"/>
        </w:rPr>
        <w:t xml:space="preserve"> to strengthen the connection.</w:t>
      </w:r>
    </w:p>
    <w:p w14:paraId="48C6280B" w14:textId="77777777" w:rsidR="00DC4C24" w:rsidRDefault="00DC4C24" w:rsidP="00DC4C24">
      <w:pPr>
        <w:pStyle w:val="CommentText"/>
      </w:pPr>
      <w:r>
        <w:rPr>
          <w:b/>
          <w:bCs/>
          <w:lang w:val="en-GB"/>
        </w:rPr>
        <w:t>1. Alignment Check: Contribution ↔ Discussion</w:t>
      </w:r>
    </w:p>
    <w:p w14:paraId="74FB0057" w14:textId="77777777" w:rsidR="00DC4C24" w:rsidRDefault="00DC4C24" w:rsidP="00DC4C24">
      <w:pPr>
        <w:pStyle w:val="CommentText"/>
      </w:pPr>
      <w:r>
        <w:rPr>
          <w:b/>
          <w:bCs/>
          <w:lang w:val="en-GB"/>
        </w:rPr>
        <w:t>Contribution 1</w:t>
      </w:r>
    </w:p>
    <w:p w14:paraId="5C48FB58" w14:textId="77777777" w:rsidR="00DC4C24" w:rsidRDefault="00DC4C24" w:rsidP="00DC4C24">
      <w:pPr>
        <w:pStyle w:val="CommentText"/>
      </w:pPr>
      <w:r>
        <w:rPr>
          <w:i/>
          <w:iCs/>
          <w:lang w:val="en-GB"/>
        </w:rPr>
        <w:t>Empirical dissociation of stress and MWL under ecologically valid conditions</w:t>
      </w:r>
    </w:p>
    <w:p w14:paraId="76DF54FA" w14:textId="77777777" w:rsidR="00DC4C24" w:rsidRDefault="00DC4C24" w:rsidP="00DC4C24">
      <w:pPr>
        <w:pStyle w:val="CommentText"/>
      </w:pPr>
      <w:r>
        <w:rPr>
          <w:b/>
          <w:bCs/>
          <w:lang w:val="en-GB"/>
        </w:rPr>
        <w:t>Where it appears in the discussion:</w:t>
      </w:r>
      <w:r>
        <w:rPr>
          <w:lang w:val="en-GB"/>
        </w:rPr>
        <w:br/>
        <w:t xml:space="preserve">✔ </w:t>
      </w:r>
      <w:r>
        <w:rPr>
          <w:b/>
          <w:bCs/>
          <w:lang w:val="en-GB"/>
        </w:rPr>
        <w:t>Sections A (Overview), B (Subjective Dissociation), C (Physiological Dissociation)</w:t>
      </w:r>
    </w:p>
    <w:p w14:paraId="70CBFE3E" w14:textId="77777777" w:rsidR="00DC4C24" w:rsidRDefault="00DC4C24" w:rsidP="00DC4C24">
      <w:pPr>
        <w:pStyle w:val="CommentText"/>
        <w:numPr>
          <w:ilvl w:val="0"/>
          <w:numId w:val="11"/>
        </w:numPr>
      </w:pPr>
      <w:r>
        <w:rPr>
          <w:lang w:val="en-GB"/>
        </w:rPr>
        <w:t>Clear demonstration that:</w:t>
      </w:r>
    </w:p>
    <w:p w14:paraId="5CE58170" w14:textId="77777777" w:rsidR="00DC4C24" w:rsidRDefault="00DC4C24" w:rsidP="00DC4C24">
      <w:pPr>
        <w:pStyle w:val="CommentText"/>
        <w:numPr>
          <w:ilvl w:val="0"/>
          <w:numId w:val="11"/>
        </w:numPr>
      </w:pPr>
    </w:p>
    <w:p w14:paraId="6BA39BB2" w14:textId="77777777" w:rsidR="00DC4C24" w:rsidRDefault="00DC4C24" w:rsidP="00DC4C24">
      <w:pPr>
        <w:pStyle w:val="CommentText"/>
        <w:numPr>
          <w:ilvl w:val="1"/>
          <w:numId w:val="11"/>
        </w:numPr>
        <w:ind w:left="720"/>
      </w:pPr>
      <w:r>
        <w:rPr>
          <w:lang w:val="en-GB"/>
        </w:rPr>
        <w:t xml:space="preserve">Stress and MWL are </w:t>
      </w:r>
      <w:r>
        <w:rPr>
          <w:b/>
          <w:bCs/>
          <w:lang w:val="en-GB"/>
        </w:rPr>
        <w:t>subjectively dissociable</w:t>
      </w:r>
    </w:p>
    <w:p w14:paraId="7E98FF16" w14:textId="77777777" w:rsidR="00DC4C24" w:rsidRDefault="00DC4C24" w:rsidP="00DC4C24">
      <w:pPr>
        <w:pStyle w:val="CommentText"/>
        <w:numPr>
          <w:ilvl w:val="1"/>
          <w:numId w:val="11"/>
        </w:numPr>
        <w:ind w:left="720"/>
      </w:pPr>
      <w:r>
        <w:rPr>
          <w:lang w:val="en-GB"/>
        </w:rPr>
        <w:t xml:space="preserve">Physiologically </w:t>
      </w:r>
      <w:r>
        <w:rPr>
          <w:b/>
          <w:bCs/>
          <w:lang w:val="en-GB"/>
        </w:rPr>
        <w:t>partially overlapping but asymmetrically detectable</w:t>
      </w:r>
    </w:p>
    <w:p w14:paraId="4E7EDFE9" w14:textId="77777777" w:rsidR="00DC4C24" w:rsidRDefault="00DC4C24" w:rsidP="00DC4C24">
      <w:pPr>
        <w:pStyle w:val="CommentText"/>
        <w:numPr>
          <w:ilvl w:val="0"/>
          <w:numId w:val="11"/>
        </w:numPr>
      </w:pPr>
      <w:r>
        <w:rPr>
          <w:lang w:val="en-GB"/>
        </w:rPr>
        <w:t>Additive (not interactive) effects are well argued</w:t>
      </w:r>
    </w:p>
    <w:p w14:paraId="7460BD4A" w14:textId="77777777" w:rsidR="00DC4C24" w:rsidRDefault="00DC4C24" w:rsidP="00DC4C24">
      <w:pPr>
        <w:pStyle w:val="CommentText"/>
        <w:numPr>
          <w:ilvl w:val="0"/>
          <w:numId w:val="11"/>
        </w:numPr>
      </w:pPr>
      <w:r>
        <w:rPr>
          <w:lang w:val="en-GB"/>
        </w:rPr>
        <w:t>VR realism and social stress context are emphasised</w:t>
      </w:r>
    </w:p>
    <w:p w14:paraId="3E4AC34F" w14:textId="77777777" w:rsidR="00DC4C24" w:rsidRDefault="00DC4C24" w:rsidP="00DC4C24">
      <w:pPr>
        <w:pStyle w:val="CommentText"/>
      </w:pPr>
      <w:r>
        <w:rPr>
          <w:lang w:val="en-GB"/>
        </w:rPr>
        <w:t xml:space="preserve">✅ </w:t>
      </w:r>
      <w:r>
        <w:rPr>
          <w:b/>
          <w:bCs/>
          <w:lang w:val="en-GB"/>
        </w:rPr>
        <w:t>Strong alignment</w:t>
      </w:r>
    </w:p>
    <w:p w14:paraId="55337840" w14:textId="77777777" w:rsidR="00DC4C24" w:rsidRDefault="00DC4C24" w:rsidP="00DC4C24">
      <w:pPr>
        <w:pStyle w:val="CommentText"/>
      </w:pPr>
      <w:r>
        <w:rPr>
          <w:lang w:val="en-GB"/>
        </w:rPr>
        <w:t xml:space="preserve">🔧 </w:t>
      </w:r>
      <w:r>
        <w:rPr>
          <w:i/>
          <w:iCs/>
          <w:lang w:val="en-GB"/>
        </w:rPr>
        <w:t>Minor strengthening</w:t>
      </w:r>
      <w:r>
        <w:rPr>
          <w:lang w:val="en-GB"/>
        </w:rPr>
        <w:t>: Explicitly restate “dissociation” once in Section A or B using the same language as the contributions.</w:t>
      </w:r>
    </w:p>
    <w:p w14:paraId="32992530" w14:textId="77777777" w:rsidR="00DC4C24" w:rsidRDefault="00DC4C24" w:rsidP="00DC4C24">
      <w:pPr>
        <w:pStyle w:val="CommentText"/>
      </w:pPr>
      <w:r>
        <w:rPr>
          <w:b/>
          <w:bCs/>
          <w:lang w:val="en-GB"/>
        </w:rPr>
        <w:t>Suggested micro-edit (Section A):</w:t>
      </w:r>
    </w:p>
    <w:p w14:paraId="38347888" w14:textId="77777777" w:rsidR="00DC4C24" w:rsidRDefault="00DC4C24" w:rsidP="00DC4C24">
      <w:pPr>
        <w:pStyle w:val="CommentText"/>
      </w:pPr>
      <w:r>
        <w:rPr>
          <w:i/>
          <w:iCs/>
          <w:lang w:val="en-GB"/>
        </w:rPr>
        <w:t xml:space="preserve">“…revealed that stress and MWL are </w:t>
      </w:r>
      <w:r>
        <w:rPr>
          <w:b/>
          <w:bCs/>
          <w:i/>
          <w:iCs/>
          <w:lang w:val="en-GB"/>
        </w:rPr>
        <w:t>empirically dissociable at the subjective level</w:t>
      </w:r>
      <w:r>
        <w:rPr>
          <w:i/>
          <w:iCs/>
          <w:lang w:val="en-GB"/>
        </w:rPr>
        <w:t>, but only partially separable physiologically under realistic task demands.”</w:t>
      </w:r>
    </w:p>
    <w:p w14:paraId="5000C7EE" w14:textId="77777777" w:rsidR="00DC4C24" w:rsidRDefault="00DC4C24" w:rsidP="00DC4C24">
      <w:pPr>
        <w:pStyle w:val="CommentText"/>
      </w:pPr>
      <w:r>
        <w:rPr>
          <w:b/>
          <w:bCs/>
          <w:lang w:val="en-GB"/>
        </w:rPr>
        <w:t>Contribution 2</w:t>
      </w:r>
    </w:p>
    <w:p w14:paraId="4902DD16" w14:textId="77777777" w:rsidR="00DC4C24" w:rsidRDefault="00DC4C24" w:rsidP="00DC4C24">
      <w:pPr>
        <w:pStyle w:val="CommentText"/>
      </w:pPr>
      <w:r>
        <w:rPr>
          <w:i/>
          <w:iCs/>
          <w:lang w:val="en-GB"/>
        </w:rPr>
        <w:t>Identification of complementary and modality-specific physiological markers</w:t>
      </w:r>
    </w:p>
    <w:p w14:paraId="0DE876DA" w14:textId="77777777" w:rsidR="00DC4C24" w:rsidRDefault="00DC4C24" w:rsidP="00DC4C24">
      <w:pPr>
        <w:pStyle w:val="CommentText"/>
      </w:pPr>
      <w:r>
        <w:rPr>
          <w:b/>
          <w:bCs/>
          <w:lang w:val="en-GB"/>
        </w:rPr>
        <w:t>Where it appears:</w:t>
      </w:r>
      <w:r>
        <w:rPr>
          <w:lang w:val="en-GB"/>
        </w:rPr>
        <w:br/>
        <w:t xml:space="preserve">✔ </w:t>
      </w:r>
      <w:r>
        <w:rPr>
          <w:b/>
          <w:bCs/>
          <w:lang w:val="en-GB"/>
        </w:rPr>
        <w:t>Sections C (Physiological Dissociation) and D (Stratified Correlations)</w:t>
      </w:r>
    </w:p>
    <w:p w14:paraId="2A244537" w14:textId="77777777" w:rsidR="00DC4C24" w:rsidRDefault="00DC4C24" w:rsidP="00DC4C24">
      <w:pPr>
        <w:pStyle w:val="CommentText"/>
        <w:numPr>
          <w:ilvl w:val="0"/>
          <w:numId w:val="12"/>
        </w:numPr>
      </w:pPr>
      <w:r>
        <w:rPr>
          <w:lang w:val="en-GB"/>
        </w:rPr>
        <w:t>Excellent modality-specific insights:</w:t>
      </w:r>
    </w:p>
    <w:p w14:paraId="4C80156A" w14:textId="77777777" w:rsidR="00DC4C24" w:rsidRDefault="00DC4C24" w:rsidP="00DC4C24">
      <w:pPr>
        <w:pStyle w:val="CommentText"/>
        <w:numPr>
          <w:ilvl w:val="0"/>
          <w:numId w:val="12"/>
        </w:numPr>
      </w:pPr>
    </w:p>
    <w:p w14:paraId="68C25374" w14:textId="77777777" w:rsidR="00DC4C24" w:rsidRDefault="00DC4C24" w:rsidP="00DC4C24">
      <w:pPr>
        <w:pStyle w:val="CommentText"/>
        <w:numPr>
          <w:ilvl w:val="1"/>
          <w:numId w:val="12"/>
        </w:numPr>
      </w:pPr>
      <w:r>
        <w:rPr>
          <w:lang w:val="en-GB"/>
        </w:rPr>
        <w:t>EDA → robust stress marker</w:t>
      </w:r>
    </w:p>
    <w:p w14:paraId="02088214" w14:textId="77777777" w:rsidR="00DC4C24" w:rsidRDefault="00DC4C24" w:rsidP="00DC4C24">
      <w:pPr>
        <w:pStyle w:val="CommentText"/>
        <w:numPr>
          <w:ilvl w:val="1"/>
          <w:numId w:val="12"/>
        </w:numPr>
      </w:pPr>
      <w:r>
        <w:rPr>
          <w:lang w:val="en-GB"/>
        </w:rPr>
        <w:t>EEG ratios → MWL-sensitive</w:t>
      </w:r>
    </w:p>
    <w:p w14:paraId="1B72F330" w14:textId="77777777" w:rsidR="00DC4C24" w:rsidRDefault="00DC4C24" w:rsidP="00DC4C24">
      <w:pPr>
        <w:pStyle w:val="CommentText"/>
        <w:numPr>
          <w:ilvl w:val="1"/>
          <w:numId w:val="12"/>
        </w:numPr>
      </w:pPr>
      <w:r>
        <w:rPr>
          <w:lang w:val="en-GB"/>
        </w:rPr>
        <w:t>Raw features masked by VR + speech</w:t>
      </w:r>
    </w:p>
    <w:p w14:paraId="23E83B94" w14:textId="77777777" w:rsidR="00DC4C24" w:rsidRDefault="00DC4C24" w:rsidP="00DC4C24">
      <w:pPr>
        <w:pStyle w:val="CommentText"/>
        <w:numPr>
          <w:ilvl w:val="0"/>
          <w:numId w:val="12"/>
        </w:numPr>
      </w:pPr>
      <w:r>
        <w:rPr>
          <w:lang w:val="en-GB"/>
        </w:rPr>
        <w:t>Strong mechanistic interpretation (noise floor, ceiling effects)</w:t>
      </w:r>
    </w:p>
    <w:p w14:paraId="1F425DA8" w14:textId="77777777" w:rsidR="00DC4C24" w:rsidRDefault="00DC4C24" w:rsidP="00DC4C24">
      <w:pPr>
        <w:pStyle w:val="CommentText"/>
      </w:pPr>
      <w:r>
        <w:rPr>
          <w:lang w:val="en-GB"/>
        </w:rPr>
        <w:t xml:space="preserve">✅ </w:t>
      </w:r>
      <w:r>
        <w:rPr>
          <w:b/>
          <w:bCs/>
          <w:lang w:val="en-GB"/>
        </w:rPr>
        <w:t>Very strong alignment</w:t>
      </w:r>
    </w:p>
    <w:p w14:paraId="500FB50C" w14:textId="77777777" w:rsidR="00DC4C24" w:rsidRDefault="00DC4C24" w:rsidP="00DC4C24">
      <w:pPr>
        <w:pStyle w:val="CommentText"/>
      </w:pPr>
      <w:r>
        <w:rPr>
          <w:lang w:val="en-GB"/>
        </w:rPr>
        <w:t xml:space="preserve">🔧 </w:t>
      </w:r>
      <w:r>
        <w:rPr>
          <w:i/>
          <w:iCs/>
          <w:lang w:val="en-GB"/>
        </w:rPr>
        <w:t>Minor strengthening</w:t>
      </w:r>
      <w:r>
        <w:rPr>
          <w:lang w:val="en-GB"/>
        </w:rPr>
        <w:t>: Make the “complementarity” explicit once.</w:t>
      </w:r>
    </w:p>
    <w:p w14:paraId="05A15DFC" w14:textId="77777777" w:rsidR="00DC4C24" w:rsidRDefault="00DC4C24" w:rsidP="00DC4C24">
      <w:pPr>
        <w:pStyle w:val="CommentText"/>
      </w:pPr>
      <w:r>
        <w:rPr>
          <w:b/>
          <w:bCs/>
          <w:lang w:val="en-GB"/>
        </w:rPr>
        <w:t>Suggested addition (end of Section C):</w:t>
      </w:r>
    </w:p>
    <w:p w14:paraId="1A9F511C" w14:textId="77777777" w:rsidR="00DC4C24" w:rsidRDefault="00DC4C24" w:rsidP="00DC4C24">
      <w:pPr>
        <w:pStyle w:val="CommentText"/>
      </w:pPr>
      <w:r>
        <w:rPr>
          <w:i/>
          <w:iCs/>
          <w:lang w:val="en-GB"/>
        </w:rPr>
        <w:t xml:space="preserve">“Together, these findings highlight the </w:t>
      </w:r>
      <w:r>
        <w:rPr>
          <w:b/>
          <w:bCs/>
          <w:i/>
          <w:iCs/>
          <w:lang w:val="en-GB"/>
        </w:rPr>
        <w:t>complementary roles</w:t>
      </w:r>
      <w:r>
        <w:rPr>
          <w:i/>
          <w:iCs/>
          <w:lang w:val="en-GB"/>
        </w:rPr>
        <w:t xml:space="preserve"> of neural and autonomic signals, with each modality preferentially encoding different aspects of the user’s affective–cognitive state.”</w:t>
      </w:r>
    </w:p>
    <w:p w14:paraId="6CF75A5D" w14:textId="77777777" w:rsidR="00DC4C24" w:rsidRDefault="00DC4C24" w:rsidP="00DC4C24">
      <w:pPr>
        <w:pStyle w:val="CommentText"/>
      </w:pPr>
      <w:r>
        <w:rPr>
          <w:b/>
          <w:bCs/>
          <w:lang w:val="en-GB"/>
        </w:rPr>
        <w:t>Contribution 3</w:t>
      </w:r>
    </w:p>
    <w:p w14:paraId="68528EA7" w14:textId="77777777" w:rsidR="00DC4C24" w:rsidRDefault="00DC4C24" w:rsidP="00DC4C24">
      <w:pPr>
        <w:pStyle w:val="CommentText"/>
      </w:pPr>
      <w:r>
        <w:rPr>
          <w:i/>
          <w:iCs/>
          <w:lang w:val="en-GB"/>
        </w:rPr>
        <w:t>Quantification of the limits of subject-independent affect inference</w:t>
      </w:r>
    </w:p>
    <w:p w14:paraId="42379A06" w14:textId="77777777" w:rsidR="00DC4C24" w:rsidRDefault="00DC4C24" w:rsidP="00DC4C24">
      <w:pPr>
        <w:pStyle w:val="CommentText"/>
      </w:pPr>
      <w:r>
        <w:rPr>
          <w:b/>
          <w:bCs/>
          <w:lang w:val="en-GB"/>
        </w:rPr>
        <w:t>Where it appears:</w:t>
      </w:r>
      <w:r>
        <w:rPr>
          <w:lang w:val="en-GB"/>
        </w:rPr>
        <w:br/>
        <w:t xml:space="preserve">✔ </w:t>
      </w:r>
      <w:r>
        <w:rPr>
          <w:b/>
          <w:bCs/>
          <w:lang w:val="en-GB"/>
        </w:rPr>
        <w:t>Sections A and E</w:t>
      </w:r>
    </w:p>
    <w:p w14:paraId="6A1CAD98" w14:textId="77777777" w:rsidR="00DC4C24" w:rsidRDefault="00DC4C24" w:rsidP="00DC4C24">
      <w:pPr>
        <w:pStyle w:val="CommentText"/>
        <w:numPr>
          <w:ilvl w:val="0"/>
          <w:numId w:val="13"/>
        </w:numPr>
      </w:pPr>
      <w:r>
        <w:rPr>
          <w:lang w:val="en-GB"/>
        </w:rPr>
        <w:t>Clear asymmetry:</w:t>
      </w:r>
    </w:p>
    <w:p w14:paraId="693CA31E" w14:textId="77777777" w:rsidR="00DC4C24" w:rsidRDefault="00DC4C24" w:rsidP="00DC4C24">
      <w:pPr>
        <w:pStyle w:val="CommentText"/>
        <w:numPr>
          <w:ilvl w:val="0"/>
          <w:numId w:val="13"/>
        </w:numPr>
      </w:pPr>
    </w:p>
    <w:p w14:paraId="564A9C40" w14:textId="77777777" w:rsidR="00DC4C24" w:rsidRDefault="00DC4C24" w:rsidP="00DC4C24">
      <w:pPr>
        <w:pStyle w:val="CommentText"/>
        <w:numPr>
          <w:ilvl w:val="1"/>
          <w:numId w:val="13"/>
        </w:numPr>
      </w:pPr>
      <w:r>
        <w:rPr>
          <w:lang w:val="en-GB"/>
        </w:rPr>
        <w:t>MWL → subject-independent EEG works</w:t>
      </w:r>
    </w:p>
    <w:p w14:paraId="075921BD" w14:textId="77777777" w:rsidR="00DC4C24" w:rsidRDefault="00DC4C24" w:rsidP="00DC4C24">
      <w:pPr>
        <w:pStyle w:val="CommentText"/>
        <w:numPr>
          <w:ilvl w:val="1"/>
          <w:numId w:val="13"/>
        </w:numPr>
      </w:pPr>
      <w:r>
        <w:rPr>
          <w:lang w:val="en-GB"/>
        </w:rPr>
        <w:t>Stress → subject-independent models fail</w:t>
      </w:r>
    </w:p>
    <w:p w14:paraId="01700503" w14:textId="77777777" w:rsidR="00DC4C24" w:rsidRDefault="00DC4C24" w:rsidP="00DC4C24">
      <w:pPr>
        <w:pStyle w:val="CommentText"/>
        <w:numPr>
          <w:ilvl w:val="0"/>
          <w:numId w:val="13"/>
        </w:numPr>
      </w:pPr>
      <w:r>
        <w:rPr>
          <w:lang w:val="en-GB"/>
        </w:rPr>
        <w:t>Strong linkage to ICC and inter-individual variability</w:t>
      </w:r>
    </w:p>
    <w:p w14:paraId="417D0427" w14:textId="77777777" w:rsidR="00DC4C24" w:rsidRDefault="00DC4C24" w:rsidP="00DC4C24">
      <w:pPr>
        <w:pStyle w:val="CommentText"/>
        <w:numPr>
          <w:ilvl w:val="0"/>
          <w:numId w:val="13"/>
        </w:numPr>
      </w:pPr>
      <w:r>
        <w:rPr>
          <w:lang w:val="en-GB"/>
        </w:rPr>
        <w:t>Reviewer-relevant message: “this is why stress models fail”</w:t>
      </w:r>
    </w:p>
    <w:p w14:paraId="7415319F" w14:textId="77777777" w:rsidR="00DC4C24" w:rsidRDefault="00DC4C24" w:rsidP="00DC4C24">
      <w:pPr>
        <w:pStyle w:val="CommentText"/>
      </w:pPr>
      <w:r>
        <w:rPr>
          <w:lang w:val="en-GB"/>
        </w:rPr>
        <w:t xml:space="preserve">✅ </w:t>
      </w:r>
      <w:r>
        <w:rPr>
          <w:b/>
          <w:bCs/>
          <w:lang w:val="en-GB"/>
        </w:rPr>
        <w:t>Excellent alignment</w:t>
      </w:r>
    </w:p>
    <w:p w14:paraId="6C1D83D1" w14:textId="77777777" w:rsidR="00DC4C24" w:rsidRDefault="00DC4C24" w:rsidP="00DC4C24">
      <w:pPr>
        <w:pStyle w:val="CommentText"/>
      </w:pPr>
      <w:r>
        <w:rPr>
          <w:lang w:val="en-GB"/>
        </w:rPr>
        <w:t xml:space="preserve">🔧 </w:t>
      </w:r>
      <w:r>
        <w:rPr>
          <w:i/>
          <w:iCs/>
          <w:lang w:val="en-GB"/>
        </w:rPr>
        <w:t>Minor strengthening</w:t>
      </w:r>
      <w:r>
        <w:rPr>
          <w:lang w:val="en-GB"/>
        </w:rPr>
        <w:t>: Use the phrase “limits of subject-independent inference” verbatim once.</w:t>
      </w:r>
    </w:p>
    <w:p w14:paraId="4356C7DC" w14:textId="77777777" w:rsidR="00DC4C24" w:rsidRDefault="00DC4C24" w:rsidP="00DC4C24">
      <w:pPr>
        <w:pStyle w:val="CommentText"/>
      </w:pPr>
      <w:r>
        <w:rPr>
          <w:b/>
          <w:bCs/>
          <w:lang w:val="en-GB"/>
        </w:rPr>
        <w:t>Suggested edit (Section E):</w:t>
      </w:r>
    </w:p>
    <w:p w14:paraId="733E2227" w14:textId="77777777" w:rsidR="00DC4C24" w:rsidRDefault="00DC4C24" w:rsidP="00DC4C24">
      <w:pPr>
        <w:pStyle w:val="CommentText"/>
      </w:pPr>
      <w:r>
        <w:rPr>
          <w:i/>
          <w:iCs/>
          <w:lang w:val="en-GB"/>
        </w:rPr>
        <w:t xml:space="preserve">“These findings delineate clear </w:t>
      </w:r>
      <w:r>
        <w:rPr>
          <w:b/>
          <w:bCs/>
          <w:i/>
          <w:iCs/>
          <w:lang w:val="en-GB"/>
        </w:rPr>
        <w:t>limits on subject-independent affect inference</w:t>
      </w:r>
      <w:r>
        <w:rPr>
          <w:i/>
          <w:iCs/>
          <w:lang w:val="en-GB"/>
        </w:rPr>
        <w:t>, particularly for stress, where trait variability dominates state-related effects.”</w:t>
      </w:r>
    </w:p>
    <w:p w14:paraId="31B12D34" w14:textId="77777777" w:rsidR="00DC4C24" w:rsidRDefault="00DC4C24" w:rsidP="00DC4C24">
      <w:pPr>
        <w:pStyle w:val="CommentText"/>
      </w:pPr>
      <w:r>
        <w:rPr>
          <w:b/>
          <w:bCs/>
          <w:lang w:val="en-GB"/>
        </w:rPr>
        <w:t>Contribution 4</w:t>
      </w:r>
    </w:p>
    <w:p w14:paraId="751FE141" w14:textId="77777777" w:rsidR="00DC4C24" w:rsidRDefault="00DC4C24" w:rsidP="00DC4C24">
      <w:pPr>
        <w:pStyle w:val="CommentText"/>
      </w:pPr>
      <w:r>
        <w:rPr>
          <w:i/>
          <w:iCs/>
          <w:lang w:val="en-GB"/>
        </w:rPr>
        <w:t>Actionable design guidance for affective-computing systems</w:t>
      </w:r>
    </w:p>
    <w:p w14:paraId="631171BF" w14:textId="77777777" w:rsidR="00DC4C24" w:rsidRDefault="00DC4C24" w:rsidP="00DC4C24">
      <w:pPr>
        <w:pStyle w:val="CommentText"/>
      </w:pPr>
      <w:r>
        <w:rPr>
          <w:b/>
          <w:bCs/>
          <w:lang w:val="en-GB"/>
        </w:rPr>
        <w:t>Where it appears:</w:t>
      </w:r>
      <w:r>
        <w:rPr>
          <w:lang w:val="en-GB"/>
        </w:rPr>
        <w:br/>
        <w:t xml:space="preserve">✔ </w:t>
      </w:r>
      <w:r>
        <w:rPr>
          <w:b/>
          <w:bCs/>
          <w:lang w:val="en-GB"/>
        </w:rPr>
        <w:t>Section E (Implications)</w:t>
      </w:r>
    </w:p>
    <w:p w14:paraId="2F45A566" w14:textId="77777777" w:rsidR="00DC4C24" w:rsidRDefault="00DC4C24" w:rsidP="00DC4C24">
      <w:pPr>
        <w:pStyle w:val="CommentText"/>
        <w:numPr>
          <w:ilvl w:val="0"/>
          <w:numId w:val="14"/>
        </w:numPr>
        <w:ind w:left="360"/>
      </w:pPr>
      <w:r>
        <w:rPr>
          <w:lang w:val="en-GB"/>
        </w:rPr>
        <w:t xml:space="preserve">This section is </w:t>
      </w:r>
      <w:r>
        <w:rPr>
          <w:b/>
          <w:bCs/>
          <w:lang w:val="en-GB"/>
        </w:rPr>
        <w:t>very strong</w:t>
      </w:r>
    </w:p>
    <w:p w14:paraId="1DE6FAF2" w14:textId="77777777" w:rsidR="00DC4C24" w:rsidRDefault="00DC4C24" w:rsidP="00DC4C24">
      <w:pPr>
        <w:pStyle w:val="CommentText"/>
        <w:numPr>
          <w:ilvl w:val="0"/>
          <w:numId w:val="14"/>
        </w:numPr>
      </w:pPr>
      <w:r>
        <w:rPr>
          <w:lang w:val="en-GB"/>
        </w:rPr>
        <w:t>Hybrid architecture recommendation is exactly what AC reviewers want</w:t>
      </w:r>
    </w:p>
    <w:p w14:paraId="4135D4EE" w14:textId="77777777" w:rsidR="00DC4C24" w:rsidRDefault="00DC4C24" w:rsidP="00DC4C24">
      <w:pPr>
        <w:pStyle w:val="CommentText"/>
        <w:numPr>
          <w:ilvl w:val="0"/>
          <w:numId w:val="14"/>
        </w:numPr>
      </w:pPr>
      <w:r>
        <w:rPr>
          <w:lang w:val="en-GB"/>
        </w:rPr>
        <w:t>Clear rejection of “one-size-fits-all” stress detection</w:t>
      </w:r>
    </w:p>
    <w:p w14:paraId="49367F15" w14:textId="77777777" w:rsidR="00DC4C24" w:rsidRDefault="00DC4C24" w:rsidP="00DC4C24">
      <w:pPr>
        <w:pStyle w:val="CommentText"/>
      </w:pPr>
      <w:r>
        <w:rPr>
          <w:lang w:val="en-GB"/>
        </w:rPr>
        <w:t xml:space="preserve">✅ </w:t>
      </w:r>
      <w:r>
        <w:rPr>
          <w:b/>
          <w:bCs/>
          <w:lang w:val="en-GB"/>
        </w:rPr>
        <w:t>Strong alignment</w:t>
      </w:r>
    </w:p>
    <w:p w14:paraId="4AB6338D" w14:textId="77777777" w:rsidR="00DC4C24" w:rsidRDefault="00DC4C24" w:rsidP="00DC4C24">
      <w:pPr>
        <w:pStyle w:val="CommentText"/>
      </w:pPr>
      <w:r>
        <w:rPr>
          <w:lang w:val="en-GB"/>
        </w:rPr>
        <w:t xml:space="preserve">🔧 </w:t>
      </w:r>
      <w:r>
        <w:rPr>
          <w:i/>
          <w:iCs/>
          <w:lang w:val="en-GB"/>
        </w:rPr>
        <w:t>Optional improvement</w:t>
      </w:r>
      <w:r>
        <w:rPr>
          <w:lang w:val="en-GB"/>
        </w:rPr>
        <w:t>: Make the guidance more visibly “actionable” by signalling recommendations.</w:t>
      </w:r>
    </w:p>
    <w:p w14:paraId="4AE489C7" w14:textId="77777777" w:rsidR="00DC4C24" w:rsidRDefault="00DC4C24" w:rsidP="00DC4C24">
      <w:pPr>
        <w:pStyle w:val="CommentText"/>
      </w:pPr>
      <w:r>
        <w:rPr>
          <w:b/>
          <w:bCs/>
          <w:lang w:val="en-GB"/>
        </w:rPr>
        <w:t>Suggested reframe (first sentence of Section E):</w:t>
      </w:r>
    </w:p>
    <w:p w14:paraId="3C86842A" w14:textId="77777777" w:rsidR="00DC4C24" w:rsidRDefault="00DC4C24" w:rsidP="00DC4C24">
      <w:pPr>
        <w:pStyle w:val="CommentText"/>
      </w:pPr>
      <w:r>
        <w:rPr>
          <w:i/>
          <w:iCs/>
          <w:lang w:val="en-GB"/>
        </w:rPr>
        <w:t xml:space="preserve">“From an affective-computing perspective, these results yield several </w:t>
      </w:r>
      <w:r>
        <w:rPr>
          <w:b/>
          <w:bCs/>
          <w:i/>
          <w:iCs/>
          <w:lang w:val="en-GB"/>
        </w:rPr>
        <w:t>actionable design implications</w:t>
      </w:r>
      <w:r>
        <w:rPr>
          <w:i/>
          <w:iCs/>
          <w:lang w:val="en-GB"/>
        </w:rPr>
        <w:t>.”</w:t>
      </w:r>
    </w:p>
    <w:p w14:paraId="0F89162E" w14:textId="77777777" w:rsidR="00DC4C24" w:rsidRDefault="00DC4C24" w:rsidP="00DC4C24">
      <w:pPr>
        <w:pStyle w:val="CommentText"/>
      </w:pPr>
      <w:r>
        <w:rPr>
          <w:b/>
          <w:bCs/>
          <w:lang w:val="en-GB"/>
        </w:rPr>
        <w:t>2. One Missing (but Easy) Improvement: Explicit Cross-Reference</w:t>
      </w:r>
    </w:p>
    <w:p w14:paraId="19248ACD" w14:textId="77777777" w:rsidR="00DC4C24" w:rsidRDefault="00DC4C24" w:rsidP="00DC4C24">
      <w:pPr>
        <w:pStyle w:val="CommentText"/>
      </w:pPr>
      <w:r>
        <w:rPr>
          <w:lang w:val="en-GB"/>
        </w:rPr>
        <w:t xml:space="preserve">What’s missing is </w:t>
      </w:r>
      <w:r>
        <w:rPr>
          <w:b/>
          <w:bCs/>
          <w:lang w:val="en-GB"/>
        </w:rPr>
        <w:t>one sentence that explicitly links the discussion back to the contributions</w:t>
      </w:r>
      <w:r>
        <w:rPr>
          <w:lang w:val="en-GB"/>
        </w:rPr>
        <w:t>. This is optional but highly effective.</w:t>
      </w:r>
    </w:p>
    <w:p w14:paraId="29ED94C5" w14:textId="77777777" w:rsidR="00DC4C24" w:rsidRDefault="00DC4C24" w:rsidP="00DC4C24">
      <w:pPr>
        <w:pStyle w:val="CommentText"/>
      </w:pPr>
      <w:r>
        <w:rPr>
          <w:b/>
          <w:bCs/>
          <w:lang w:val="en-GB"/>
        </w:rPr>
        <w:t>Suggested Closing Sentence (end of Discussion or Section E)</w:t>
      </w:r>
    </w:p>
    <w:p w14:paraId="1A71092F" w14:textId="77777777" w:rsidR="00DC4C24" w:rsidRDefault="00DC4C24" w:rsidP="00DC4C24">
      <w:pPr>
        <w:pStyle w:val="CommentText"/>
      </w:pPr>
      <w:r>
        <w:rPr>
          <w:i/>
          <w:iCs/>
          <w:lang w:val="en-GB"/>
        </w:rPr>
        <w:t>“Taken together, these results substantiate the paper’s central contributions by empirically dissociating stress and mental workload under realistic conditions, identifying modality-specific physiological markers, defining the limits of subject-independent inference, and providing concrete guidance for the design of robust affective-computing systems.”</w:t>
      </w:r>
    </w:p>
    <w:p w14:paraId="7D7A0BB7" w14:textId="77777777" w:rsidR="00DC4C24" w:rsidRDefault="00DC4C24" w:rsidP="00DC4C24">
      <w:pPr>
        <w:pStyle w:val="CommentText"/>
      </w:pPr>
      <w:r>
        <w:rPr>
          <w:lang w:val="en-GB"/>
        </w:rPr>
        <w:t>This single sentence:</w:t>
      </w:r>
    </w:p>
    <w:p w14:paraId="4E205BCC" w14:textId="77777777" w:rsidR="00DC4C24" w:rsidRDefault="00DC4C24" w:rsidP="00DC4C24">
      <w:pPr>
        <w:pStyle w:val="CommentText"/>
        <w:numPr>
          <w:ilvl w:val="0"/>
          <w:numId w:val="15"/>
        </w:numPr>
      </w:pPr>
      <w:r>
        <w:rPr>
          <w:lang w:val="en-GB"/>
        </w:rPr>
        <w:t>Signals coherence</w:t>
      </w:r>
    </w:p>
    <w:p w14:paraId="4A6E85BD" w14:textId="77777777" w:rsidR="00DC4C24" w:rsidRDefault="00DC4C24" w:rsidP="00DC4C24">
      <w:pPr>
        <w:pStyle w:val="CommentText"/>
        <w:numPr>
          <w:ilvl w:val="0"/>
          <w:numId w:val="15"/>
        </w:numPr>
      </w:pPr>
      <w:r>
        <w:rPr>
          <w:lang w:val="en-GB"/>
        </w:rPr>
        <w:t>Pre-empts reviewer confusion</w:t>
      </w:r>
    </w:p>
    <w:p w14:paraId="0D0D7B54" w14:textId="77777777" w:rsidR="00DC4C24" w:rsidRDefault="00DC4C24" w:rsidP="00DC4C24">
      <w:pPr>
        <w:pStyle w:val="CommentText"/>
        <w:numPr>
          <w:ilvl w:val="0"/>
          <w:numId w:val="15"/>
        </w:numPr>
      </w:pPr>
      <w:r>
        <w:rPr>
          <w:lang w:val="en-GB"/>
        </w:rPr>
        <w:t>Makes the contribution–discussion loop explicit</w:t>
      </w:r>
    </w:p>
    <w:p w14:paraId="59410CEC" w14:textId="77777777" w:rsidR="00DC4C24" w:rsidRDefault="00DC4C24" w:rsidP="00DC4C24">
      <w:pPr>
        <w:pStyle w:val="CommentText"/>
      </w:pPr>
      <w:r>
        <w:rPr>
          <w:b/>
          <w:bCs/>
          <w:lang w:val="en-GB"/>
        </w:rPr>
        <w:t>3. Verdict</w:t>
      </w:r>
    </w:p>
    <w:p w14:paraId="2F99978C" w14:textId="77777777" w:rsidR="00DC4C24" w:rsidRDefault="00DC4C24" w:rsidP="00DC4C24">
      <w:pPr>
        <w:pStyle w:val="CommentText"/>
      </w:pPr>
      <w:r>
        <w:rPr>
          <w:b/>
          <w:bCs/>
          <w:lang w:val="en-GB"/>
        </w:rPr>
        <w:t>Does the discussion align with the contributions?</w:t>
      </w:r>
      <w:r>
        <w:rPr>
          <w:lang w:val="en-GB"/>
        </w:rPr>
        <w:br/>
        <w:t xml:space="preserve">✅ </w:t>
      </w:r>
      <w:r>
        <w:rPr>
          <w:b/>
          <w:bCs/>
          <w:lang w:val="en-GB"/>
        </w:rPr>
        <w:t>Yes — strongly</w:t>
      </w:r>
    </w:p>
    <w:p w14:paraId="32579939" w14:textId="77777777" w:rsidR="00DC4C24" w:rsidRDefault="00DC4C24" w:rsidP="00DC4C24">
      <w:pPr>
        <w:pStyle w:val="CommentText"/>
      </w:pPr>
      <w:r>
        <w:rPr>
          <w:b/>
          <w:bCs/>
          <w:lang w:val="en-GB"/>
        </w:rPr>
        <w:t>Is it framed at the right level for affective computing?</w:t>
      </w:r>
      <w:r>
        <w:rPr>
          <w:lang w:val="en-GB"/>
        </w:rPr>
        <w:br/>
        <w:t xml:space="preserve">✅ </w:t>
      </w:r>
      <w:r>
        <w:rPr>
          <w:b/>
          <w:bCs/>
          <w:lang w:val="en-GB"/>
        </w:rPr>
        <w:t>Yes — especially Sections A, C, and E</w:t>
      </w:r>
    </w:p>
    <w:p w14:paraId="659DDE7F" w14:textId="77777777" w:rsidR="00DC4C24" w:rsidRDefault="00DC4C24" w:rsidP="00DC4C24">
      <w:pPr>
        <w:pStyle w:val="CommentText"/>
      </w:pPr>
      <w:r>
        <w:rPr>
          <w:b/>
          <w:bCs/>
          <w:lang w:val="en-GB"/>
        </w:rPr>
        <w:t>What’s needed?</w:t>
      </w:r>
      <w:r>
        <w:rPr>
          <w:lang w:val="en-GB"/>
        </w:rPr>
        <w:br/>
        <w:t xml:space="preserve">🔹 A few </w:t>
      </w:r>
      <w:r>
        <w:rPr>
          <w:b/>
          <w:bCs/>
          <w:lang w:val="en-GB"/>
        </w:rPr>
        <w:t>explicit signposts</w:t>
      </w:r>
      <w:r>
        <w:rPr>
          <w:lang w:val="en-GB"/>
        </w:rPr>
        <w:t xml:space="preserve"> using the same language as the contributions</w:t>
      </w:r>
    </w:p>
    <w:p w14:paraId="746D9037" w14:textId="77777777" w:rsidR="00DC4C24" w:rsidRDefault="00DC4C24" w:rsidP="00DC4C24">
      <w:pPr>
        <w:pStyle w:val="CommentText"/>
      </w:pPr>
      <w:r>
        <w:rPr>
          <w:lang w:val="en-GB"/>
        </w:rPr>
        <w:t xml:space="preserve">Your discussion already </w:t>
      </w:r>
      <w:r>
        <w:rPr>
          <w:i/>
          <w:iCs/>
          <w:lang w:val="en-GB"/>
        </w:rPr>
        <w:t>does the work</w:t>
      </w:r>
      <w:r>
        <w:rPr>
          <w:lang w:val="en-GB"/>
        </w:rPr>
        <w:t xml:space="preserve">. These tweaks just ensure reviewers </w:t>
      </w:r>
      <w:r>
        <w:rPr>
          <w:b/>
          <w:bCs/>
          <w:lang w:val="en-GB"/>
        </w:rPr>
        <w:t>see immediately that it does</w:t>
      </w:r>
      <w:r>
        <w:rPr>
          <w:lang w:val="en-GB"/>
        </w:rPr>
        <w:t>.</w:t>
      </w:r>
    </w:p>
    <w:p w14:paraId="73AB43D2" w14:textId="77777777" w:rsidR="00DC4C24" w:rsidRDefault="00DC4C24" w:rsidP="00DC4C24">
      <w:pPr>
        <w:pStyle w:val="CommentText"/>
      </w:pPr>
      <w:r>
        <w:rPr>
          <w:lang w:val="en-GB"/>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E0D4B3" w15:done="0"/>
  <w15:commentEx w15:paraId="555E7813" w15:done="0"/>
  <w15:commentEx w15:paraId="322E1F7A" w15:done="0"/>
  <w15:commentEx w15:paraId="69B708AF" w15:done="0"/>
  <w15:commentEx w15:paraId="0970D119" w15:done="0"/>
  <w15:commentEx w15:paraId="6A50E01E" w15:done="0"/>
  <w15:commentEx w15:paraId="0582057C" w15:done="0"/>
  <w15:commentEx w15:paraId="76E3D893" w15:done="0"/>
  <w15:commentEx w15:paraId="73AB43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DF6775" w16cex:dateUtc="2026-01-09T15:54:00Z"/>
  <w16cex:commentExtensible w16cex:durableId="0CD9DB98" w16cex:dateUtc="2026-01-09T16:08:00Z"/>
  <w16cex:commentExtensible w16cex:durableId="595100D1" w16cex:dateUtc="2026-01-09T16:15:00Z"/>
  <w16cex:commentExtensible w16cex:durableId="53A273D1" w16cex:dateUtc="2026-01-09T16:22:00Z"/>
  <w16cex:commentExtensible w16cex:durableId="07B8A021" w16cex:dateUtc="2026-01-09T16:23:00Z"/>
  <w16cex:commentExtensible w16cex:durableId="0102F6DF" w16cex:dateUtc="2026-01-09T16:24:00Z"/>
  <w16cex:commentExtensible w16cex:durableId="434F6E06" w16cex:dateUtc="2026-01-09T16:27:00Z"/>
  <w16cex:commentExtensible w16cex:durableId="31EE1054" w16cex:dateUtc="2026-01-09T16:28:00Z"/>
  <w16cex:commentExtensible w16cex:durableId="0100F7AC" w16cex:dateUtc="2026-01-09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E0D4B3" w16cid:durableId="05DF6775"/>
  <w16cid:commentId w16cid:paraId="555E7813" w16cid:durableId="0CD9DB98"/>
  <w16cid:commentId w16cid:paraId="322E1F7A" w16cid:durableId="595100D1"/>
  <w16cid:commentId w16cid:paraId="69B708AF" w16cid:durableId="53A273D1"/>
  <w16cid:commentId w16cid:paraId="0970D119" w16cid:durableId="07B8A021"/>
  <w16cid:commentId w16cid:paraId="6A50E01E" w16cid:durableId="0102F6DF"/>
  <w16cid:commentId w16cid:paraId="0582057C" w16cid:durableId="434F6E06"/>
  <w16cid:commentId w16cid:paraId="76E3D893" w16cid:durableId="31EE1054"/>
  <w16cid:commentId w16cid:paraId="73AB43D2" w16cid:durableId="0100F7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BEC9E" w14:textId="77777777" w:rsidR="009D4C18" w:rsidRDefault="009D4C18">
      <w:r>
        <w:separator/>
      </w:r>
    </w:p>
  </w:endnote>
  <w:endnote w:type="continuationSeparator" w:id="0">
    <w:p w14:paraId="78966491" w14:textId="77777777" w:rsidR="009D4C18" w:rsidRDefault="009D4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1B19" w14:textId="77777777" w:rsidR="009D4C18" w:rsidRDefault="009D4C18">
      <w:r>
        <w:separator/>
      </w:r>
    </w:p>
  </w:footnote>
  <w:footnote w:type="continuationSeparator" w:id="0">
    <w:p w14:paraId="24D6E555" w14:textId="77777777" w:rsidR="009D4C18" w:rsidRDefault="009D4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8DBE0" w14:textId="77777777" w:rsidR="005E5D1A" w:rsidRDefault="00000000">
    <w:pPr>
      <w:pStyle w:val="BodyText"/>
      <w:spacing w:line="14" w:lineRule="auto"/>
      <w:ind w:left="0"/>
      <w:jc w:val="left"/>
    </w:pPr>
    <w:r>
      <w:rPr>
        <w:noProof/>
      </w:rPr>
      <mc:AlternateContent>
        <mc:Choice Requires="wps">
          <w:drawing>
            <wp:anchor distT="0" distB="0" distL="0" distR="0" simplePos="0" relativeHeight="487029248" behindDoc="1" locked="0" layoutInCell="1" allowOverlap="1" wp14:anchorId="4038DBE1" wp14:editId="4038DBE2">
              <wp:simplePos x="0" y="0"/>
              <wp:positionH relativeFrom="page">
                <wp:posOffset>609142</wp:posOffset>
              </wp:positionH>
              <wp:positionV relativeFrom="page">
                <wp:posOffset>301970</wp:posOffset>
              </wp:positionV>
              <wp:extent cx="264350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3505" cy="152400"/>
                      </a:xfrm>
                      <a:prstGeom prst="rect">
                        <a:avLst/>
                      </a:prstGeom>
                    </wps:spPr>
                    <wps:txbx>
                      <w:txbxContent>
                        <w:p w14:paraId="4038DBE9" w14:textId="77777777" w:rsidR="005E5D1A" w:rsidRDefault="00000000">
                          <w:pPr>
                            <w:spacing w:before="18"/>
                            <w:ind w:left="20"/>
                            <w:rPr>
                              <w:sz w:val="14"/>
                            </w:rPr>
                          </w:pPr>
                          <w:r>
                            <w:rPr>
                              <w:sz w:val="14"/>
                            </w:rPr>
                            <w:t>JOURNAL</w:t>
                          </w:r>
                          <w:r>
                            <w:rPr>
                              <w:spacing w:val="-4"/>
                              <w:sz w:val="14"/>
                            </w:rPr>
                            <w:t xml:space="preserve"> </w:t>
                          </w:r>
                          <w:r>
                            <w:rPr>
                              <w:sz w:val="14"/>
                            </w:rPr>
                            <w:t>OF</w:t>
                          </w:r>
                          <w:r>
                            <w:rPr>
                              <w:spacing w:val="-4"/>
                              <w:sz w:val="14"/>
                            </w:rPr>
                            <w:t xml:space="preserve"> </w:t>
                          </w:r>
                          <w:r>
                            <w:rPr>
                              <w:sz w:val="14"/>
                            </w:rPr>
                            <w:t>L</w:t>
                          </w:r>
                          <w:r>
                            <w:rPr>
                              <w:position w:val="3"/>
                              <w:sz w:val="10"/>
                            </w:rPr>
                            <w:t>A</w:t>
                          </w:r>
                          <w:r>
                            <w:rPr>
                              <w:sz w:val="14"/>
                            </w:rPr>
                            <w:t>T</w:t>
                          </w:r>
                          <w:r>
                            <w:rPr>
                              <w:position w:val="-2"/>
                              <w:sz w:val="14"/>
                            </w:rPr>
                            <w:t>E</w:t>
                          </w:r>
                          <w:r>
                            <w:rPr>
                              <w:sz w:val="14"/>
                            </w:rPr>
                            <w:t>X</w:t>
                          </w:r>
                          <w:r>
                            <w:rPr>
                              <w:spacing w:val="-4"/>
                              <w:sz w:val="14"/>
                            </w:rPr>
                            <w:t xml:space="preserve"> </w:t>
                          </w:r>
                          <w:r>
                            <w:rPr>
                              <w:sz w:val="14"/>
                            </w:rPr>
                            <w:t>CLASS</w:t>
                          </w:r>
                          <w:r>
                            <w:rPr>
                              <w:spacing w:val="-4"/>
                              <w:sz w:val="14"/>
                            </w:rPr>
                            <w:t xml:space="preserve"> </w:t>
                          </w:r>
                          <w:r>
                            <w:rPr>
                              <w:sz w:val="14"/>
                            </w:rPr>
                            <w:t>FILES,</w:t>
                          </w:r>
                          <w:r>
                            <w:rPr>
                              <w:spacing w:val="-3"/>
                              <w:sz w:val="14"/>
                            </w:rPr>
                            <w:t xml:space="preserve"> </w:t>
                          </w:r>
                          <w:r>
                            <w:rPr>
                              <w:sz w:val="14"/>
                            </w:rPr>
                            <w:t>VOL.</w:t>
                          </w:r>
                          <w:r>
                            <w:rPr>
                              <w:spacing w:val="-4"/>
                              <w:sz w:val="14"/>
                            </w:rPr>
                            <w:t xml:space="preserve"> </w:t>
                          </w:r>
                          <w:r>
                            <w:rPr>
                              <w:sz w:val="14"/>
                            </w:rPr>
                            <w:t>14,</w:t>
                          </w:r>
                          <w:r>
                            <w:rPr>
                              <w:spacing w:val="-4"/>
                              <w:sz w:val="14"/>
                            </w:rPr>
                            <w:t xml:space="preserve"> </w:t>
                          </w:r>
                          <w:r>
                            <w:rPr>
                              <w:sz w:val="14"/>
                            </w:rPr>
                            <w:t>NO.</w:t>
                          </w:r>
                          <w:r>
                            <w:rPr>
                              <w:spacing w:val="-4"/>
                              <w:sz w:val="14"/>
                            </w:rPr>
                            <w:t xml:space="preserve"> </w:t>
                          </w:r>
                          <w:r>
                            <w:rPr>
                              <w:sz w:val="14"/>
                            </w:rPr>
                            <w:t>8,</w:t>
                          </w:r>
                          <w:r>
                            <w:rPr>
                              <w:spacing w:val="-4"/>
                              <w:sz w:val="14"/>
                            </w:rPr>
                            <w:t xml:space="preserve"> </w:t>
                          </w:r>
                          <w:r>
                            <w:rPr>
                              <w:sz w:val="14"/>
                            </w:rPr>
                            <w:t>AUGUST</w:t>
                          </w:r>
                          <w:r>
                            <w:rPr>
                              <w:spacing w:val="-3"/>
                              <w:sz w:val="14"/>
                            </w:rPr>
                            <w:t xml:space="preserve"> </w:t>
                          </w:r>
                          <w:r>
                            <w:rPr>
                              <w:spacing w:val="-4"/>
                              <w:sz w:val="14"/>
                            </w:rPr>
                            <w:t>2021</w:t>
                          </w:r>
                        </w:p>
                      </w:txbxContent>
                    </wps:txbx>
                    <wps:bodyPr wrap="square" lIns="0" tIns="0" rIns="0" bIns="0" rtlCol="0">
                      <a:noAutofit/>
                    </wps:bodyPr>
                  </wps:wsp>
                </a:graphicData>
              </a:graphic>
            </wp:anchor>
          </w:drawing>
        </mc:Choice>
        <mc:Fallback>
          <w:pict>
            <v:shapetype w14:anchorId="4038DBE1" id="_x0000_t202" coordsize="21600,21600" o:spt="202" path="m,l,21600r21600,l21600,xe">
              <v:stroke joinstyle="miter"/>
              <v:path gradientshapeok="t" o:connecttype="rect"/>
            </v:shapetype>
            <v:shape id="Textbox 1" o:spid="_x0000_s1030" type="#_x0000_t202" style="position:absolute;margin-left:47.95pt;margin-top:23.8pt;width:208.15pt;height:12pt;z-index:-162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" filled="f" stroked="f">
              <v:textbox inset="0,0,0,0">
                <w:txbxContent>
                  <w:p w14:paraId="4038DBE9" w14:textId="77777777" w:rsidR="005E5D1A" w:rsidRDefault="00000000">
                    <w:pPr>
                      <w:spacing w:before="18"/>
                      <w:ind w:left="20"/>
                      <w:rPr>
                        <w:sz w:val="14"/>
                      </w:rPr>
                    </w:pPr>
                    <w:r>
                      <w:rPr>
                        <w:sz w:val="14"/>
                      </w:rPr>
                      <w:t>JOURNAL</w:t>
                    </w:r>
                    <w:r>
                      <w:rPr>
                        <w:spacing w:val="-4"/>
                        <w:sz w:val="14"/>
                      </w:rPr>
                      <w:t xml:space="preserve"> </w:t>
                    </w:r>
                    <w:r>
                      <w:rPr>
                        <w:sz w:val="14"/>
                      </w:rPr>
                      <w:t>OF</w:t>
                    </w:r>
                    <w:r>
                      <w:rPr>
                        <w:spacing w:val="-4"/>
                        <w:sz w:val="14"/>
                      </w:rPr>
                      <w:t xml:space="preserve"> </w:t>
                    </w:r>
                    <w:r>
                      <w:rPr>
                        <w:sz w:val="14"/>
                      </w:rPr>
                      <w:t>L</w:t>
                    </w:r>
                    <w:r>
                      <w:rPr>
                        <w:position w:val="3"/>
                        <w:sz w:val="10"/>
                      </w:rPr>
                      <w:t>A</w:t>
                    </w:r>
                    <w:r>
                      <w:rPr>
                        <w:sz w:val="14"/>
                      </w:rPr>
                      <w:t>T</w:t>
                    </w:r>
                    <w:r>
                      <w:rPr>
                        <w:position w:val="-2"/>
                        <w:sz w:val="14"/>
                      </w:rPr>
                      <w:t>E</w:t>
                    </w:r>
                    <w:r>
                      <w:rPr>
                        <w:sz w:val="14"/>
                      </w:rPr>
                      <w:t>X</w:t>
                    </w:r>
                    <w:r>
                      <w:rPr>
                        <w:spacing w:val="-4"/>
                        <w:sz w:val="14"/>
                      </w:rPr>
                      <w:t xml:space="preserve"> </w:t>
                    </w:r>
                    <w:r>
                      <w:rPr>
                        <w:sz w:val="14"/>
                      </w:rPr>
                      <w:t>CLASS</w:t>
                    </w:r>
                    <w:r>
                      <w:rPr>
                        <w:spacing w:val="-4"/>
                        <w:sz w:val="14"/>
                      </w:rPr>
                      <w:t xml:space="preserve"> </w:t>
                    </w:r>
                    <w:r>
                      <w:rPr>
                        <w:sz w:val="14"/>
                      </w:rPr>
                      <w:t>FILES,</w:t>
                    </w:r>
                    <w:r>
                      <w:rPr>
                        <w:spacing w:val="-3"/>
                        <w:sz w:val="14"/>
                      </w:rPr>
                      <w:t xml:space="preserve"> </w:t>
                    </w:r>
                    <w:r>
                      <w:rPr>
                        <w:sz w:val="14"/>
                      </w:rPr>
                      <w:t>VOL.</w:t>
                    </w:r>
                    <w:r>
                      <w:rPr>
                        <w:spacing w:val="-4"/>
                        <w:sz w:val="14"/>
                      </w:rPr>
                      <w:t xml:space="preserve"> </w:t>
                    </w:r>
                    <w:r>
                      <w:rPr>
                        <w:sz w:val="14"/>
                      </w:rPr>
                      <w:t>14,</w:t>
                    </w:r>
                    <w:r>
                      <w:rPr>
                        <w:spacing w:val="-4"/>
                        <w:sz w:val="14"/>
                      </w:rPr>
                      <w:t xml:space="preserve"> </w:t>
                    </w:r>
                    <w:r>
                      <w:rPr>
                        <w:sz w:val="14"/>
                      </w:rPr>
                      <w:t>NO.</w:t>
                    </w:r>
                    <w:r>
                      <w:rPr>
                        <w:spacing w:val="-4"/>
                        <w:sz w:val="14"/>
                      </w:rPr>
                      <w:t xml:space="preserve"> </w:t>
                    </w:r>
                    <w:r>
                      <w:rPr>
                        <w:sz w:val="14"/>
                      </w:rPr>
                      <w:t>8,</w:t>
                    </w:r>
                    <w:r>
                      <w:rPr>
                        <w:spacing w:val="-4"/>
                        <w:sz w:val="14"/>
                      </w:rPr>
                      <w:t xml:space="preserve"> </w:t>
                    </w:r>
                    <w:r>
                      <w:rPr>
                        <w:sz w:val="14"/>
                      </w:rPr>
                      <w:t>AUGUST</w:t>
                    </w:r>
                    <w:r>
                      <w:rPr>
                        <w:spacing w:val="-3"/>
                        <w:sz w:val="14"/>
                      </w:rPr>
                      <w:t xml:space="preserve"> </w:t>
                    </w:r>
                    <w:r>
                      <w:rPr>
                        <w:spacing w:val="-4"/>
                        <w:sz w:val="14"/>
                      </w:rPr>
                      <w:t>2021</w:t>
                    </w:r>
                  </w:p>
                </w:txbxContent>
              </v:textbox>
              <w10:wrap anchorx="page" anchory="page"/>
            </v:shape>
          </w:pict>
        </mc:Fallback>
      </mc:AlternateContent>
    </w:r>
    <w:r>
      <w:rPr>
        <w:noProof/>
      </w:rPr>
      <mc:AlternateContent>
        <mc:Choice Requires="wps">
          <w:drawing>
            <wp:anchor distT="0" distB="0" distL="0" distR="0" simplePos="0" relativeHeight="487029760" behindDoc="1" locked="0" layoutInCell="1" allowOverlap="1" wp14:anchorId="4038DBE3" wp14:editId="4038DBE4">
              <wp:simplePos x="0" y="0"/>
              <wp:positionH relativeFrom="page">
                <wp:posOffset>7049287</wp:posOffset>
              </wp:positionH>
              <wp:positionV relativeFrom="page">
                <wp:posOffset>301970</wp:posOffset>
              </wp:positionV>
              <wp:extent cx="152400"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32715"/>
                      </a:xfrm>
                      <a:prstGeom prst="rect">
                        <a:avLst/>
                      </a:prstGeom>
                    </wps:spPr>
                    <wps:txbx>
                      <w:txbxContent>
                        <w:p w14:paraId="4038DBEA" w14:textId="77777777" w:rsidR="005E5D1A" w:rsidRDefault="00000000">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 w14:anchorId="4038DBE3" id="Textbox 2" o:spid="_x0000_s1031" type="#_x0000_t202" style="position:absolute;margin-left:555.05pt;margin-top:23.8pt;width:12pt;height:10.45pt;z-index:-162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" filled="f" stroked="f">
              <v:textbox inset="0,0,0,0">
                <w:txbxContent>
                  <w:p w14:paraId="4038DBEA" w14:textId="77777777" w:rsidR="005E5D1A" w:rsidRDefault="00000000">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581"/>
    <w:multiLevelType w:val="hybridMultilevel"/>
    <w:tmpl w:val="929C1250"/>
    <w:lvl w:ilvl="0" w:tplc="F9D05C4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C5D28524">
      <w:start w:val="1"/>
      <w:numFmt w:val="lowerLetter"/>
      <w:lvlText w:val="%2)"/>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576C448C">
      <w:numFmt w:val="bullet"/>
      <w:lvlText w:val="•"/>
      <w:lvlJc w:val="left"/>
      <w:pPr>
        <w:ind w:left="1066" w:hanging="266"/>
      </w:pPr>
      <w:rPr>
        <w:rFonts w:hint="default"/>
        <w:lang w:val="en-US" w:eastAsia="en-US" w:bidi="ar-SA"/>
      </w:rPr>
    </w:lvl>
    <w:lvl w:ilvl="3" w:tplc="257438F4">
      <w:numFmt w:val="bullet"/>
      <w:lvlText w:val="•"/>
      <w:lvlJc w:val="left"/>
      <w:pPr>
        <w:ind w:left="1593" w:hanging="266"/>
      </w:pPr>
      <w:rPr>
        <w:rFonts w:hint="default"/>
        <w:lang w:val="en-US" w:eastAsia="en-US" w:bidi="ar-SA"/>
      </w:rPr>
    </w:lvl>
    <w:lvl w:ilvl="4" w:tplc="544E9ABA">
      <w:numFmt w:val="bullet"/>
      <w:lvlText w:val="•"/>
      <w:lvlJc w:val="left"/>
      <w:pPr>
        <w:ind w:left="2120" w:hanging="266"/>
      </w:pPr>
      <w:rPr>
        <w:rFonts w:hint="default"/>
        <w:lang w:val="en-US" w:eastAsia="en-US" w:bidi="ar-SA"/>
      </w:rPr>
    </w:lvl>
    <w:lvl w:ilvl="5" w:tplc="5C42CF90">
      <w:numFmt w:val="bullet"/>
      <w:lvlText w:val="•"/>
      <w:lvlJc w:val="left"/>
      <w:pPr>
        <w:ind w:left="2646" w:hanging="266"/>
      </w:pPr>
      <w:rPr>
        <w:rFonts w:hint="default"/>
        <w:lang w:val="en-US" w:eastAsia="en-US" w:bidi="ar-SA"/>
      </w:rPr>
    </w:lvl>
    <w:lvl w:ilvl="6" w:tplc="65A028B2">
      <w:numFmt w:val="bullet"/>
      <w:lvlText w:val="•"/>
      <w:lvlJc w:val="left"/>
      <w:pPr>
        <w:ind w:left="3173" w:hanging="266"/>
      </w:pPr>
      <w:rPr>
        <w:rFonts w:hint="default"/>
        <w:lang w:val="en-US" w:eastAsia="en-US" w:bidi="ar-SA"/>
      </w:rPr>
    </w:lvl>
    <w:lvl w:ilvl="7" w:tplc="8D8E2D9A">
      <w:numFmt w:val="bullet"/>
      <w:lvlText w:val="•"/>
      <w:lvlJc w:val="left"/>
      <w:pPr>
        <w:ind w:left="3700" w:hanging="266"/>
      </w:pPr>
      <w:rPr>
        <w:rFonts w:hint="default"/>
        <w:lang w:val="en-US" w:eastAsia="en-US" w:bidi="ar-SA"/>
      </w:rPr>
    </w:lvl>
    <w:lvl w:ilvl="8" w:tplc="BC688E38">
      <w:numFmt w:val="bullet"/>
      <w:lvlText w:val="•"/>
      <w:lvlJc w:val="left"/>
      <w:pPr>
        <w:ind w:left="4227" w:hanging="266"/>
      </w:pPr>
      <w:rPr>
        <w:rFonts w:hint="default"/>
        <w:lang w:val="en-US" w:eastAsia="en-US" w:bidi="ar-SA"/>
      </w:rPr>
    </w:lvl>
  </w:abstractNum>
  <w:abstractNum w:abstractNumId="1" w15:restartNumberingAfterBreak="0">
    <w:nsid w:val="09496CBE"/>
    <w:multiLevelType w:val="hybridMultilevel"/>
    <w:tmpl w:val="6E460712"/>
    <w:lvl w:ilvl="0" w:tplc="EF0E97E8">
      <w:start w:val="1"/>
      <w:numFmt w:val="bullet"/>
      <w:lvlText w:val=""/>
      <w:lvlJc w:val="left"/>
      <w:pPr>
        <w:ind w:left="1080" w:hanging="360"/>
      </w:pPr>
      <w:rPr>
        <w:rFonts w:ascii="Symbol" w:hAnsi="Symbol"/>
      </w:rPr>
    </w:lvl>
    <w:lvl w:ilvl="1" w:tplc="7C90321A">
      <w:start w:val="1"/>
      <w:numFmt w:val="bullet"/>
      <w:lvlText w:val=""/>
      <w:lvlJc w:val="left"/>
      <w:pPr>
        <w:ind w:left="1440" w:hanging="360"/>
      </w:pPr>
      <w:rPr>
        <w:rFonts w:ascii="Symbol" w:hAnsi="Symbol"/>
      </w:rPr>
    </w:lvl>
    <w:lvl w:ilvl="2" w:tplc="06ECC9F2">
      <w:start w:val="1"/>
      <w:numFmt w:val="bullet"/>
      <w:lvlText w:val=""/>
      <w:lvlJc w:val="left"/>
      <w:pPr>
        <w:ind w:left="1080" w:hanging="360"/>
      </w:pPr>
      <w:rPr>
        <w:rFonts w:ascii="Symbol" w:hAnsi="Symbol"/>
      </w:rPr>
    </w:lvl>
    <w:lvl w:ilvl="3" w:tplc="BD68AE82">
      <w:start w:val="1"/>
      <w:numFmt w:val="bullet"/>
      <w:lvlText w:val=""/>
      <w:lvlJc w:val="left"/>
      <w:pPr>
        <w:ind w:left="1080" w:hanging="360"/>
      </w:pPr>
      <w:rPr>
        <w:rFonts w:ascii="Symbol" w:hAnsi="Symbol"/>
      </w:rPr>
    </w:lvl>
    <w:lvl w:ilvl="4" w:tplc="223EEB94">
      <w:start w:val="1"/>
      <w:numFmt w:val="bullet"/>
      <w:lvlText w:val=""/>
      <w:lvlJc w:val="left"/>
      <w:pPr>
        <w:ind w:left="1080" w:hanging="360"/>
      </w:pPr>
      <w:rPr>
        <w:rFonts w:ascii="Symbol" w:hAnsi="Symbol"/>
      </w:rPr>
    </w:lvl>
    <w:lvl w:ilvl="5" w:tplc="3600E65C">
      <w:start w:val="1"/>
      <w:numFmt w:val="bullet"/>
      <w:lvlText w:val=""/>
      <w:lvlJc w:val="left"/>
      <w:pPr>
        <w:ind w:left="1080" w:hanging="360"/>
      </w:pPr>
      <w:rPr>
        <w:rFonts w:ascii="Symbol" w:hAnsi="Symbol"/>
      </w:rPr>
    </w:lvl>
    <w:lvl w:ilvl="6" w:tplc="D71E4762">
      <w:start w:val="1"/>
      <w:numFmt w:val="bullet"/>
      <w:lvlText w:val=""/>
      <w:lvlJc w:val="left"/>
      <w:pPr>
        <w:ind w:left="1080" w:hanging="360"/>
      </w:pPr>
      <w:rPr>
        <w:rFonts w:ascii="Symbol" w:hAnsi="Symbol"/>
      </w:rPr>
    </w:lvl>
    <w:lvl w:ilvl="7" w:tplc="F7C4A328">
      <w:start w:val="1"/>
      <w:numFmt w:val="bullet"/>
      <w:lvlText w:val=""/>
      <w:lvlJc w:val="left"/>
      <w:pPr>
        <w:ind w:left="1080" w:hanging="360"/>
      </w:pPr>
      <w:rPr>
        <w:rFonts w:ascii="Symbol" w:hAnsi="Symbol"/>
      </w:rPr>
    </w:lvl>
    <w:lvl w:ilvl="8" w:tplc="E6088172">
      <w:start w:val="1"/>
      <w:numFmt w:val="bullet"/>
      <w:lvlText w:val=""/>
      <w:lvlJc w:val="left"/>
      <w:pPr>
        <w:ind w:left="1080" w:hanging="360"/>
      </w:pPr>
      <w:rPr>
        <w:rFonts w:ascii="Symbol" w:hAnsi="Symbol"/>
      </w:rPr>
    </w:lvl>
  </w:abstractNum>
  <w:abstractNum w:abstractNumId="2" w15:restartNumberingAfterBreak="0">
    <w:nsid w:val="19B611AF"/>
    <w:multiLevelType w:val="hybridMultilevel"/>
    <w:tmpl w:val="4560EA5C"/>
    <w:lvl w:ilvl="0" w:tplc="5526235E">
      <w:start w:val="1"/>
      <w:numFmt w:val="bullet"/>
      <w:lvlText w:val=""/>
      <w:lvlJc w:val="left"/>
      <w:pPr>
        <w:ind w:left="1080" w:hanging="360"/>
      </w:pPr>
      <w:rPr>
        <w:rFonts w:ascii="Symbol" w:hAnsi="Symbol"/>
      </w:rPr>
    </w:lvl>
    <w:lvl w:ilvl="1" w:tplc="51D491F4">
      <w:start w:val="1"/>
      <w:numFmt w:val="bullet"/>
      <w:lvlText w:val=""/>
      <w:lvlJc w:val="left"/>
      <w:pPr>
        <w:ind w:left="1080" w:hanging="360"/>
      </w:pPr>
      <w:rPr>
        <w:rFonts w:ascii="Symbol" w:hAnsi="Symbol"/>
      </w:rPr>
    </w:lvl>
    <w:lvl w:ilvl="2" w:tplc="D28AA340">
      <w:start w:val="1"/>
      <w:numFmt w:val="bullet"/>
      <w:lvlText w:val=""/>
      <w:lvlJc w:val="left"/>
      <w:pPr>
        <w:ind w:left="1080" w:hanging="360"/>
      </w:pPr>
      <w:rPr>
        <w:rFonts w:ascii="Symbol" w:hAnsi="Symbol"/>
      </w:rPr>
    </w:lvl>
    <w:lvl w:ilvl="3" w:tplc="5AE8090C">
      <w:start w:val="1"/>
      <w:numFmt w:val="bullet"/>
      <w:lvlText w:val=""/>
      <w:lvlJc w:val="left"/>
      <w:pPr>
        <w:ind w:left="1080" w:hanging="360"/>
      </w:pPr>
      <w:rPr>
        <w:rFonts w:ascii="Symbol" w:hAnsi="Symbol"/>
      </w:rPr>
    </w:lvl>
    <w:lvl w:ilvl="4" w:tplc="6266773C">
      <w:start w:val="1"/>
      <w:numFmt w:val="bullet"/>
      <w:lvlText w:val=""/>
      <w:lvlJc w:val="left"/>
      <w:pPr>
        <w:ind w:left="1080" w:hanging="360"/>
      </w:pPr>
      <w:rPr>
        <w:rFonts w:ascii="Symbol" w:hAnsi="Symbol"/>
      </w:rPr>
    </w:lvl>
    <w:lvl w:ilvl="5" w:tplc="C652CAC2">
      <w:start w:val="1"/>
      <w:numFmt w:val="bullet"/>
      <w:lvlText w:val=""/>
      <w:lvlJc w:val="left"/>
      <w:pPr>
        <w:ind w:left="1080" w:hanging="360"/>
      </w:pPr>
      <w:rPr>
        <w:rFonts w:ascii="Symbol" w:hAnsi="Symbol"/>
      </w:rPr>
    </w:lvl>
    <w:lvl w:ilvl="6" w:tplc="0B54E118">
      <w:start w:val="1"/>
      <w:numFmt w:val="bullet"/>
      <w:lvlText w:val=""/>
      <w:lvlJc w:val="left"/>
      <w:pPr>
        <w:ind w:left="1080" w:hanging="360"/>
      </w:pPr>
      <w:rPr>
        <w:rFonts w:ascii="Symbol" w:hAnsi="Symbol"/>
      </w:rPr>
    </w:lvl>
    <w:lvl w:ilvl="7" w:tplc="14460D2C">
      <w:start w:val="1"/>
      <w:numFmt w:val="bullet"/>
      <w:lvlText w:val=""/>
      <w:lvlJc w:val="left"/>
      <w:pPr>
        <w:ind w:left="1080" w:hanging="360"/>
      </w:pPr>
      <w:rPr>
        <w:rFonts w:ascii="Symbol" w:hAnsi="Symbol"/>
      </w:rPr>
    </w:lvl>
    <w:lvl w:ilvl="8" w:tplc="D522F0AA">
      <w:start w:val="1"/>
      <w:numFmt w:val="bullet"/>
      <w:lvlText w:val=""/>
      <w:lvlJc w:val="left"/>
      <w:pPr>
        <w:ind w:left="1080" w:hanging="360"/>
      </w:pPr>
      <w:rPr>
        <w:rFonts w:ascii="Symbol" w:hAnsi="Symbol"/>
      </w:rPr>
    </w:lvl>
  </w:abstractNum>
  <w:abstractNum w:abstractNumId="3" w15:restartNumberingAfterBreak="0">
    <w:nsid w:val="1A6F43D2"/>
    <w:multiLevelType w:val="hybridMultilevel"/>
    <w:tmpl w:val="1DE06242"/>
    <w:lvl w:ilvl="0" w:tplc="E314FE14">
      <w:start w:val="1"/>
      <w:numFmt w:val="decimal"/>
      <w:lvlText w:val="%1)"/>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D66A23BA">
      <w:numFmt w:val="bullet"/>
      <w:lvlText w:val="•"/>
      <w:lvlJc w:val="left"/>
      <w:pPr>
        <w:ind w:left="1194" w:hanging="286"/>
      </w:pPr>
      <w:rPr>
        <w:rFonts w:hint="default"/>
        <w:lang w:val="en-US" w:eastAsia="en-US" w:bidi="ar-SA"/>
      </w:rPr>
    </w:lvl>
    <w:lvl w:ilvl="2" w:tplc="FCEA3152">
      <w:numFmt w:val="bullet"/>
      <w:lvlText w:val="•"/>
      <w:lvlJc w:val="left"/>
      <w:pPr>
        <w:ind w:left="1648" w:hanging="286"/>
      </w:pPr>
      <w:rPr>
        <w:rFonts w:hint="default"/>
        <w:lang w:val="en-US" w:eastAsia="en-US" w:bidi="ar-SA"/>
      </w:rPr>
    </w:lvl>
    <w:lvl w:ilvl="3" w:tplc="977C0890">
      <w:numFmt w:val="bullet"/>
      <w:lvlText w:val="•"/>
      <w:lvlJc w:val="left"/>
      <w:pPr>
        <w:ind w:left="2102" w:hanging="286"/>
      </w:pPr>
      <w:rPr>
        <w:rFonts w:hint="default"/>
        <w:lang w:val="en-US" w:eastAsia="en-US" w:bidi="ar-SA"/>
      </w:rPr>
    </w:lvl>
    <w:lvl w:ilvl="4" w:tplc="E01A093E">
      <w:numFmt w:val="bullet"/>
      <w:lvlText w:val="•"/>
      <w:lvlJc w:val="left"/>
      <w:pPr>
        <w:ind w:left="2556" w:hanging="286"/>
      </w:pPr>
      <w:rPr>
        <w:rFonts w:hint="default"/>
        <w:lang w:val="en-US" w:eastAsia="en-US" w:bidi="ar-SA"/>
      </w:rPr>
    </w:lvl>
    <w:lvl w:ilvl="5" w:tplc="F02C7CF2">
      <w:numFmt w:val="bullet"/>
      <w:lvlText w:val="•"/>
      <w:lvlJc w:val="left"/>
      <w:pPr>
        <w:ind w:left="3010" w:hanging="286"/>
      </w:pPr>
      <w:rPr>
        <w:rFonts w:hint="default"/>
        <w:lang w:val="en-US" w:eastAsia="en-US" w:bidi="ar-SA"/>
      </w:rPr>
    </w:lvl>
    <w:lvl w:ilvl="6" w:tplc="AB7E91A8">
      <w:numFmt w:val="bullet"/>
      <w:lvlText w:val="•"/>
      <w:lvlJc w:val="left"/>
      <w:pPr>
        <w:ind w:left="3464" w:hanging="286"/>
      </w:pPr>
      <w:rPr>
        <w:rFonts w:hint="default"/>
        <w:lang w:val="en-US" w:eastAsia="en-US" w:bidi="ar-SA"/>
      </w:rPr>
    </w:lvl>
    <w:lvl w:ilvl="7" w:tplc="5AA25508">
      <w:numFmt w:val="bullet"/>
      <w:lvlText w:val="•"/>
      <w:lvlJc w:val="left"/>
      <w:pPr>
        <w:ind w:left="3918" w:hanging="286"/>
      </w:pPr>
      <w:rPr>
        <w:rFonts w:hint="default"/>
        <w:lang w:val="en-US" w:eastAsia="en-US" w:bidi="ar-SA"/>
      </w:rPr>
    </w:lvl>
    <w:lvl w:ilvl="8" w:tplc="69D6A7F6">
      <w:numFmt w:val="bullet"/>
      <w:lvlText w:val="•"/>
      <w:lvlJc w:val="left"/>
      <w:pPr>
        <w:ind w:left="4372" w:hanging="286"/>
      </w:pPr>
      <w:rPr>
        <w:rFonts w:hint="default"/>
        <w:lang w:val="en-US" w:eastAsia="en-US" w:bidi="ar-SA"/>
      </w:rPr>
    </w:lvl>
  </w:abstractNum>
  <w:abstractNum w:abstractNumId="4" w15:restartNumberingAfterBreak="0">
    <w:nsid w:val="2F6151F2"/>
    <w:multiLevelType w:val="multilevel"/>
    <w:tmpl w:val="E82EB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0572A4"/>
    <w:multiLevelType w:val="multilevel"/>
    <w:tmpl w:val="9454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5F5B5F"/>
    <w:multiLevelType w:val="hybridMultilevel"/>
    <w:tmpl w:val="0B3C8136"/>
    <w:lvl w:ilvl="0" w:tplc="3EE0622A">
      <w:start w:val="1"/>
      <w:numFmt w:val="bullet"/>
      <w:lvlText w:val=""/>
      <w:lvlJc w:val="left"/>
      <w:pPr>
        <w:ind w:left="1080" w:hanging="360"/>
      </w:pPr>
      <w:rPr>
        <w:rFonts w:ascii="Symbol" w:hAnsi="Symbol"/>
      </w:rPr>
    </w:lvl>
    <w:lvl w:ilvl="1" w:tplc="723CCDFE">
      <w:start w:val="1"/>
      <w:numFmt w:val="bullet"/>
      <w:lvlText w:val=""/>
      <w:lvlJc w:val="left"/>
      <w:pPr>
        <w:ind w:left="1440" w:hanging="360"/>
      </w:pPr>
      <w:rPr>
        <w:rFonts w:ascii="Symbol" w:hAnsi="Symbol"/>
      </w:rPr>
    </w:lvl>
    <w:lvl w:ilvl="2" w:tplc="10DE70F6">
      <w:start w:val="1"/>
      <w:numFmt w:val="bullet"/>
      <w:lvlText w:val=""/>
      <w:lvlJc w:val="left"/>
      <w:pPr>
        <w:ind w:left="1080" w:hanging="360"/>
      </w:pPr>
      <w:rPr>
        <w:rFonts w:ascii="Symbol" w:hAnsi="Symbol"/>
      </w:rPr>
    </w:lvl>
    <w:lvl w:ilvl="3" w:tplc="1A849B22">
      <w:start w:val="1"/>
      <w:numFmt w:val="bullet"/>
      <w:lvlText w:val=""/>
      <w:lvlJc w:val="left"/>
      <w:pPr>
        <w:ind w:left="1080" w:hanging="360"/>
      </w:pPr>
      <w:rPr>
        <w:rFonts w:ascii="Symbol" w:hAnsi="Symbol"/>
      </w:rPr>
    </w:lvl>
    <w:lvl w:ilvl="4" w:tplc="E88CDB90">
      <w:start w:val="1"/>
      <w:numFmt w:val="bullet"/>
      <w:lvlText w:val=""/>
      <w:lvlJc w:val="left"/>
      <w:pPr>
        <w:ind w:left="1080" w:hanging="360"/>
      </w:pPr>
      <w:rPr>
        <w:rFonts w:ascii="Symbol" w:hAnsi="Symbol"/>
      </w:rPr>
    </w:lvl>
    <w:lvl w:ilvl="5" w:tplc="B9847932">
      <w:start w:val="1"/>
      <w:numFmt w:val="bullet"/>
      <w:lvlText w:val=""/>
      <w:lvlJc w:val="left"/>
      <w:pPr>
        <w:ind w:left="1080" w:hanging="360"/>
      </w:pPr>
      <w:rPr>
        <w:rFonts w:ascii="Symbol" w:hAnsi="Symbol"/>
      </w:rPr>
    </w:lvl>
    <w:lvl w:ilvl="6" w:tplc="0E4A9158">
      <w:start w:val="1"/>
      <w:numFmt w:val="bullet"/>
      <w:lvlText w:val=""/>
      <w:lvlJc w:val="left"/>
      <w:pPr>
        <w:ind w:left="1080" w:hanging="360"/>
      </w:pPr>
      <w:rPr>
        <w:rFonts w:ascii="Symbol" w:hAnsi="Symbol"/>
      </w:rPr>
    </w:lvl>
    <w:lvl w:ilvl="7" w:tplc="411060F6">
      <w:start w:val="1"/>
      <w:numFmt w:val="bullet"/>
      <w:lvlText w:val=""/>
      <w:lvlJc w:val="left"/>
      <w:pPr>
        <w:ind w:left="1080" w:hanging="360"/>
      </w:pPr>
      <w:rPr>
        <w:rFonts w:ascii="Symbol" w:hAnsi="Symbol"/>
      </w:rPr>
    </w:lvl>
    <w:lvl w:ilvl="8" w:tplc="125A4D60">
      <w:start w:val="1"/>
      <w:numFmt w:val="bullet"/>
      <w:lvlText w:val=""/>
      <w:lvlJc w:val="left"/>
      <w:pPr>
        <w:ind w:left="1080" w:hanging="360"/>
      </w:pPr>
      <w:rPr>
        <w:rFonts w:ascii="Symbol" w:hAnsi="Symbol"/>
      </w:rPr>
    </w:lvl>
  </w:abstractNum>
  <w:abstractNum w:abstractNumId="7" w15:restartNumberingAfterBreak="0">
    <w:nsid w:val="354A0D83"/>
    <w:multiLevelType w:val="hybridMultilevel"/>
    <w:tmpl w:val="17A0C9FC"/>
    <w:lvl w:ilvl="0" w:tplc="6E02B724">
      <w:start w:val="1"/>
      <w:numFmt w:val="bullet"/>
      <w:lvlText w:val=""/>
      <w:lvlJc w:val="left"/>
      <w:pPr>
        <w:ind w:left="1080" w:hanging="360"/>
      </w:pPr>
      <w:rPr>
        <w:rFonts w:ascii="Symbol" w:hAnsi="Symbol"/>
      </w:rPr>
    </w:lvl>
    <w:lvl w:ilvl="1" w:tplc="92C0377A">
      <w:start w:val="1"/>
      <w:numFmt w:val="bullet"/>
      <w:lvlText w:val=""/>
      <w:lvlJc w:val="left"/>
      <w:pPr>
        <w:ind w:left="1080" w:hanging="360"/>
      </w:pPr>
      <w:rPr>
        <w:rFonts w:ascii="Symbol" w:hAnsi="Symbol"/>
      </w:rPr>
    </w:lvl>
    <w:lvl w:ilvl="2" w:tplc="C638FA96">
      <w:start w:val="1"/>
      <w:numFmt w:val="bullet"/>
      <w:lvlText w:val=""/>
      <w:lvlJc w:val="left"/>
      <w:pPr>
        <w:ind w:left="1080" w:hanging="360"/>
      </w:pPr>
      <w:rPr>
        <w:rFonts w:ascii="Symbol" w:hAnsi="Symbol"/>
      </w:rPr>
    </w:lvl>
    <w:lvl w:ilvl="3" w:tplc="09B4A6E2">
      <w:start w:val="1"/>
      <w:numFmt w:val="bullet"/>
      <w:lvlText w:val=""/>
      <w:lvlJc w:val="left"/>
      <w:pPr>
        <w:ind w:left="1080" w:hanging="360"/>
      </w:pPr>
      <w:rPr>
        <w:rFonts w:ascii="Symbol" w:hAnsi="Symbol"/>
      </w:rPr>
    </w:lvl>
    <w:lvl w:ilvl="4" w:tplc="B7DAD09E">
      <w:start w:val="1"/>
      <w:numFmt w:val="bullet"/>
      <w:lvlText w:val=""/>
      <w:lvlJc w:val="left"/>
      <w:pPr>
        <w:ind w:left="1080" w:hanging="360"/>
      </w:pPr>
      <w:rPr>
        <w:rFonts w:ascii="Symbol" w:hAnsi="Symbol"/>
      </w:rPr>
    </w:lvl>
    <w:lvl w:ilvl="5" w:tplc="C2DAE046">
      <w:start w:val="1"/>
      <w:numFmt w:val="bullet"/>
      <w:lvlText w:val=""/>
      <w:lvlJc w:val="left"/>
      <w:pPr>
        <w:ind w:left="1080" w:hanging="360"/>
      </w:pPr>
      <w:rPr>
        <w:rFonts w:ascii="Symbol" w:hAnsi="Symbol"/>
      </w:rPr>
    </w:lvl>
    <w:lvl w:ilvl="6" w:tplc="8B5CB820">
      <w:start w:val="1"/>
      <w:numFmt w:val="bullet"/>
      <w:lvlText w:val=""/>
      <w:lvlJc w:val="left"/>
      <w:pPr>
        <w:ind w:left="1080" w:hanging="360"/>
      </w:pPr>
      <w:rPr>
        <w:rFonts w:ascii="Symbol" w:hAnsi="Symbol"/>
      </w:rPr>
    </w:lvl>
    <w:lvl w:ilvl="7" w:tplc="5680CC38">
      <w:start w:val="1"/>
      <w:numFmt w:val="bullet"/>
      <w:lvlText w:val=""/>
      <w:lvlJc w:val="left"/>
      <w:pPr>
        <w:ind w:left="1080" w:hanging="360"/>
      </w:pPr>
      <w:rPr>
        <w:rFonts w:ascii="Symbol" w:hAnsi="Symbol"/>
      </w:rPr>
    </w:lvl>
    <w:lvl w:ilvl="8" w:tplc="FDD0DAE8">
      <w:start w:val="1"/>
      <w:numFmt w:val="bullet"/>
      <w:lvlText w:val=""/>
      <w:lvlJc w:val="left"/>
      <w:pPr>
        <w:ind w:left="1080" w:hanging="360"/>
      </w:pPr>
      <w:rPr>
        <w:rFonts w:ascii="Symbol" w:hAnsi="Symbol"/>
      </w:rPr>
    </w:lvl>
  </w:abstractNum>
  <w:abstractNum w:abstractNumId="8" w15:restartNumberingAfterBreak="0">
    <w:nsid w:val="40291742"/>
    <w:multiLevelType w:val="hybridMultilevel"/>
    <w:tmpl w:val="DA4E8C74"/>
    <w:lvl w:ilvl="0" w:tplc="A67C4F08">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7DCEABD2">
      <w:start w:val="1"/>
      <w:numFmt w:val="decimal"/>
      <w:lvlText w:val="%2)"/>
      <w:lvlJc w:val="left"/>
      <w:pPr>
        <w:ind w:left="259" w:hanging="266"/>
      </w:pPr>
      <w:rPr>
        <w:rFonts w:ascii="Times New Roman" w:eastAsia="Times New Roman" w:hAnsi="Times New Roman" w:cs="Times New Roman" w:hint="default"/>
        <w:b w:val="0"/>
        <w:bCs w:val="0"/>
        <w:i/>
        <w:iCs/>
        <w:spacing w:val="0"/>
        <w:w w:val="99"/>
        <w:sz w:val="20"/>
        <w:szCs w:val="20"/>
        <w:lang w:val="en-US" w:eastAsia="en-US" w:bidi="ar-SA"/>
      </w:rPr>
    </w:lvl>
    <w:lvl w:ilvl="2" w:tplc="1F92AFF4">
      <w:numFmt w:val="bullet"/>
      <w:lvlText w:val="•"/>
      <w:lvlJc w:val="left"/>
      <w:pPr>
        <w:ind w:left="480" w:hanging="266"/>
      </w:pPr>
      <w:rPr>
        <w:rFonts w:hint="default"/>
        <w:lang w:val="en-US" w:eastAsia="en-US" w:bidi="ar-SA"/>
      </w:rPr>
    </w:lvl>
    <w:lvl w:ilvl="3" w:tplc="B4DA9A1E">
      <w:numFmt w:val="bullet"/>
      <w:lvlText w:val="•"/>
      <w:lvlJc w:val="left"/>
      <w:pPr>
        <w:ind w:left="415" w:hanging="266"/>
      </w:pPr>
      <w:rPr>
        <w:rFonts w:hint="default"/>
        <w:lang w:val="en-US" w:eastAsia="en-US" w:bidi="ar-SA"/>
      </w:rPr>
    </w:lvl>
    <w:lvl w:ilvl="4" w:tplc="FF04C8FC">
      <w:numFmt w:val="bullet"/>
      <w:lvlText w:val="•"/>
      <w:lvlJc w:val="left"/>
      <w:pPr>
        <w:ind w:left="350" w:hanging="266"/>
      </w:pPr>
      <w:rPr>
        <w:rFonts w:hint="default"/>
        <w:lang w:val="en-US" w:eastAsia="en-US" w:bidi="ar-SA"/>
      </w:rPr>
    </w:lvl>
    <w:lvl w:ilvl="5" w:tplc="099E725C">
      <w:numFmt w:val="bullet"/>
      <w:lvlText w:val="•"/>
      <w:lvlJc w:val="left"/>
      <w:pPr>
        <w:ind w:left="285" w:hanging="266"/>
      </w:pPr>
      <w:rPr>
        <w:rFonts w:hint="default"/>
        <w:lang w:val="en-US" w:eastAsia="en-US" w:bidi="ar-SA"/>
      </w:rPr>
    </w:lvl>
    <w:lvl w:ilvl="6" w:tplc="AEFEF84A">
      <w:numFmt w:val="bullet"/>
      <w:lvlText w:val="•"/>
      <w:lvlJc w:val="left"/>
      <w:pPr>
        <w:ind w:left="220" w:hanging="266"/>
      </w:pPr>
      <w:rPr>
        <w:rFonts w:hint="default"/>
        <w:lang w:val="en-US" w:eastAsia="en-US" w:bidi="ar-SA"/>
      </w:rPr>
    </w:lvl>
    <w:lvl w:ilvl="7" w:tplc="D9F675FA">
      <w:numFmt w:val="bullet"/>
      <w:lvlText w:val="•"/>
      <w:lvlJc w:val="left"/>
      <w:pPr>
        <w:ind w:left="155" w:hanging="266"/>
      </w:pPr>
      <w:rPr>
        <w:rFonts w:hint="default"/>
        <w:lang w:val="en-US" w:eastAsia="en-US" w:bidi="ar-SA"/>
      </w:rPr>
    </w:lvl>
    <w:lvl w:ilvl="8" w:tplc="827432C6">
      <w:numFmt w:val="bullet"/>
      <w:lvlText w:val="•"/>
      <w:lvlJc w:val="left"/>
      <w:pPr>
        <w:ind w:left="90" w:hanging="266"/>
      </w:pPr>
      <w:rPr>
        <w:rFonts w:hint="default"/>
        <w:lang w:val="en-US" w:eastAsia="en-US" w:bidi="ar-SA"/>
      </w:rPr>
    </w:lvl>
  </w:abstractNum>
  <w:abstractNum w:abstractNumId="9" w15:restartNumberingAfterBreak="0">
    <w:nsid w:val="4849697A"/>
    <w:multiLevelType w:val="hybridMultilevel"/>
    <w:tmpl w:val="73805DEA"/>
    <w:lvl w:ilvl="0" w:tplc="4D6C8A58">
      <w:start w:val="9"/>
      <w:numFmt w:val="upperLetter"/>
      <w:lvlText w:val="%1."/>
      <w:lvlJc w:val="left"/>
      <w:pPr>
        <w:ind w:left="414" w:hanging="216"/>
        <w:jc w:val="right"/>
      </w:pPr>
      <w:rPr>
        <w:rFonts w:ascii="Times New Roman" w:eastAsia="Times New Roman" w:hAnsi="Times New Roman" w:cs="Times New Roman" w:hint="default"/>
        <w:b w:val="0"/>
        <w:bCs w:val="0"/>
        <w:i/>
        <w:iCs/>
        <w:spacing w:val="0"/>
        <w:w w:val="99"/>
        <w:sz w:val="20"/>
        <w:szCs w:val="20"/>
        <w:lang w:val="en-US" w:eastAsia="en-US" w:bidi="ar-SA"/>
      </w:rPr>
    </w:lvl>
    <w:lvl w:ilvl="1" w:tplc="F27043F4">
      <w:start w:val="1"/>
      <w:numFmt w:val="decimal"/>
      <w:lvlText w:val="%2)"/>
      <w:lvlJc w:val="left"/>
      <w:pPr>
        <w:ind w:left="199" w:hanging="266"/>
      </w:pPr>
      <w:rPr>
        <w:rFonts w:ascii="Times New Roman" w:eastAsia="Times New Roman" w:hAnsi="Times New Roman" w:cs="Times New Roman" w:hint="default"/>
        <w:b w:val="0"/>
        <w:bCs w:val="0"/>
        <w:i/>
        <w:iCs/>
        <w:spacing w:val="0"/>
        <w:w w:val="99"/>
        <w:sz w:val="20"/>
        <w:szCs w:val="20"/>
        <w:lang w:val="en-US" w:eastAsia="en-US" w:bidi="ar-SA"/>
      </w:rPr>
    </w:lvl>
    <w:lvl w:ilvl="2" w:tplc="7E76FB5C">
      <w:numFmt w:val="bullet"/>
      <w:lvlText w:val="•"/>
      <w:lvlJc w:val="left"/>
      <w:pPr>
        <w:ind w:left="420" w:hanging="266"/>
      </w:pPr>
      <w:rPr>
        <w:rFonts w:hint="default"/>
        <w:lang w:val="en-US" w:eastAsia="en-US" w:bidi="ar-SA"/>
      </w:rPr>
    </w:lvl>
    <w:lvl w:ilvl="3" w:tplc="B36A932E">
      <w:numFmt w:val="bullet"/>
      <w:lvlText w:val="•"/>
      <w:lvlJc w:val="left"/>
      <w:pPr>
        <w:ind w:left="362" w:hanging="266"/>
      </w:pPr>
      <w:rPr>
        <w:rFonts w:hint="default"/>
        <w:lang w:val="en-US" w:eastAsia="en-US" w:bidi="ar-SA"/>
      </w:rPr>
    </w:lvl>
    <w:lvl w:ilvl="4" w:tplc="E8106390">
      <w:numFmt w:val="bullet"/>
      <w:lvlText w:val="•"/>
      <w:lvlJc w:val="left"/>
      <w:pPr>
        <w:ind w:left="305" w:hanging="266"/>
      </w:pPr>
      <w:rPr>
        <w:rFonts w:hint="default"/>
        <w:lang w:val="en-US" w:eastAsia="en-US" w:bidi="ar-SA"/>
      </w:rPr>
    </w:lvl>
    <w:lvl w:ilvl="5" w:tplc="EACE81EA">
      <w:numFmt w:val="bullet"/>
      <w:lvlText w:val="•"/>
      <w:lvlJc w:val="left"/>
      <w:pPr>
        <w:ind w:left="247" w:hanging="266"/>
      </w:pPr>
      <w:rPr>
        <w:rFonts w:hint="default"/>
        <w:lang w:val="en-US" w:eastAsia="en-US" w:bidi="ar-SA"/>
      </w:rPr>
    </w:lvl>
    <w:lvl w:ilvl="6" w:tplc="7B088970">
      <w:numFmt w:val="bullet"/>
      <w:lvlText w:val="•"/>
      <w:lvlJc w:val="left"/>
      <w:pPr>
        <w:ind w:left="190" w:hanging="266"/>
      </w:pPr>
      <w:rPr>
        <w:rFonts w:hint="default"/>
        <w:lang w:val="en-US" w:eastAsia="en-US" w:bidi="ar-SA"/>
      </w:rPr>
    </w:lvl>
    <w:lvl w:ilvl="7" w:tplc="F4AC0CEC">
      <w:numFmt w:val="bullet"/>
      <w:lvlText w:val="•"/>
      <w:lvlJc w:val="left"/>
      <w:pPr>
        <w:ind w:left="132" w:hanging="266"/>
      </w:pPr>
      <w:rPr>
        <w:rFonts w:hint="default"/>
        <w:lang w:val="en-US" w:eastAsia="en-US" w:bidi="ar-SA"/>
      </w:rPr>
    </w:lvl>
    <w:lvl w:ilvl="8" w:tplc="0C743E6C">
      <w:numFmt w:val="bullet"/>
      <w:lvlText w:val="•"/>
      <w:lvlJc w:val="left"/>
      <w:pPr>
        <w:ind w:left="75" w:hanging="266"/>
      </w:pPr>
      <w:rPr>
        <w:rFonts w:hint="default"/>
        <w:lang w:val="en-US" w:eastAsia="en-US" w:bidi="ar-SA"/>
      </w:rPr>
    </w:lvl>
  </w:abstractNum>
  <w:abstractNum w:abstractNumId="10" w15:restartNumberingAfterBreak="0">
    <w:nsid w:val="4BDE3719"/>
    <w:multiLevelType w:val="hybridMultilevel"/>
    <w:tmpl w:val="10F4CF34"/>
    <w:lvl w:ilvl="0" w:tplc="A5EE20B4">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E5E05A6C">
      <w:start w:val="1"/>
      <w:numFmt w:val="decimal"/>
      <w:lvlText w:val="%2)"/>
      <w:lvlJc w:val="left"/>
      <w:pPr>
        <w:ind w:left="724" w:hanging="266"/>
      </w:pPr>
      <w:rPr>
        <w:rFonts w:ascii="Times New Roman" w:eastAsia="Times New Roman" w:hAnsi="Times New Roman" w:cs="Times New Roman" w:hint="default"/>
        <w:b w:val="0"/>
        <w:bCs w:val="0"/>
        <w:i/>
        <w:iCs/>
        <w:spacing w:val="0"/>
        <w:w w:val="99"/>
        <w:sz w:val="20"/>
        <w:szCs w:val="20"/>
        <w:lang w:val="en-US" w:eastAsia="en-US" w:bidi="ar-SA"/>
      </w:rPr>
    </w:lvl>
    <w:lvl w:ilvl="2" w:tplc="42229C9C">
      <w:numFmt w:val="bullet"/>
      <w:lvlText w:val="•"/>
      <w:lvlJc w:val="left"/>
      <w:pPr>
        <w:ind w:left="635" w:hanging="266"/>
      </w:pPr>
      <w:rPr>
        <w:rFonts w:hint="default"/>
        <w:lang w:val="en-US" w:eastAsia="en-US" w:bidi="ar-SA"/>
      </w:rPr>
    </w:lvl>
    <w:lvl w:ilvl="3" w:tplc="B3566FAC">
      <w:numFmt w:val="bullet"/>
      <w:lvlText w:val="•"/>
      <w:lvlJc w:val="left"/>
      <w:pPr>
        <w:ind w:left="551" w:hanging="266"/>
      </w:pPr>
      <w:rPr>
        <w:rFonts w:hint="default"/>
        <w:lang w:val="en-US" w:eastAsia="en-US" w:bidi="ar-SA"/>
      </w:rPr>
    </w:lvl>
    <w:lvl w:ilvl="4" w:tplc="AAB438F6">
      <w:numFmt w:val="bullet"/>
      <w:lvlText w:val="•"/>
      <w:lvlJc w:val="left"/>
      <w:pPr>
        <w:ind w:left="466" w:hanging="266"/>
      </w:pPr>
      <w:rPr>
        <w:rFonts w:hint="default"/>
        <w:lang w:val="en-US" w:eastAsia="en-US" w:bidi="ar-SA"/>
      </w:rPr>
    </w:lvl>
    <w:lvl w:ilvl="5" w:tplc="B6020CAE">
      <w:numFmt w:val="bullet"/>
      <w:lvlText w:val="•"/>
      <w:lvlJc w:val="left"/>
      <w:pPr>
        <w:ind w:left="382" w:hanging="266"/>
      </w:pPr>
      <w:rPr>
        <w:rFonts w:hint="default"/>
        <w:lang w:val="en-US" w:eastAsia="en-US" w:bidi="ar-SA"/>
      </w:rPr>
    </w:lvl>
    <w:lvl w:ilvl="6" w:tplc="C902D9DE">
      <w:numFmt w:val="bullet"/>
      <w:lvlText w:val="•"/>
      <w:lvlJc w:val="left"/>
      <w:pPr>
        <w:ind w:left="297" w:hanging="266"/>
      </w:pPr>
      <w:rPr>
        <w:rFonts w:hint="default"/>
        <w:lang w:val="en-US" w:eastAsia="en-US" w:bidi="ar-SA"/>
      </w:rPr>
    </w:lvl>
    <w:lvl w:ilvl="7" w:tplc="BE94A89C">
      <w:numFmt w:val="bullet"/>
      <w:lvlText w:val="•"/>
      <w:lvlJc w:val="left"/>
      <w:pPr>
        <w:ind w:left="213" w:hanging="266"/>
      </w:pPr>
      <w:rPr>
        <w:rFonts w:hint="default"/>
        <w:lang w:val="en-US" w:eastAsia="en-US" w:bidi="ar-SA"/>
      </w:rPr>
    </w:lvl>
    <w:lvl w:ilvl="8" w:tplc="D6F02EE0">
      <w:numFmt w:val="bullet"/>
      <w:lvlText w:val="•"/>
      <w:lvlJc w:val="left"/>
      <w:pPr>
        <w:ind w:left="128" w:hanging="266"/>
      </w:pPr>
      <w:rPr>
        <w:rFonts w:hint="default"/>
        <w:lang w:val="en-US" w:eastAsia="en-US" w:bidi="ar-SA"/>
      </w:rPr>
    </w:lvl>
  </w:abstractNum>
  <w:abstractNum w:abstractNumId="11" w15:restartNumberingAfterBreak="0">
    <w:nsid w:val="5FF20CEC"/>
    <w:multiLevelType w:val="hybridMultilevel"/>
    <w:tmpl w:val="E020ADAE"/>
    <w:lvl w:ilvl="0" w:tplc="5E10232C">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D2C6A4D0">
      <w:numFmt w:val="bullet"/>
      <w:lvlText w:val="•"/>
      <w:lvlJc w:val="left"/>
      <w:pPr>
        <w:ind w:left="1086" w:hanging="286"/>
      </w:pPr>
      <w:rPr>
        <w:rFonts w:hint="default"/>
        <w:lang w:val="en-US" w:eastAsia="en-US" w:bidi="ar-SA"/>
      </w:rPr>
    </w:lvl>
    <w:lvl w:ilvl="2" w:tplc="5D1A1FE0">
      <w:numFmt w:val="bullet"/>
      <w:lvlText w:val="•"/>
      <w:lvlJc w:val="left"/>
      <w:pPr>
        <w:ind w:left="1552" w:hanging="286"/>
      </w:pPr>
      <w:rPr>
        <w:rFonts w:hint="default"/>
        <w:lang w:val="en-US" w:eastAsia="en-US" w:bidi="ar-SA"/>
      </w:rPr>
    </w:lvl>
    <w:lvl w:ilvl="3" w:tplc="3886C8A4">
      <w:numFmt w:val="bullet"/>
      <w:lvlText w:val="•"/>
      <w:lvlJc w:val="left"/>
      <w:pPr>
        <w:ind w:left="2018" w:hanging="286"/>
      </w:pPr>
      <w:rPr>
        <w:rFonts w:hint="default"/>
        <w:lang w:val="en-US" w:eastAsia="en-US" w:bidi="ar-SA"/>
      </w:rPr>
    </w:lvl>
    <w:lvl w:ilvl="4" w:tplc="BDFC1D3C">
      <w:numFmt w:val="bullet"/>
      <w:lvlText w:val="•"/>
      <w:lvlJc w:val="left"/>
      <w:pPr>
        <w:ind w:left="2484" w:hanging="286"/>
      </w:pPr>
      <w:rPr>
        <w:rFonts w:hint="default"/>
        <w:lang w:val="en-US" w:eastAsia="en-US" w:bidi="ar-SA"/>
      </w:rPr>
    </w:lvl>
    <w:lvl w:ilvl="5" w:tplc="0E22A332">
      <w:numFmt w:val="bullet"/>
      <w:lvlText w:val="•"/>
      <w:lvlJc w:val="left"/>
      <w:pPr>
        <w:ind w:left="2950" w:hanging="286"/>
      </w:pPr>
      <w:rPr>
        <w:rFonts w:hint="default"/>
        <w:lang w:val="en-US" w:eastAsia="en-US" w:bidi="ar-SA"/>
      </w:rPr>
    </w:lvl>
    <w:lvl w:ilvl="6" w:tplc="3BFA51EA">
      <w:numFmt w:val="bullet"/>
      <w:lvlText w:val="•"/>
      <w:lvlJc w:val="left"/>
      <w:pPr>
        <w:ind w:left="3416" w:hanging="286"/>
      </w:pPr>
      <w:rPr>
        <w:rFonts w:hint="default"/>
        <w:lang w:val="en-US" w:eastAsia="en-US" w:bidi="ar-SA"/>
      </w:rPr>
    </w:lvl>
    <w:lvl w:ilvl="7" w:tplc="E5406072">
      <w:numFmt w:val="bullet"/>
      <w:lvlText w:val="•"/>
      <w:lvlJc w:val="left"/>
      <w:pPr>
        <w:ind w:left="3882" w:hanging="286"/>
      </w:pPr>
      <w:rPr>
        <w:rFonts w:hint="default"/>
        <w:lang w:val="en-US" w:eastAsia="en-US" w:bidi="ar-SA"/>
      </w:rPr>
    </w:lvl>
    <w:lvl w:ilvl="8" w:tplc="83665C3E">
      <w:numFmt w:val="bullet"/>
      <w:lvlText w:val="•"/>
      <w:lvlJc w:val="left"/>
      <w:pPr>
        <w:ind w:left="4348" w:hanging="286"/>
      </w:pPr>
      <w:rPr>
        <w:rFonts w:hint="default"/>
        <w:lang w:val="en-US" w:eastAsia="en-US" w:bidi="ar-SA"/>
      </w:rPr>
    </w:lvl>
  </w:abstractNum>
  <w:abstractNum w:abstractNumId="12" w15:restartNumberingAfterBreak="0">
    <w:nsid w:val="65CE4CD5"/>
    <w:multiLevelType w:val="hybridMultilevel"/>
    <w:tmpl w:val="A3FED950"/>
    <w:lvl w:ilvl="0" w:tplc="49583874">
      <w:start w:val="2"/>
      <w:numFmt w:val="decimal"/>
      <w:lvlText w:val="%1)"/>
      <w:lvlJc w:val="left"/>
      <w:pPr>
        <w:ind w:left="259" w:hanging="266"/>
      </w:pPr>
      <w:rPr>
        <w:rFonts w:ascii="Times New Roman" w:eastAsia="Times New Roman" w:hAnsi="Times New Roman" w:cs="Times New Roman" w:hint="default"/>
        <w:b w:val="0"/>
        <w:bCs w:val="0"/>
        <w:i/>
        <w:iCs/>
        <w:spacing w:val="0"/>
        <w:w w:val="99"/>
        <w:sz w:val="20"/>
        <w:szCs w:val="20"/>
        <w:lang w:val="en-US" w:eastAsia="en-US" w:bidi="ar-SA"/>
      </w:rPr>
    </w:lvl>
    <w:lvl w:ilvl="1" w:tplc="0E6CC43C">
      <w:numFmt w:val="bullet"/>
      <w:lvlText w:val="•"/>
      <w:lvlJc w:val="left"/>
      <w:pPr>
        <w:ind w:left="762" w:hanging="266"/>
      </w:pPr>
      <w:rPr>
        <w:rFonts w:hint="default"/>
        <w:lang w:val="en-US" w:eastAsia="en-US" w:bidi="ar-SA"/>
      </w:rPr>
    </w:lvl>
    <w:lvl w:ilvl="2" w:tplc="BA98EE76">
      <w:numFmt w:val="bullet"/>
      <w:lvlText w:val="•"/>
      <w:lvlJc w:val="left"/>
      <w:pPr>
        <w:ind w:left="1264" w:hanging="266"/>
      </w:pPr>
      <w:rPr>
        <w:rFonts w:hint="default"/>
        <w:lang w:val="en-US" w:eastAsia="en-US" w:bidi="ar-SA"/>
      </w:rPr>
    </w:lvl>
    <w:lvl w:ilvl="3" w:tplc="B60A1842">
      <w:numFmt w:val="bullet"/>
      <w:lvlText w:val="•"/>
      <w:lvlJc w:val="left"/>
      <w:pPr>
        <w:ind w:left="1766" w:hanging="266"/>
      </w:pPr>
      <w:rPr>
        <w:rFonts w:hint="default"/>
        <w:lang w:val="en-US" w:eastAsia="en-US" w:bidi="ar-SA"/>
      </w:rPr>
    </w:lvl>
    <w:lvl w:ilvl="4" w:tplc="E6C0F888">
      <w:numFmt w:val="bullet"/>
      <w:lvlText w:val="•"/>
      <w:lvlJc w:val="left"/>
      <w:pPr>
        <w:ind w:left="2268" w:hanging="266"/>
      </w:pPr>
      <w:rPr>
        <w:rFonts w:hint="default"/>
        <w:lang w:val="en-US" w:eastAsia="en-US" w:bidi="ar-SA"/>
      </w:rPr>
    </w:lvl>
    <w:lvl w:ilvl="5" w:tplc="36DC23AE">
      <w:numFmt w:val="bullet"/>
      <w:lvlText w:val="•"/>
      <w:lvlJc w:val="left"/>
      <w:pPr>
        <w:ind w:left="2770" w:hanging="266"/>
      </w:pPr>
      <w:rPr>
        <w:rFonts w:hint="default"/>
        <w:lang w:val="en-US" w:eastAsia="en-US" w:bidi="ar-SA"/>
      </w:rPr>
    </w:lvl>
    <w:lvl w:ilvl="6" w:tplc="4EBE4C8C">
      <w:numFmt w:val="bullet"/>
      <w:lvlText w:val="•"/>
      <w:lvlJc w:val="left"/>
      <w:pPr>
        <w:ind w:left="3272" w:hanging="266"/>
      </w:pPr>
      <w:rPr>
        <w:rFonts w:hint="default"/>
        <w:lang w:val="en-US" w:eastAsia="en-US" w:bidi="ar-SA"/>
      </w:rPr>
    </w:lvl>
    <w:lvl w:ilvl="7" w:tplc="22706396">
      <w:numFmt w:val="bullet"/>
      <w:lvlText w:val="•"/>
      <w:lvlJc w:val="left"/>
      <w:pPr>
        <w:ind w:left="3774" w:hanging="266"/>
      </w:pPr>
      <w:rPr>
        <w:rFonts w:hint="default"/>
        <w:lang w:val="en-US" w:eastAsia="en-US" w:bidi="ar-SA"/>
      </w:rPr>
    </w:lvl>
    <w:lvl w:ilvl="8" w:tplc="117AB758">
      <w:numFmt w:val="bullet"/>
      <w:lvlText w:val="•"/>
      <w:lvlJc w:val="left"/>
      <w:pPr>
        <w:ind w:left="4276" w:hanging="266"/>
      </w:pPr>
      <w:rPr>
        <w:rFonts w:hint="default"/>
        <w:lang w:val="en-US" w:eastAsia="en-US" w:bidi="ar-SA"/>
      </w:rPr>
    </w:lvl>
  </w:abstractNum>
  <w:abstractNum w:abstractNumId="13" w15:restartNumberingAfterBreak="0">
    <w:nsid w:val="773746DA"/>
    <w:multiLevelType w:val="hybridMultilevel"/>
    <w:tmpl w:val="C1D8008A"/>
    <w:lvl w:ilvl="0" w:tplc="EE0CD12C">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91E0296">
      <w:numFmt w:val="bullet"/>
      <w:lvlText w:val="•"/>
      <w:lvlJc w:val="left"/>
      <w:pPr>
        <w:ind w:left="2526" w:hanging="236"/>
      </w:pPr>
      <w:rPr>
        <w:rFonts w:hint="default"/>
        <w:lang w:val="en-US" w:eastAsia="en-US" w:bidi="ar-SA"/>
      </w:rPr>
    </w:lvl>
    <w:lvl w:ilvl="2" w:tplc="7848E9A6">
      <w:numFmt w:val="bullet"/>
      <w:lvlText w:val="•"/>
      <w:lvlJc w:val="left"/>
      <w:pPr>
        <w:ind w:left="2832" w:hanging="236"/>
      </w:pPr>
      <w:rPr>
        <w:rFonts w:hint="default"/>
        <w:lang w:val="en-US" w:eastAsia="en-US" w:bidi="ar-SA"/>
      </w:rPr>
    </w:lvl>
    <w:lvl w:ilvl="3" w:tplc="353CB7DA">
      <w:numFmt w:val="bullet"/>
      <w:lvlText w:val="•"/>
      <w:lvlJc w:val="left"/>
      <w:pPr>
        <w:ind w:left="3138" w:hanging="236"/>
      </w:pPr>
      <w:rPr>
        <w:rFonts w:hint="default"/>
        <w:lang w:val="en-US" w:eastAsia="en-US" w:bidi="ar-SA"/>
      </w:rPr>
    </w:lvl>
    <w:lvl w:ilvl="4" w:tplc="C0D8A6BC">
      <w:numFmt w:val="bullet"/>
      <w:lvlText w:val="•"/>
      <w:lvlJc w:val="left"/>
      <w:pPr>
        <w:ind w:left="3444" w:hanging="236"/>
      </w:pPr>
      <w:rPr>
        <w:rFonts w:hint="default"/>
        <w:lang w:val="en-US" w:eastAsia="en-US" w:bidi="ar-SA"/>
      </w:rPr>
    </w:lvl>
    <w:lvl w:ilvl="5" w:tplc="166A2BB8">
      <w:numFmt w:val="bullet"/>
      <w:lvlText w:val="•"/>
      <w:lvlJc w:val="left"/>
      <w:pPr>
        <w:ind w:left="3750" w:hanging="236"/>
      </w:pPr>
      <w:rPr>
        <w:rFonts w:hint="default"/>
        <w:lang w:val="en-US" w:eastAsia="en-US" w:bidi="ar-SA"/>
      </w:rPr>
    </w:lvl>
    <w:lvl w:ilvl="6" w:tplc="B20E5D66">
      <w:numFmt w:val="bullet"/>
      <w:lvlText w:val="•"/>
      <w:lvlJc w:val="left"/>
      <w:pPr>
        <w:ind w:left="4056" w:hanging="236"/>
      </w:pPr>
      <w:rPr>
        <w:rFonts w:hint="default"/>
        <w:lang w:val="en-US" w:eastAsia="en-US" w:bidi="ar-SA"/>
      </w:rPr>
    </w:lvl>
    <w:lvl w:ilvl="7" w:tplc="A3987E44">
      <w:numFmt w:val="bullet"/>
      <w:lvlText w:val="•"/>
      <w:lvlJc w:val="left"/>
      <w:pPr>
        <w:ind w:left="4362" w:hanging="236"/>
      </w:pPr>
      <w:rPr>
        <w:rFonts w:hint="default"/>
        <w:lang w:val="en-US" w:eastAsia="en-US" w:bidi="ar-SA"/>
      </w:rPr>
    </w:lvl>
    <w:lvl w:ilvl="8" w:tplc="8EA02F12">
      <w:numFmt w:val="bullet"/>
      <w:lvlText w:val="•"/>
      <w:lvlJc w:val="left"/>
      <w:pPr>
        <w:ind w:left="4668" w:hanging="236"/>
      </w:pPr>
      <w:rPr>
        <w:rFonts w:hint="default"/>
        <w:lang w:val="en-US" w:eastAsia="en-US" w:bidi="ar-SA"/>
      </w:rPr>
    </w:lvl>
  </w:abstractNum>
  <w:abstractNum w:abstractNumId="14" w15:restartNumberingAfterBreak="0">
    <w:nsid w:val="7C686CCA"/>
    <w:multiLevelType w:val="hybridMultilevel"/>
    <w:tmpl w:val="A2D8C918"/>
    <w:lvl w:ilvl="0" w:tplc="49AC9ED2">
      <w:start w:val="1"/>
      <w:numFmt w:val="bullet"/>
      <w:lvlText w:val=""/>
      <w:lvlJc w:val="left"/>
      <w:pPr>
        <w:ind w:left="1080" w:hanging="360"/>
      </w:pPr>
      <w:rPr>
        <w:rFonts w:ascii="Symbol" w:hAnsi="Symbol"/>
      </w:rPr>
    </w:lvl>
    <w:lvl w:ilvl="1" w:tplc="46663450">
      <w:start w:val="1"/>
      <w:numFmt w:val="bullet"/>
      <w:lvlText w:val=""/>
      <w:lvlJc w:val="left"/>
      <w:pPr>
        <w:ind w:left="1440" w:hanging="360"/>
      </w:pPr>
      <w:rPr>
        <w:rFonts w:ascii="Symbol" w:hAnsi="Symbol"/>
      </w:rPr>
    </w:lvl>
    <w:lvl w:ilvl="2" w:tplc="E876BBC0">
      <w:start w:val="1"/>
      <w:numFmt w:val="bullet"/>
      <w:lvlText w:val=""/>
      <w:lvlJc w:val="left"/>
      <w:pPr>
        <w:ind w:left="1080" w:hanging="360"/>
      </w:pPr>
      <w:rPr>
        <w:rFonts w:ascii="Symbol" w:hAnsi="Symbol"/>
      </w:rPr>
    </w:lvl>
    <w:lvl w:ilvl="3" w:tplc="5018422E">
      <w:start w:val="1"/>
      <w:numFmt w:val="bullet"/>
      <w:lvlText w:val=""/>
      <w:lvlJc w:val="left"/>
      <w:pPr>
        <w:ind w:left="1080" w:hanging="360"/>
      </w:pPr>
      <w:rPr>
        <w:rFonts w:ascii="Symbol" w:hAnsi="Symbol"/>
      </w:rPr>
    </w:lvl>
    <w:lvl w:ilvl="4" w:tplc="5E069928">
      <w:start w:val="1"/>
      <w:numFmt w:val="bullet"/>
      <w:lvlText w:val=""/>
      <w:lvlJc w:val="left"/>
      <w:pPr>
        <w:ind w:left="1080" w:hanging="360"/>
      </w:pPr>
      <w:rPr>
        <w:rFonts w:ascii="Symbol" w:hAnsi="Symbol"/>
      </w:rPr>
    </w:lvl>
    <w:lvl w:ilvl="5" w:tplc="0B562710">
      <w:start w:val="1"/>
      <w:numFmt w:val="bullet"/>
      <w:lvlText w:val=""/>
      <w:lvlJc w:val="left"/>
      <w:pPr>
        <w:ind w:left="1080" w:hanging="360"/>
      </w:pPr>
      <w:rPr>
        <w:rFonts w:ascii="Symbol" w:hAnsi="Symbol"/>
      </w:rPr>
    </w:lvl>
    <w:lvl w:ilvl="6" w:tplc="0CD0C86C">
      <w:start w:val="1"/>
      <w:numFmt w:val="bullet"/>
      <w:lvlText w:val=""/>
      <w:lvlJc w:val="left"/>
      <w:pPr>
        <w:ind w:left="1080" w:hanging="360"/>
      </w:pPr>
      <w:rPr>
        <w:rFonts w:ascii="Symbol" w:hAnsi="Symbol"/>
      </w:rPr>
    </w:lvl>
    <w:lvl w:ilvl="7" w:tplc="51AA69F8">
      <w:start w:val="1"/>
      <w:numFmt w:val="bullet"/>
      <w:lvlText w:val=""/>
      <w:lvlJc w:val="left"/>
      <w:pPr>
        <w:ind w:left="1080" w:hanging="360"/>
      </w:pPr>
      <w:rPr>
        <w:rFonts w:ascii="Symbol" w:hAnsi="Symbol"/>
      </w:rPr>
    </w:lvl>
    <w:lvl w:ilvl="8" w:tplc="D78490E6">
      <w:start w:val="1"/>
      <w:numFmt w:val="bullet"/>
      <w:lvlText w:val=""/>
      <w:lvlJc w:val="left"/>
      <w:pPr>
        <w:ind w:left="1080" w:hanging="360"/>
      </w:pPr>
      <w:rPr>
        <w:rFonts w:ascii="Symbol" w:hAnsi="Symbol"/>
      </w:rPr>
    </w:lvl>
  </w:abstractNum>
  <w:num w:numId="1" w16cid:durableId="451095172">
    <w:abstractNumId w:val="11"/>
  </w:num>
  <w:num w:numId="2" w16cid:durableId="621695568">
    <w:abstractNumId w:val="10"/>
  </w:num>
  <w:num w:numId="3" w16cid:durableId="721638479">
    <w:abstractNumId w:val="0"/>
  </w:num>
  <w:num w:numId="4" w16cid:durableId="1982269065">
    <w:abstractNumId w:val="9"/>
  </w:num>
  <w:num w:numId="5" w16cid:durableId="2044748768">
    <w:abstractNumId w:val="12"/>
  </w:num>
  <w:num w:numId="6" w16cid:durableId="723986425">
    <w:abstractNumId w:val="8"/>
  </w:num>
  <w:num w:numId="7" w16cid:durableId="1260792829">
    <w:abstractNumId w:val="3"/>
  </w:num>
  <w:num w:numId="8" w16cid:durableId="2097168212">
    <w:abstractNumId w:val="13"/>
  </w:num>
  <w:num w:numId="9" w16cid:durableId="413280532">
    <w:abstractNumId w:val="5"/>
  </w:num>
  <w:num w:numId="10" w16cid:durableId="337734032">
    <w:abstractNumId w:val="4"/>
  </w:num>
  <w:num w:numId="11" w16cid:durableId="1195732793">
    <w:abstractNumId w:val="1"/>
  </w:num>
  <w:num w:numId="12" w16cid:durableId="369189629">
    <w:abstractNumId w:val="14"/>
  </w:num>
  <w:num w:numId="13" w16cid:durableId="1710643522">
    <w:abstractNumId w:val="6"/>
  </w:num>
  <w:num w:numId="14" w16cid:durableId="1193305559">
    <w:abstractNumId w:val="7"/>
  </w:num>
  <w:num w:numId="15" w16cid:durableId="4239177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yle, Damien">
    <w15:presenceInfo w15:providerId="AD" w15:userId="S::dh.coyle@ulster.ac.uk::00d85d1d-da0b-4212-b020-e362823cfd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1A"/>
    <w:rsid w:val="000C4447"/>
    <w:rsid w:val="000C7EFF"/>
    <w:rsid w:val="0019159B"/>
    <w:rsid w:val="001D4C59"/>
    <w:rsid w:val="002932AB"/>
    <w:rsid w:val="0033479C"/>
    <w:rsid w:val="003E284E"/>
    <w:rsid w:val="00410B37"/>
    <w:rsid w:val="0058311D"/>
    <w:rsid w:val="005E5D1A"/>
    <w:rsid w:val="005F714E"/>
    <w:rsid w:val="006472B0"/>
    <w:rsid w:val="0067402D"/>
    <w:rsid w:val="007406B2"/>
    <w:rsid w:val="00762448"/>
    <w:rsid w:val="00766436"/>
    <w:rsid w:val="00883621"/>
    <w:rsid w:val="009D4C18"/>
    <w:rsid w:val="00B65006"/>
    <w:rsid w:val="00B900EF"/>
    <w:rsid w:val="00BF303D"/>
    <w:rsid w:val="00C24AF3"/>
    <w:rsid w:val="00C30710"/>
    <w:rsid w:val="00C74B7B"/>
    <w:rsid w:val="00D61352"/>
    <w:rsid w:val="00DC4C24"/>
    <w:rsid w:val="00EE1B7E"/>
    <w:rsid w:val="00EE518B"/>
    <w:rsid w:val="00F44DA6"/>
    <w:rsid w:val="00F644B2"/>
    <w:rsid w:val="00FC3838"/>
    <w:rsid w:val="00FD13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8D93F"/>
  <w15:docId w15:val="{17E76014-E4FE-4F99-94EE-AB20B3447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98"/>
      <w:jc w:val="both"/>
      <w:outlineLvl w:val="0"/>
    </w:pPr>
    <w:rPr>
      <w:b/>
      <w:bCs/>
      <w:sz w:val="20"/>
      <w:szCs w:val="20"/>
    </w:rPr>
  </w:style>
  <w:style w:type="paragraph" w:styleId="Heading3">
    <w:name w:val="heading 3"/>
    <w:basedOn w:val="Normal"/>
    <w:next w:val="Normal"/>
    <w:link w:val="Heading3Char"/>
    <w:uiPriority w:val="9"/>
    <w:semiHidden/>
    <w:unhideWhenUsed/>
    <w:qFormat/>
    <w:rsid w:val="00B900E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D4C5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jc w:val="both"/>
    </w:pPr>
    <w:rPr>
      <w:sz w:val="20"/>
      <w:szCs w:val="20"/>
    </w:rPr>
  </w:style>
  <w:style w:type="paragraph" w:styleId="Title">
    <w:name w:val="Title"/>
    <w:basedOn w:val="Normal"/>
    <w:uiPriority w:val="10"/>
    <w:qFormat/>
    <w:pPr>
      <w:spacing w:before="144"/>
      <w:ind w:right="718"/>
      <w:jc w:val="center"/>
    </w:pPr>
    <w:rPr>
      <w:sz w:val="48"/>
      <w:szCs w:val="48"/>
    </w:rPr>
  </w:style>
  <w:style w:type="paragraph" w:styleId="ListParagraph">
    <w:name w:val="List Paragraph"/>
    <w:basedOn w:val="Normal"/>
    <w:uiPriority w:val="1"/>
    <w:qFormat/>
    <w:pPr>
      <w:ind w:left="564" w:hanging="366"/>
      <w:jc w:val="both"/>
    </w:pPr>
  </w:style>
  <w:style w:type="paragraph" w:customStyle="1" w:styleId="TableParagraph">
    <w:name w:val="Table Paragraph"/>
    <w:basedOn w:val="Normal"/>
    <w:uiPriority w:val="1"/>
    <w:qFormat/>
    <w:pPr>
      <w:spacing w:line="159" w:lineRule="exact"/>
      <w:ind w:left="119" w:right="19"/>
      <w:jc w:val="center"/>
    </w:pPr>
  </w:style>
  <w:style w:type="character" w:styleId="CommentReference">
    <w:name w:val="annotation reference"/>
    <w:basedOn w:val="DefaultParagraphFont"/>
    <w:uiPriority w:val="99"/>
    <w:semiHidden/>
    <w:unhideWhenUsed/>
    <w:rsid w:val="002932AB"/>
    <w:rPr>
      <w:sz w:val="16"/>
      <w:szCs w:val="16"/>
    </w:rPr>
  </w:style>
  <w:style w:type="paragraph" w:styleId="CommentText">
    <w:name w:val="annotation text"/>
    <w:basedOn w:val="Normal"/>
    <w:link w:val="CommentTextChar"/>
    <w:uiPriority w:val="99"/>
    <w:unhideWhenUsed/>
    <w:rsid w:val="002932AB"/>
    <w:rPr>
      <w:sz w:val="20"/>
      <w:szCs w:val="20"/>
    </w:rPr>
  </w:style>
  <w:style w:type="character" w:customStyle="1" w:styleId="CommentTextChar">
    <w:name w:val="Comment Text Char"/>
    <w:basedOn w:val="DefaultParagraphFont"/>
    <w:link w:val="CommentText"/>
    <w:uiPriority w:val="99"/>
    <w:rsid w:val="002932A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932AB"/>
    <w:rPr>
      <w:b/>
      <w:bCs/>
    </w:rPr>
  </w:style>
  <w:style w:type="character" w:customStyle="1" w:styleId="CommentSubjectChar">
    <w:name w:val="Comment Subject Char"/>
    <w:basedOn w:val="CommentTextChar"/>
    <w:link w:val="CommentSubject"/>
    <w:uiPriority w:val="99"/>
    <w:semiHidden/>
    <w:rsid w:val="002932AB"/>
    <w:rPr>
      <w:rFonts w:ascii="Times New Roman" w:eastAsia="Times New Roman" w:hAnsi="Times New Roman" w:cs="Times New Roman"/>
      <w:b/>
      <w:bCs/>
      <w:sz w:val="20"/>
      <w:szCs w:val="20"/>
    </w:rPr>
  </w:style>
  <w:style w:type="paragraph" w:styleId="Revision">
    <w:name w:val="Revision"/>
    <w:hidden/>
    <w:uiPriority w:val="99"/>
    <w:semiHidden/>
    <w:rsid w:val="00EE1B7E"/>
    <w:pPr>
      <w:widowControl/>
      <w:autoSpaceDE/>
      <w:autoSpaceDN/>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B900E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F644B2"/>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F644B2"/>
    <w:rPr>
      <w:b/>
      <w:bCs/>
    </w:rPr>
  </w:style>
  <w:style w:type="character" w:customStyle="1" w:styleId="Heading4Char">
    <w:name w:val="Heading 4 Char"/>
    <w:basedOn w:val="DefaultParagraphFont"/>
    <w:link w:val="Heading4"/>
    <w:uiPriority w:val="9"/>
    <w:semiHidden/>
    <w:rsid w:val="001D4C5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jpeg"/><Relationship Id="rId18" Type="http://schemas.openxmlformats.org/officeDocument/2006/relationships/hyperlink" Target="https://www.google.com/search?q=EEG-" TargetMode="Externa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eader" Target="header1.xml"/><Relationship Id="rId12" Type="http://schemas.openxmlformats.org/officeDocument/2006/relationships/hyperlink" Target="https://github.com/MIEC/vr-tsst"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3.jpeg"/><Relationship Id="rId10" Type="http://schemas.microsoft.com/office/2016/09/relationships/commentsIds" Target="commentsIds.xml"/><Relationship Id="rId19" Type="http://schemas.openxmlformats.org/officeDocument/2006/relationships/image" Target="media/image6.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f0b9487-4fa8-42a8-aeb4-bf2e2c22d4e8}" enabled="0" method="" siteId="{6f0b9487-4fa8-42a8-aeb4-bf2e2c22d4e8}" removed="1"/>
</clbl:labelList>
</file>

<file path=docProps/app.xml><?xml version="1.0" encoding="utf-8"?>
<Properties xmlns="http://schemas.openxmlformats.org/officeDocument/2006/extended-properties" xmlns:vt="http://schemas.openxmlformats.org/officeDocument/2006/docPropsVTypes">
  <Template>Normal</Template>
  <TotalTime>65</TotalTime>
  <Pages>18</Pages>
  <Words>14410</Words>
  <Characters>69747</Characters>
  <Application>Microsoft Office Word</Application>
  <DocSecurity>0</DocSecurity>
  <Lines>1341</Lines>
  <Paragraphs>342</Paragraphs>
  <ScaleCrop>false</ScaleCrop>
  <Company/>
  <LinksUpToDate>false</LinksUpToDate>
  <CharactersWithSpaces>83815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damien coyle</dc:creator>
  <cp:lastModifiedBy>Damien Coyle</cp:lastModifiedBy>
  <cp:revision>30</cp:revision>
  <dcterms:created xsi:type="dcterms:W3CDTF">2026-01-09T15:53:00Z</dcterms:created>
  <dcterms:modified xsi:type="dcterms:W3CDTF">2026-01-09T16:59:00Z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TeX</vt:lpwstr>
  </property>
  <property fmtid="{D5CDD505-2E9C-101B-9397-08002B2CF9AE}" pid="4" name="LastSaved">
    <vt:filetime>2026-01-09T00:00:00Z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